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1852" w14:textId="085F8FB7" w:rsidR="003A5265" w:rsidRPr="00387D69" w:rsidRDefault="00953427" w:rsidP="00384DB0">
      <w:pPr>
        <w:spacing w:line="360" w:lineRule="auto"/>
        <w:rPr>
          <w:rFonts w:ascii="Times New Roman" w:hAnsi="Times New Roman" w:cs="Times New Roman"/>
        </w:rPr>
      </w:pPr>
      <w:r w:rsidRPr="00387D69">
        <w:rPr>
          <w:rFonts w:ascii="Times New Roman" w:hAnsi="Times New Roman" w:cs="Times New Roman"/>
          <w:noProof/>
          <w:sz w:val="20"/>
        </w:rPr>
        <w:drawing>
          <wp:anchor distT="0" distB="0" distL="114300" distR="114300" simplePos="0" relativeHeight="251720704" behindDoc="0" locked="0" layoutInCell="1" allowOverlap="1" wp14:anchorId="717613E6" wp14:editId="48522366">
            <wp:simplePos x="0" y="0"/>
            <wp:positionH relativeFrom="column">
              <wp:posOffset>145679</wp:posOffset>
            </wp:positionH>
            <wp:positionV relativeFrom="paragraph">
              <wp:posOffset>0</wp:posOffset>
            </wp:positionV>
            <wp:extent cx="2219450" cy="934593"/>
            <wp:effectExtent l="0" t="0" r="3175" b="571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55191787" w14:textId="77777777" w:rsidR="001B3825" w:rsidRPr="00387D69" w:rsidRDefault="001B3825" w:rsidP="00384DB0">
      <w:pPr>
        <w:spacing w:line="360" w:lineRule="auto"/>
        <w:rPr>
          <w:rFonts w:ascii="Times New Roman" w:hAnsi="Times New Roman" w:cs="Times New Roman"/>
        </w:rPr>
      </w:pPr>
    </w:p>
    <w:p w14:paraId="284D88F9" w14:textId="77777777" w:rsidR="001B3825" w:rsidRPr="00387D69" w:rsidRDefault="001B3825" w:rsidP="00384DB0">
      <w:pPr>
        <w:spacing w:line="360" w:lineRule="auto"/>
        <w:jc w:val="center"/>
        <w:rPr>
          <w:rFonts w:ascii="Times New Roman" w:hAnsi="Times New Roman" w:cs="Times New Roman"/>
          <w:b/>
          <w:sz w:val="30"/>
          <w:szCs w:val="30"/>
        </w:rPr>
      </w:pPr>
    </w:p>
    <w:p w14:paraId="3F313A0E" w14:textId="77777777" w:rsidR="001B3825" w:rsidRPr="00387D69" w:rsidRDefault="001B3825" w:rsidP="00384DB0">
      <w:pPr>
        <w:spacing w:line="360" w:lineRule="auto"/>
        <w:rPr>
          <w:rFonts w:ascii="Times New Roman" w:hAnsi="Times New Roman" w:cs="Times New Roman"/>
          <w:b/>
          <w:sz w:val="22"/>
          <w:szCs w:val="22"/>
        </w:rPr>
      </w:pPr>
    </w:p>
    <w:p w14:paraId="74A06CE9" w14:textId="3CFAF30E" w:rsidR="00370D4D" w:rsidRPr="00387D69" w:rsidRDefault="003510FA"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59264" behindDoc="0" locked="0" layoutInCell="1" allowOverlap="1" wp14:anchorId="3174CDFC" wp14:editId="4CA01581">
            <wp:simplePos x="0" y="0"/>
            <wp:positionH relativeFrom="page">
              <wp:posOffset>2718699</wp:posOffset>
            </wp:positionH>
            <wp:positionV relativeFrom="paragraph">
              <wp:posOffset>665480</wp:posOffset>
            </wp:positionV>
            <wp:extent cx="2261870"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160D3" w:rsidRPr="00387D69">
        <w:rPr>
          <w:rFonts w:ascii="Times New Roman" w:hAnsi="Times New Roman" w:cs="Times New Roman"/>
          <w:b/>
          <w:sz w:val="30"/>
          <w:szCs w:val="30"/>
        </w:rPr>
        <w:t>ESCUELA DE INGENIERÍA DE TELECOMUNICACIÓN Y ELECTRÓNICA</w:t>
      </w:r>
    </w:p>
    <w:p w14:paraId="59DB29D1" w14:textId="3FB365E2" w:rsidR="003510FA" w:rsidRPr="00387D69" w:rsidRDefault="003510FA" w:rsidP="00384DB0">
      <w:pPr>
        <w:spacing w:line="360" w:lineRule="auto"/>
        <w:jc w:val="center"/>
        <w:rPr>
          <w:rFonts w:ascii="Times New Roman" w:hAnsi="Times New Roman" w:cs="Times New Roman"/>
          <w:sz w:val="22"/>
          <w:szCs w:val="22"/>
        </w:rPr>
      </w:pPr>
    </w:p>
    <w:p w14:paraId="7273EC0E" w14:textId="72EBC46B" w:rsidR="00783969" w:rsidRPr="00387D69" w:rsidRDefault="00370D4D" w:rsidP="00384DB0">
      <w:pPr>
        <w:spacing w:line="360" w:lineRule="auto"/>
        <w:jc w:val="center"/>
        <w:rPr>
          <w:rFonts w:ascii="Times New Roman" w:hAnsi="Times New Roman" w:cs="Times New Roman"/>
          <w:sz w:val="30"/>
          <w:szCs w:val="30"/>
        </w:rPr>
      </w:pPr>
      <w:r w:rsidRPr="00387D69">
        <w:rPr>
          <w:rFonts w:ascii="Times New Roman" w:hAnsi="Times New Roman" w:cs="Times New Roman"/>
          <w:b/>
          <w:sz w:val="30"/>
          <w:szCs w:val="30"/>
        </w:rPr>
        <w:t>TRABAJO FIN DE GRADO</w:t>
      </w:r>
    </w:p>
    <w:p w14:paraId="598C955D" w14:textId="77777777" w:rsidR="00040BC5" w:rsidRPr="00387D69" w:rsidRDefault="00040BC5" w:rsidP="00384DB0">
      <w:pPr>
        <w:spacing w:line="360" w:lineRule="auto"/>
        <w:rPr>
          <w:rFonts w:ascii="Times New Roman" w:hAnsi="Times New Roman" w:cs="Times New Roman"/>
          <w:b/>
          <w:sz w:val="22"/>
          <w:szCs w:val="22"/>
        </w:rPr>
      </w:pPr>
    </w:p>
    <w:p w14:paraId="0700F0F7" w14:textId="62AA9EFD" w:rsidR="00783969" w:rsidRPr="00387D69" w:rsidRDefault="00783969"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w:t>
      </w:r>
      <w:r w:rsidR="00657DF0" w:rsidRPr="00387D69">
        <w:rPr>
          <w:rFonts w:ascii="Times New Roman" w:hAnsi="Times New Roman" w:cs="Times New Roman"/>
          <w:b/>
          <w:sz w:val="30"/>
          <w:szCs w:val="30"/>
        </w:rPr>
        <w:t xml:space="preserve"> DE CODIFICACIÓN </w:t>
      </w:r>
      <w:r w:rsidR="00AA5996" w:rsidRPr="00387D69">
        <w:rPr>
          <w:rFonts w:ascii="Times New Roman" w:hAnsi="Times New Roman" w:cs="Times New Roman"/>
          <w:b/>
          <w:sz w:val="30"/>
          <w:szCs w:val="30"/>
        </w:rPr>
        <w:t>ESTEGANOGRÁFICO</w:t>
      </w:r>
      <w:r w:rsidR="00040BC5" w:rsidRPr="00387D69">
        <w:rPr>
          <w:rFonts w:ascii="Times New Roman" w:hAnsi="Times New Roman" w:cs="Times New Roman"/>
          <w:b/>
          <w:sz w:val="30"/>
          <w:szCs w:val="30"/>
        </w:rPr>
        <w:t xml:space="preserve"> PARA COMUNICACIONES OCC</w:t>
      </w:r>
    </w:p>
    <w:p w14:paraId="592A9753" w14:textId="48B1C159" w:rsidR="003510FA" w:rsidRPr="00387D69" w:rsidRDefault="003510FA" w:rsidP="00384DB0">
      <w:pPr>
        <w:spacing w:line="360" w:lineRule="auto"/>
        <w:rPr>
          <w:rFonts w:ascii="Times New Roman" w:hAnsi="Times New Roman" w:cs="Times New Roman"/>
          <w:b/>
          <w:sz w:val="30"/>
          <w:szCs w:val="30"/>
        </w:rPr>
      </w:pPr>
    </w:p>
    <w:p w14:paraId="63F15F09" w14:textId="4EB18825" w:rsidR="001B3825" w:rsidRPr="00387D69" w:rsidRDefault="001B3825" w:rsidP="00384DB0">
      <w:pPr>
        <w:spacing w:line="360" w:lineRule="auto"/>
        <w:rPr>
          <w:rFonts w:ascii="Times New Roman" w:hAnsi="Times New Roman" w:cs="Times New Roman"/>
          <w:b/>
          <w:sz w:val="22"/>
          <w:szCs w:val="22"/>
        </w:rPr>
      </w:pPr>
    </w:p>
    <w:p w14:paraId="0BC0C976" w14:textId="7DFD7B6C" w:rsidR="001B3825" w:rsidRPr="00387D69" w:rsidRDefault="001B3825" w:rsidP="00384DB0">
      <w:pPr>
        <w:spacing w:line="360" w:lineRule="auto"/>
        <w:rPr>
          <w:rFonts w:ascii="Times New Roman" w:hAnsi="Times New Roman" w:cs="Times New Roman"/>
          <w:b/>
          <w:sz w:val="22"/>
          <w:szCs w:val="22"/>
        </w:rPr>
      </w:pPr>
    </w:p>
    <w:p w14:paraId="064EB668" w14:textId="77777777" w:rsidR="001B3825" w:rsidRPr="00387D69" w:rsidRDefault="001B3825" w:rsidP="00384DB0">
      <w:pPr>
        <w:spacing w:line="360" w:lineRule="auto"/>
        <w:rPr>
          <w:rFonts w:ascii="Times New Roman" w:hAnsi="Times New Roman" w:cs="Times New Roman"/>
          <w:b/>
          <w:sz w:val="22"/>
          <w:szCs w:val="22"/>
        </w:rPr>
      </w:pPr>
    </w:p>
    <w:p w14:paraId="4FA3D734" w14:textId="4D856B10" w:rsidR="00887BD6" w:rsidRPr="00387D69" w:rsidRDefault="00887BD6"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Titulación:</w:t>
      </w:r>
      <w:r w:rsidR="001A0F3F" w:rsidRPr="00387D69">
        <w:rPr>
          <w:rFonts w:ascii="Times New Roman" w:hAnsi="Times New Roman" w:cs="Times New Roman"/>
          <w:sz w:val="28"/>
        </w:rPr>
        <w:t xml:space="preserve"> </w:t>
      </w:r>
      <w:r w:rsidR="00C226A8" w:rsidRPr="00387D69">
        <w:rPr>
          <w:rFonts w:ascii="Times New Roman" w:hAnsi="Times New Roman" w:cs="Times New Roman"/>
          <w:sz w:val="28"/>
        </w:rPr>
        <w:tab/>
      </w:r>
      <w:r w:rsidR="001A0F3F" w:rsidRPr="00387D69">
        <w:rPr>
          <w:rFonts w:ascii="Times New Roman" w:hAnsi="Times New Roman" w:cs="Times New Roman"/>
          <w:sz w:val="28"/>
        </w:rPr>
        <w:t>Grado en Ingeniería en Tecnologías de la</w:t>
      </w:r>
      <w:r w:rsidR="00031E32" w:rsidRPr="00387D69">
        <w:rPr>
          <w:rFonts w:ascii="Times New Roman" w:hAnsi="Times New Roman" w:cs="Times New Roman"/>
          <w:sz w:val="28"/>
        </w:rPr>
        <w:t xml:space="preserve"> Telecomunicación</w:t>
      </w:r>
    </w:p>
    <w:p w14:paraId="54A7BD7E" w14:textId="46E80144" w:rsidR="00887BD6" w:rsidRPr="00387D69" w:rsidRDefault="00887BD6"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Autor:</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31E32" w:rsidRPr="00387D69">
        <w:rPr>
          <w:rFonts w:ascii="Times New Roman" w:hAnsi="Times New Roman" w:cs="Times New Roman"/>
          <w:sz w:val="28"/>
        </w:rPr>
        <w:t>Alberto Ramos Monagas</w:t>
      </w:r>
    </w:p>
    <w:p w14:paraId="4B6D2DB8" w14:textId="12692B18" w:rsidR="00F65384" w:rsidRPr="00387D69" w:rsidRDefault="00D105E5"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Tutores:</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019C3" w:rsidRPr="00387D69">
        <w:rPr>
          <w:rFonts w:ascii="Times New Roman" w:hAnsi="Times New Roman" w:cs="Times New Roman"/>
          <w:sz w:val="28"/>
        </w:rPr>
        <w:t xml:space="preserve">Dr. D. </w:t>
      </w:r>
      <w:r w:rsidR="00B60D5D" w:rsidRPr="00387D69">
        <w:rPr>
          <w:rFonts w:ascii="Times New Roman" w:hAnsi="Times New Roman" w:cs="Times New Roman"/>
          <w:sz w:val="28"/>
        </w:rPr>
        <w:t xml:space="preserve">Rafael Pérez </w:t>
      </w:r>
      <w:r w:rsidR="00504EF0" w:rsidRPr="00387D69">
        <w:rPr>
          <w:rFonts w:ascii="Times New Roman" w:hAnsi="Times New Roman" w:cs="Times New Roman"/>
          <w:sz w:val="28"/>
        </w:rPr>
        <w:t>Jiménez</w:t>
      </w:r>
    </w:p>
    <w:p w14:paraId="2503295A" w14:textId="67A6E8DF" w:rsidR="00887BD6" w:rsidRPr="00387D69" w:rsidRDefault="00F65384" w:rsidP="00384DB0">
      <w:pPr>
        <w:spacing w:line="360" w:lineRule="auto"/>
        <w:jc w:val="both"/>
        <w:rPr>
          <w:rFonts w:ascii="Times New Roman" w:hAnsi="Times New Roman" w:cs="Times New Roman"/>
          <w:sz w:val="28"/>
        </w:rPr>
      </w:pPr>
      <w:r w:rsidRPr="00387D69">
        <w:rPr>
          <w:rFonts w:ascii="Times New Roman" w:hAnsi="Times New Roman" w:cs="Times New Roman"/>
          <w:sz w:val="28"/>
        </w:rPr>
        <w:tab/>
        <w:t xml:space="preserve">     </w:t>
      </w:r>
      <w:r w:rsidR="00C226A8" w:rsidRPr="00387D69">
        <w:rPr>
          <w:rFonts w:ascii="Times New Roman" w:hAnsi="Times New Roman" w:cs="Times New Roman"/>
          <w:sz w:val="28"/>
        </w:rPr>
        <w:tab/>
      </w:r>
      <w:r w:rsidRPr="00387D69">
        <w:rPr>
          <w:rFonts w:ascii="Times New Roman" w:hAnsi="Times New Roman" w:cs="Times New Roman"/>
          <w:sz w:val="28"/>
        </w:rPr>
        <w:t>Dr. Víctor Guerra Yánez</w:t>
      </w:r>
      <w:r w:rsidR="00031E32" w:rsidRPr="00387D69">
        <w:rPr>
          <w:rFonts w:ascii="Times New Roman" w:hAnsi="Times New Roman" w:cs="Times New Roman"/>
          <w:sz w:val="28"/>
        </w:rPr>
        <w:t xml:space="preserve"> </w:t>
      </w:r>
    </w:p>
    <w:p w14:paraId="254BCEBE" w14:textId="5F177452" w:rsidR="00AF614F" w:rsidRPr="00387D69" w:rsidRDefault="00D105E5"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00596FC9"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406BA2" w:rsidRPr="00387D69">
        <w:rPr>
          <w:rFonts w:ascii="Times New Roman" w:hAnsi="Times New Roman" w:cs="Times New Roman"/>
          <w:sz w:val="28"/>
        </w:rPr>
        <w:t>Julio</w:t>
      </w:r>
      <w:r w:rsidR="003E3CD5" w:rsidRPr="00387D69">
        <w:rPr>
          <w:rFonts w:ascii="Times New Roman" w:hAnsi="Times New Roman" w:cs="Times New Roman"/>
          <w:sz w:val="28"/>
        </w:rPr>
        <w:t xml:space="preserve"> </w:t>
      </w:r>
      <w:r w:rsidR="00596FC9" w:rsidRPr="00387D69">
        <w:rPr>
          <w:rFonts w:ascii="Times New Roman" w:hAnsi="Times New Roman" w:cs="Times New Roman"/>
          <w:sz w:val="28"/>
        </w:rPr>
        <w:t>de 2020</w:t>
      </w:r>
    </w:p>
    <w:p w14:paraId="72550BB5" w14:textId="77777777" w:rsidR="00661181" w:rsidRPr="00387D69" w:rsidRDefault="00661181" w:rsidP="00384DB0">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2336" behindDoc="0" locked="0" layoutInCell="1" allowOverlap="1" wp14:anchorId="25C59255" wp14:editId="68A66586">
            <wp:simplePos x="0" y="0"/>
            <wp:positionH relativeFrom="column">
              <wp:posOffset>138023</wp:posOffset>
            </wp:positionH>
            <wp:positionV relativeFrom="paragraph">
              <wp:posOffset>396</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387D69" w:rsidRDefault="00661181" w:rsidP="00384DB0">
      <w:pPr>
        <w:spacing w:line="360" w:lineRule="auto"/>
        <w:rPr>
          <w:rFonts w:ascii="Times New Roman" w:hAnsi="Times New Roman" w:cs="Times New Roman"/>
          <w:sz w:val="8"/>
        </w:rPr>
      </w:pPr>
    </w:p>
    <w:p w14:paraId="313AA3A1" w14:textId="71828CD0" w:rsidR="00661181" w:rsidRPr="00387D69" w:rsidRDefault="00661181" w:rsidP="00384DB0">
      <w:pPr>
        <w:spacing w:line="360" w:lineRule="auto"/>
        <w:jc w:val="center"/>
        <w:rPr>
          <w:rFonts w:ascii="Times New Roman" w:hAnsi="Times New Roman" w:cs="Times New Roman"/>
          <w:sz w:val="22"/>
        </w:rPr>
      </w:pPr>
    </w:p>
    <w:p w14:paraId="3860F52F" w14:textId="7AAADC05" w:rsidR="00884E42" w:rsidRPr="00387D69" w:rsidRDefault="00884E42" w:rsidP="00384DB0">
      <w:pPr>
        <w:spacing w:line="360" w:lineRule="auto"/>
        <w:jc w:val="center"/>
        <w:rPr>
          <w:rFonts w:ascii="Times New Roman" w:hAnsi="Times New Roman" w:cs="Times New Roman"/>
          <w:sz w:val="22"/>
        </w:rPr>
      </w:pPr>
    </w:p>
    <w:p w14:paraId="619BD401" w14:textId="77777777" w:rsidR="001B3825" w:rsidRPr="00387D69" w:rsidRDefault="001B3825" w:rsidP="00384DB0">
      <w:pPr>
        <w:spacing w:line="360" w:lineRule="auto"/>
        <w:rPr>
          <w:rFonts w:ascii="Times New Roman" w:hAnsi="Times New Roman" w:cs="Times New Roman"/>
          <w:b/>
          <w:sz w:val="22"/>
          <w:szCs w:val="30"/>
        </w:rPr>
      </w:pPr>
    </w:p>
    <w:p w14:paraId="5CF73746" w14:textId="3DD7B8E2" w:rsidR="003510FA" w:rsidRPr="00387D69" w:rsidRDefault="003510FA"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1312" behindDoc="0" locked="0" layoutInCell="1" allowOverlap="1" wp14:anchorId="2EB371C8" wp14:editId="643E16BB">
            <wp:simplePos x="0" y="0"/>
            <wp:positionH relativeFrom="page">
              <wp:posOffset>2666101</wp:posOffset>
            </wp:positionH>
            <wp:positionV relativeFrom="paragraph">
              <wp:posOffset>706755</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387D69">
        <w:rPr>
          <w:rFonts w:ascii="Times New Roman" w:hAnsi="Times New Roman" w:cs="Times New Roman"/>
          <w:b/>
          <w:sz w:val="30"/>
          <w:szCs w:val="30"/>
        </w:rPr>
        <w:t>ESCUELA DE INGENIERÍA DE TELECOMUNICACIÓN Y ELECTRÓNICA</w:t>
      </w:r>
    </w:p>
    <w:p w14:paraId="150A6F62" w14:textId="77777777" w:rsidR="003510FA" w:rsidRPr="00387D69" w:rsidRDefault="003510FA" w:rsidP="00384DB0">
      <w:pPr>
        <w:spacing w:line="360" w:lineRule="auto"/>
        <w:jc w:val="center"/>
        <w:rPr>
          <w:rFonts w:ascii="Times New Roman" w:hAnsi="Times New Roman" w:cs="Times New Roman"/>
          <w:b/>
          <w:sz w:val="22"/>
          <w:szCs w:val="22"/>
        </w:rPr>
      </w:pPr>
    </w:p>
    <w:p w14:paraId="6700AF3C" w14:textId="40EB117B" w:rsidR="00661181" w:rsidRPr="00387D69" w:rsidRDefault="00661181"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7A90F9A1" w14:textId="77777777" w:rsidR="003510FA" w:rsidRPr="00387D69" w:rsidRDefault="003510FA" w:rsidP="00384DB0">
      <w:pPr>
        <w:spacing w:line="360" w:lineRule="auto"/>
        <w:jc w:val="center"/>
        <w:rPr>
          <w:rFonts w:ascii="Times New Roman" w:hAnsi="Times New Roman" w:cs="Times New Roman"/>
          <w:b/>
          <w:sz w:val="10"/>
          <w:szCs w:val="10"/>
        </w:rPr>
      </w:pPr>
    </w:p>
    <w:p w14:paraId="7567194F" w14:textId="614700E9" w:rsidR="006D3665" w:rsidRPr="00387D69" w:rsidRDefault="00661181"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7F38D956" w14:textId="77777777" w:rsidR="006D3665" w:rsidRPr="00387D69" w:rsidRDefault="006D3665" w:rsidP="00384DB0">
      <w:pPr>
        <w:spacing w:line="360" w:lineRule="auto"/>
        <w:rPr>
          <w:rFonts w:ascii="Times New Roman" w:hAnsi="Times New Roman" w:cs="Times New Roman"/>
          <w:sz w:val="10"/>
          <w:szCs w:val="10"/>
        </w:rPr>
      </w:pPr>
    </w:p>
    <w:p w14:paraId="1C0A18E8" w14:textId="332B9A06" w:rsidR="00F7706E" w:rsidRPr="00387D69" w:rsidRDefault="006D3665"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HOJA DE FIRMAS</w:t>
      </w:r>
    </w:p>
    <w:p w14:paraId="2AC09EEA" w14:textId="77777777" w:rsidR="00437D8B" w:rsidRPr="00387D69" w:rsidRDefault="00437D8B" w:rsidP="00384DB0">
      <w:pPr>
        <w:spacing w:line="360" w:lineRule="auto"/>
        <w:rPr>
          <w:rFonts w:ascii="Times New Roman" w:hAnsi="Times New Roman" w:cs="Times New Roman"/>
          <w:b/>
          <w:sz w:val="10"/>
          <w:szCs w:val="10"/>
        </w:rPr>
      </w:pPr>
    </w:p>
    <w:p w14:paraId="69E4728C" w14:textId="3D2589AE" w:rsidR="00F7706E" w:rsidRPr="00387D69" w:rsidRDefault="00F7706E" w:rsidP="00384DB0">
      <w:pPr>
        <w:spacing w:line="360" w:lineRule="auto"/>
        <w:rPr>
          <w:rFonts w:ascii="Times New Roman" w:hAnsi="Times New Roman" w:cs="Times New Roman"/>
          <w:b/>
          <w:sz w:val="28"/>
        </w:rPr>
      </w:pPr>
      <w:r w:rsidRPr="00387D69">
        <w:rPr>
          <w:rFonts w:ascii="Times New Roman" w:hAnsi="Times New Roman" w:cs="Times New Roman"/>
          <w:b/>
          <w:sz w:val="28"/>
        </w:rPr>
        <w:t>Alumno/a</w:t>
      </w:r>
    </w:p>
    <w:p w14:paraId="0BB3AF4A" w14:textId="51FE9534" w:rsidR="00F7706E" w:rsidRPr="00387D69" w:rsidRDefault="00F7706E" w:rsidP="00384DB0">
      <w:pPr>
        <w:spacing w:line="360" w:lineRule="auto"/>
        <w:rPr>
          <w:rFonts w:ascii="Times New Roman" w:hAnsi="Times New Roman" w:cs="Times New Roman"/>
          <w:b/>
        </w:rPr>
      </w:pPr>
    </w:p>
    <w:p w14:paraId="68C1F001" w14:textId="24AC2F05" w:rsidR="003510FA" w:rsidRPr="00387D69" w:rsidRDefault="003510FA" w:rsidP="00384DB0">
      <w:pPr>
        <w:spacing w:line="360" w:lineRule="auto"/>
        <w:rPr>
          <w:rFonts w:ascii="Times New Roman" w:hAnsi="Times New Roman" w:cs="Times New Roman"/>
          <w:b/>
        </w:rPr>
      </w:pPr>
    </w:p>
    <w:p w14:paraId="71C5ABED" w14:textId="77777777" w:rsidR="003510FA" w:rsidRPr="00387D69" w:rsidRDefault="003510FA" w:rsidP="00384DB0">
      <w:pPr>
        <w:spacing w:line="360" w:lineRule="auto"/>
        <w:rPr>
          <w:rFonts w:ascii="Times New Roman" w:hAnsi="Times New Roman" w:cs="Times New Roman"/>
          <w:b/>
        </w:rPr>
      </w:pPr>
    </w:p>
    <w:p w14:paraId="7356BF35" w14:textId="7898B895" w:rsidR="00F7706E" w:rsidRPr="00387D69" w:rsidRDefault="00F7706E" w:rsidP="00384DB0">
      <w:pPr>
        <w:spacing w:line="360" w:lineRule="auto"/>
        <w:rPr>
          <w:rFonts w:ascii="Times New Roman" w:hAnsi="Times New Roman" w:cs="Times New Roman"/>
          <w:b/>
          <w:sz w:val="28"/>
        </w:rPr>
      </w:pPr>
      <w:r w:rsidRPr="00387D69">
        <w:rPr>
          <w:rFonts w:ascii="Times New Roman" w:hAnsi="Times New Roman" w:cs="Times New Roman"/>
          <w:b/>
          <w:sz w:val="28"/>
        </w:rPr>
        <w:t>Tutor/a</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Tutor/a</w:t>
      </w:r>
    </w:p>
    <w:p w14:paraId="18D3BDA9" w14:textId="77777777" w:rsidR="00C260F8" w:rsidRPr="00387D69" w:rsidRDefault="00C260F8" w:rsidP="00384DB0">
      <w:pPr>
        <w:spacing w:line="360" w:lineRule="auto"/>
        <w:jc w:val="center"/>
        <w:rPr>
          <w:rFonts w:ascii="Times New Roman" w:hAnsi="Times New Roman" w:cs="Times New Roman"/>
          <w:b/>
          <w:szCs w:val="28"/>
        </w:rPr>
      </w:pPr>
    </w:p>
    <w:p w14:paraId="020928F5" w14:textId="77777777" w:rsidR="001B3825" w:rsidRPr="00387D69" w:rsidRDefault="001B3825" w:rsidP="00384DB0">
      <w:pPr>
        <w:spacing w:line="360" w:lineRule="auto"/>
        <w:jc w:val="center"/>
        <w:rPr>
          <w:rFonts w:ascii="Times New Roman" w:hAnsi="Times New Roman" w:cs="Times New Roman"/>
          <w:b/>
          <w:szCs w:val="28"/>
        </w:rPr>
      </w:pPr>
    </w:p>
    <w:p w14:paraId="717EB329" w14:textId="77777777" w:rsidR="003510FA" w:rsidRPr="00387D69" w:rsidRDefault="003510FA" w:rsidP="00384DB0">
      <w:pPr>
        <w:spacing w:line="360" w:lineRule="auto"/>
        <w:jc w:val="center"/>
        <w:rPr>
          <w:rFonts w:ascii="Times New Roman" w:hAnsi="Times New Roman" w:cs="Times New Roman"/>
          <w:b/>
          <w:szCs w:val="28"/>
        </w:rPr>
      </w:pPr>
    </w:p>
    <w:p w14:paraId="68012CFD" w14:textId="77777777" w:rsidR="003510FA" w:rsidRPr="00387D69" w:rsidRDefault="003510FA" w:rsidP="00384DB0">
      <w:pPr>
        <w:spacing w:line="360" w:lineRule="auto"/>
        <w:jc w:val="center"/>
        <w:rPr>
          <w:rFonts w:ascii="Times New Roman" w:hAnsi="Times New Roman" w:cs="Times New Roman"/>
          <w:b/>
          <w:szCs w:val="28"/>
        </w:rPr>
      </w:pPr>
    </w:p>
    <w:p w14:paraId="60AE1726" w14:textId="3DA3CB2D" w:rsidR="00736A00" w:rsidRPr="00387D69" w:rsidRDefault="006779E2"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9F69D7" w:rsidRPr="00387D69">
        <w:rPr>
          <w:rFonts w:ascii="Times New Roman" w:hAnsi="Times New Roman" w:cs="Times New Roman"/>
          <w:sz w:val="28"/>
        </w:rPr>
        <w:t>Julio</w:t>
      </w:r>
      <w:r w:rsidRPr="00387D69">
        <w:rPr>
          <w:rFonts w:ascii="Times New Roman" w:hAnsi="Times New Roman" w:cs="Times New Roman"/>
          <w:sz w:val="28"/>
        </w:rPr>
        <w:t xml:space="preserve"> de 202</w:t>
      </w:r>
      <w:r w:rsidR="002B3072" w:rsidRPr="00387D69">
        <w:rPr>
          <w:rFonts w:ascii="Times New Roman" w:hAnsi="Times New Roman" w:cs="Times New Roman"/>
          <w:sz w:val="28"/>
        </w:rPr>
        <w:t>0</w:t>
      </w:r>
    </w:p>
    <w:p w14:paraId="1C9BCB8B" w14:textId="77777777" w:rsidR="00736A00" w:rsidRPr="00387D69" w:rsidRDefault="00736A00" w:rsidP="00384DB0">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8480" behindDoc="0" locked="0" layoutInCell="1" allowOverlap="1" wp14:anchorId="781FE0E9" wp14:editId="4E96F0AB">
            <wp:simplePos x="0" y="0"/>
            <wp:positionH relativeFrom="column">
              <wp:posOffset>153406</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387D69" w:rsidRDefault="00736A00" w:rsidP="00384DB0">
      <w:pPr>
        <w:spacing w:line="360" w:lineRule="auto"/>
        <w:rPr>
          <w:rFonts w:ascii="Times New Roman" w:hAnsi="Times New Roman" w:cs="Times New Roman"/>
          <w:sz w:val="8"/>
        </w:rPr>
      </w:pPr>
    </w:p>
    <w:p w14:paraId="6413C82A" w14:textId="77777777" w:rsidR="00736A00" w:rsidRPr="00387D69" w:rsidRDefault="00736A00" w:rsidP="00384DB0">
      <w:pPr>
        <w:spacing w:line="360" w:lineRule="auto"/>
        <w:jc w:val="center"/>
        <w:rPr>
          <w:rFonts w:ascii="Times New Roman" w:hAnsi="Times New Roman" w:cs="Times New Roman"/>
          <w:sz w:val="22"/>
        </w:rPr>
      </w:pPr>
    </w:p>
    <w:p w14:paraId="65F2EB97" w14:textId="77777777" w:rsidR="00736A00" w:rsidRPr="00387D69" w:rsidRDefault="00736A00" w:rsidP="00384DB0">
      <w:pPr>
        <w:spacing w:line="360" w:lineRule="auto"/>
        <w:jc w:val="center"/>
        <w:rPr>
          <w:rFonts w:ascii="Times New Roman" w:hAnsi="Times New Roman" w:cs="Times New Roman"/>
          <w:sz w:val="22"/>
        </w:rPr>
      </w:pPr>
    </w:p>
    <w:p w14:paraId="1D69365E" w14:textId="77777777" w:rsidR="00736A00" w:rsidRPr="00387D69" w:rsidRDefault="00736A00" w:rsidP="00384DB0">
      <w:pPr>
        <w:spacing w:line="360" w:lineRule="auto"/>
        <w:rPr>
          <w:rFonts w:ascii="Times New Roman" w:hAnsi="Times New Roman" w:cs="Times New Roman"/>
          <w:sz w:val="22"/>
          <w:szCs w:val="22"/>
        </w:rPr>
      </w:pPr>
    </w:p>
    <w:p w14:paraId="1CB4B6B8" w14:textId="21C5B34B" w:rsidR="003340D6" w:rsidRPr="00387D69" w:rsidRDefault="003340D6"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7456" behindDoc="0" locked="0" layoutInCell="1" allowOverlap="1" wp14:anchorId="0EE6B8F8" wp14:editId="0B22BCCC">
            <wp:simplePos x="0" y="0"/>
            <wp:positionH relativeFrom="page">
              <wp:posOffset>2685463</wp:posOffset>
            </wp:positionH>
            <wp:positionV relativeFrom="paragraph">
              <wp:posOffset>674143</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736A00" w:rsidRPr="00387D69">
        <w:rPr>
          <w:rFonts w:ascii="Times New Roman" w:hAnsi="Times New Roman" w:cs="Times New Roman"/>
          <w:b/>
          <w:sz w:val="30"/>
          <w:szCs w:val="30"/>
        </w:rPr>
        <w:t>ESCUELA DE INGENIERÍA DE TELECOMUNICACIÓN Y ELECTRÓNICA</w:t>
      </w:r>
    </w:p>
    <w:p w14:paraId="387C1445" w14:textId="77777777" w:rsidR="003340D6" w:rsidRPr="00387D69" w:rsidRDefault="003340D6" w:rsidP="00384DB0">
      <w:pPr>
        <w:spacing w:line="360" w:lineRule="auto"/>
        <w:jc w:val="center"/>
        <w:rPr>
          <w:rFonts w:ascii="Times New Roman" w:hAnsi="Times New Roman" w:cs="Times New Roman"/>
          <w:b/>
          <w:sz w:val="10"/>
          <w:szCs w:val="10"/>
        </w:rPr>
      </w:pPr>
    </w:p>
    <w:p w14:paraId="79245D40" w14:textId="77777777"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031A5884" w14:textId="77777777" w:rsidR="00736A00" w:rsidRPr="00387D69" w:rsidRDefault="00736A00" w:rsidP="00384DB0">
      <w:pPr>
        <w:spacing w:line="360" w:lineRule="auto"/>
        <w:jc w:val="center"/>
        <w:rPr>
          <w:rFonts w:ascii="Times New Roman" w:hAnsi="Times New Roman" w:cs="Times New Roman"/>
          <w:b/>
          <w:sz w:val="10"/>
          <w:szCs w:val="10"/>
        </w:rPr>
      </w:pPr>
    </w:p>
    <w:p w14:paraId="24C26199" w14:textId="77777777"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5026F36A" w14:textId="77777777" w:rsidR="00736A00" w:rsidRPr="00387D69" w:rsidRDefault="00736A00" w:rsidP="00384DB0">
      <w:pPr>
        <w:spacing w:line="360" w:lineRule="auto"/>
        <w:jc w:val="center"/>
        <w:rPr>
          <w:rFonts w:ascii="Times New Roman" w:hAnsi="Times New Roman" w:cs="Times New Roman"/>
          <w:sz w:val="10"/>
          <w:szCs w:val="10"/>
        </w:rPr>
      </w:pPr>
    </w:p>
    <w:p w14:paraId="01550945" w14:textId="2AAAC1BC"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 xml:space="preserve">HOJA DE </w:t>
      </w:r>
      <w:r w:rsidR="00570A8F" w:rsidRPr="00387D69">
        <w:rPr>
          <w:rFonts w:ascii="Times New Roman" w:hAnsi="Times New Roman" w:cs="Times New Roman"/>
          <w:b/>
          <w:sz w:val="30"/>
          <w:szCs w:val="30"/>
        </w:rPr>
        <w:t>EVALUACIÓN</w:t>
      </w:r>
    </w:p>
    <w:p w14:paraId="365154CA" w14:textId="77777777" w:rsidR="00736A00" w:rsidRPr="00387D69" w:rsidRDefault="00736A00" w:rsidP="00384DB0">
      <w:pPr>
        <w:spacing w:line="360" w:lineRule="auto"/>
        <w:jc w:val="both"/>
        <w:rPr>
          <w:rFonts w:ascii="Times New Roman" w:hAnsi="Times New Roman" w:cs="Times New Roman"/>
          <w:b/>
          <w:sz w:val="10"/>
          <w:szCs w:val="10"/>
        </w:rPr>
      </w:pPr>
    </w:p>
    <w:p w14:paraId="676BC052" w14:textId="309BCEBB" w:rsidR="00736A00" w:rsidRPr="00387D69" w:rsidRDefault="001B3825" w:rsidP="00384DB0">
      <w:pPr>
        <w:spacing w:line="360" w:lineRule="auto"/>
        <w:jc w:val="both"/>
        <w:rPr>
          <w:rFonts w:ascii="Times New Roman" w:hAnsi="Times New Roman" w:cs="Times New Roman"/>
          <w:b/>
          <w:sz w:val="30"/>
          <w:szCs w:val="30"/>
        </w:rPr>
      </w:pPr>
      <w:r w:rsidRPr="00387D69">
        <w:rPr>
          <w:rFonts w:ascii="Times New Roman" w:hAnsi="Times New Roman" w:cs="Times New Roman"/>
          <w:b/>
          <w:sz w:val="30"/>
          <w:szCs w:val="30"/>
        </w:rPr>
        <w:t>Calificación: _</w:t>
      </w:r>
      <w:r w:rsidR="003340D6" w:rsidRPr="00387D69">
        <w:rPr>
          <w:rFonts w:ascii="Times New Roman" w:hAnsi="Times New Roman" w:cs="Times New Roman"/>
          <w:b/>
          <w:sz w:val="30"/>
          <w:szCs w:val="30"/>
        </w:rPr>
        <w:t>_______</w:t>
      </w:r>
      <w:r w:rsidR="00142511" w:rsidRPr="00387D69">
        <w:rPr>
          <w:rFonts w:ascii="Times New Roman" w:hAnsi="Times New Roman" w:cs="Times New Roman"/>
          <w:b/>
          <w:sz w:val="30"/>
          <w:szCs w:val="30"/>
        </w:rPr>
        <w:t>_____________________</w:t>
      </w:r>
      <w:r w:rsidR="00021D4D" w:rsidRPr="00387D69">
        <w:rPr>
          <w:rFonts w:ascii="Times New Roman" w:hAnsi="Times New Roman" w:cs="Times New Roman"/>
          <w:b/>
          <w:sz w:val="30"/>
          <w:szCs w:val="30"/>
        </w:rPr>
        <w:t>________________</w:t>
      </w:r>
    </w:p>
    <w:p w14:paraId="37A1F9D2" w14:textId="2FEA3F10" w:rsidR="00B967E0" w:rsidRPr="00387D69" w:rsidRDefault="00B967E0" w:rsidP="00384DB0">
      <w:pPr>
        <w:spacing w:line="360" w:lineRule="auto"/>
        <w:jc w:val="center"/>
        <w:rPr>
          <w:rFonts w:ascii="Times New Roman" w:hAnsi="Times New Roman" w:cs="Times New Roman"/>
          <w:b/>
          <w:sz w:val="10"/>
          <w:szCs w:val="10"/>
        </w:rPr>
      </w:pPr>
    </w:p>
    <w:p w14:paraId="48820D4C" w14:textId="77777777" w:rsidR="003340D6" w:rsidRPr="00387D69" w:rsidRDefault="003340D6" w:rsidP="00384DB0">
      <w:pPr>
        <w:spacing w:line="360" w:lineRule="auto"/>
        <w:jc w:val="center"/>
        <w:rPr>
          <w:rFonts w:ascii="Times New Roman" w:hAnsi="Times New Roman" w:cs="Times New Roman"/>
          <w:b/>
          <w:sz w:val="10"/>
          <w:szCs w:val="10"/>
        </w:rPr>
      </w:pPr>
    </w:p>
    <w:p w14:paraId="31958959" w14:textId="761627B2" w:rsidR="00736A00" w:rsidRPr="00387D69" w:rsidRDefault="00021D4D" w:rsidP="00384DB0">
      <w:pPr>
        <w:spacing w:line="360" w:lineRule="auto"/>
        <w:rPr>
          <w:rFonts w:ascii="Times New Roman" w:hAnsi="Times New Roman" w:cs="Times New Roman"/>
          <w:b/>
          <w:sz w:val="28"/>
          <w:szCs w:val="28"/>
        </w:rPr>
      </w:pPr>
      <w:r w:rsidRPr="00387D69">
        <w:rPr>
          <w:rFonts w:ascii="Times New Roman" w:hAnsi="Times New Roman" w:cs="Times New Roman"/>
          <w:b/>
          <w:sz w:val="28"/>
          <w:szCs w:val="28"/>
        </w:rPr>
        <w:t>Presidente</w:t>
      </w:r>
    </w:p>
    <w:p w14:paraId="30CC2A28" w14:textId="237A1713" w:rsidR="003340D6" w:rsidRPr="00387D69" w:rsidRDefault="003340D6" w:rsidP="00384DB0">
      <w:pPr>
        <w:spacing w:line="360" w:lineRule="auto"/>
        <w:rPr>
          <w:rFonts w:ascii="Times New Roman" w:hAnsi="Times New Roman" w:cs="Times New Roman"/>
          <w:b/>
          <w:sz w:val="22"/>
          <w:szCs w:val="22"/>
        </w:rPr>
      </w:pPr>
    </w:p>
    <w:p w14:paraId="1DD405E0" w14:textId="0B22749C" w:rsidR="003340D6" w:rsidRPr="00387D69" w:rsidRDefault="003340D6" w:rsidP="00384DB0">
      <w:pPr>
        <w:spacing w:line="360" w:lineRule="auto"/>
        <w:rPr>
          <w:rFonts w:ascii="Times New Roman" w:hAnsi="Times New Roman" w:cs="Times New Roman"/>
          <w:b/>
          <w:sz w:val="22"/>
          <w:szCs w:val="22"/>
        </w:rPr>
      </w:pPr>
    </w:p>
    <w:p w14:paraId="43E03A78" w14:textId="77777777" w:rsidR="003340D6" w:rsidRPr="00387D69" w:rsidRDefault="003340D6" w:rsidP="00384DB0">
      <w:pPr>
        <w:spacing w:line="360" w:lineRule="auto"/>
        <w:rPr>
          <w:rFonts w:ascii="Times New Roman" w:hAnsi="Times New Roman" w:cs="Times New Roman"/>
          <w:b/>
          <w:sz w:val="22"/>
          <w:szCs w:val="22"/>
        </w:rPr>
      </w:pPr>
    </w:p>
    <w:p w14:paraId="535B6A31" w14:textId="3EC8DA0B" w:rsidR="004E1A99" w:rsidRPr="00387D69" w:rsidRDefault="00021D4D" w:rsidP="00384DB0">
      <w:pPr>
        <w:spacing w:line="360" w:lineRule="auto"/>
        <w:rPr>
          <w:rFonts w:ascii="Times New Roman" w:hAnsi="Times New Roman" w:cs="Times New Roman"/>
          <w:b/>
          <w:sz w:val="28"/>
        </w:rPr>
      </w:pPr>
      <w:r w:rsidRPr="00387D69">
        <w:rPr>
          <w:rFonts w:ascii="Times New Roman" w:hAnsi="Times New Roman" w:cs="Times New Roman"/>
          <w:b/>
          <w:sz w:val="28"/>
        </w:rPr>
        <w:t>Vocal</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proofErr w:type="gramStart"/>
      <w:r w:rsidRPr="00387D69">
        <w:rPr>
          <w:rFonts w:ascii="Times New Roman" w:hAnsi="Times New Roman" w:cs="Times New Roman"/>
          <w:b/>
          <w:sz w:val="28"/>
        </w:rPr>
        <w:t>Secretario</w:t>
      </w:r>
      <w:proofErr w:type="gramEnd"/>
      <w:r w:rsidRPr="00387D69">
        <w:rPr>
          <w:rFonts w:ascii="Times New Roman" w:hAnsi="Times New Roman" w:cs="Times New Roman"/>
          <w:b/>
          <w:sz w:val="28"/>
        </w:rPr>
        <w:t>/a</w:t>
      </w:r>
    </w:p>
    <w:p w14:paraId="5D877040" w14:textId="69F23146" w:rsidR="003340D6" w:rsidRPr="00387D69" w:rsidRDefault="003340D6" w:rsidP="00384DB0">
      <w:pPr>
        <w:spacing w:line="360" w:lineRule="auto"/>
        <w:rPr>
          <w:rFonts w:ascii="Times New Roman" w:hAnsi="Times New Roman" w:cs="Times New Roman"/>
          <w:b/>
          <w:sz w:val="22"/>
          <w:szCs w:val="22"/>
        </w:rPr>
      </w:pPr>
    </w:p>
    <w:p w14:paraId="7AC2A311" w14:textId="6456AA62" w:rsidR="003340D6" w:rsidRPr="00387D69" w:rsidRDefault="003340D6" w:rsidP="00384DB0">
      <w:pPr>
        <w:spacing w:line="360" w:lineRule="auto"/>
        <w:rPr>
          <w:rFonts w:ascii="Times New Roman" w:hAnsi="Times New Roman" w:cs="Times New Roman"/>
          <w:b/>
          <w:sz w:val="22"/>
          <w:szCs w:val="22"/>
        </w:rPr>
      </w:pPr>
    </w:p>
    <w:p w14:paraId="6BD35242" w14:textId="77777777" w:rsidR="001B3825" w:rsidRPr="00387D69" w:rsidRDefault="001B3825" w:rsidP="00384DB0">
      <w:pPr>
        <w:spacing w:line="360" w:lineRule="auto"/>
        <w:rPr>
          <w:rFonts w:ascii="Times New Roman" w:hAnsi="Times New Roman" w:cs="Times New Roman"/>
          <w:b/>
          <w:sz w:val="22"/>
          <w:szCs w:val="22"/>
        </w:rPr>
      </w:pPr>
    </w:p>
    <w:p w14:paraId="5FC087A0" w14:textId="31E2E39E" w:rsidR="00736A00" w:rsidRPr="00387D69" w:rsidRDefault="00736A00"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871B80" w:rsidRPr="00387D69">
        <w:rPr>
          <w:rFonts w:ascii="Times New Roman" w:hAnsi="Times New Roman" w:cs="Times New Roman"/>
          <w:sz w:val="28"/>
        </w:rPr>
        <w:t>Julio</w:t>
      </w:r>
      <w:r w:rsidRPr="00387D69">
        <w:rPr>
          <w:rFonts w:ascii="Times New Roman" w:hAnsi="Times New Roman" w:cs="Times New Roman"/>
          <w:sz w:val="28"/>
        </w:rPr>
        <w:t xml:space="preserve"> de 2020</w:t>
      </w:r>
    </w:p>
    <w:p w14:paraId="07125952" w14:textId="5549ACDB" w:rsidR="00C42AE0"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RESUMEN</w:t>
      </w:r>
    </w:p>
    <w:p w14:paraId="138D7A98" w14:textId="77777777" w:rsidR="00210186" w:rsidRPr="00387D69" w:rsidRDefault="00210186" w:rsidP="00384DB0">
      <w:pPr>
        <w:spacing w:line="360" w:lineRule="auto"/>
        <w:jc w:val="both"/>
        <w:rPr>
          <w:rFonts w:ascii="Times New Roman" w:hAnsi="Times New Roman" w:cs="Times New Roman"/>
          <w:sz w:val="22"/>
          <w:szCs w:val="22"/>
        </w:rPr>
      </w:pPr>
    </w:p>
    <w:p w14:paraId="7CB8B057" w14:textId="1BE680FD" w:rsidR="0048433E" w:rsidRDefault="00E1096A" w:rsidP="00384DB0">
      <w:pPr>
        <w:spacing w:line="360" w:lineRule="auto"/>
        <w:jc w:val="both"/>
        <w:rPr>
          <w:ins w:id="0" w:author="ALBERTO RAMOS MONAGAS" w:date="2020-07-05T09:00:00Z"/>
          <w:rFonts w:ascii="Times New Roman" w:hAnsi="Times New Roman" w:cs="Times New Roman"/>
          <w:sz w:val="22"/>
          <w:szCs w:val="22"/>
        </w:rPr>
      </w:pPr>
      <w:r w:rsidRPr="00387D69">
        <w:rPr>
          <w:rFonts w:ascii="Times New Roman" w:hAnsi="Times New Roman" w:cs="Times New Roman"/>
          <w:sz w:val="22"/>
          <w:szCs w:val="22"/>
        </w:rPr>
        <w:t>Los recientes esfuerzos</w:t>
      </w:r>
      <w:r w:rsidR="001B0CFE">
        <w:rPr>
          <w:rFonts w:ascii="Times New Roman" w:hAnsi="Times New Roman" w:cs="Times New Roman"/>
          <w:sz w:val="22"/>
          <w:szCs w:val="22"/>
        </w:rPr>
        <w:t xml:space="preserve"> en</w:t>
      </w:r>
      <w:r w:rsidRPr="00387D69">
        <w:rPr>
          <w:rFonts w:ascii="Times New Roman" w:hAnsi="Times New Roman" w:cs="Times New Roman"/>
          <w:sz w:val="22"/>
          <w:szCs w:val="22"/>
        </w:rPr>
        <w:t xml:space="preserve"> comunicaciones </w:t>
      </w:r>
      <w:r w:rsidR="001150E0">
        <w:rPr>
          <w:rFonts w:ascii="Times New Roman" w:hAnsi="Times New Roman" w:cs="Times New Roman"/>
          <w:sz w:val="22"/>
          <w:szCs w:val="22"/>
        </w:rPr>
        <w:t>por</w:t>
      </w:r>
      <w:r w:rsidR="001150E0" w:rsidRPr="00387D69">
        <w:rPr>
          <w:rFonts w:ascii="Times New Roman" w:hAnsi="Times New Roman" w:cs="Times New Roman"/>
          <w:sz w:val="22"/>
          <w:szCs w:val="22"/>
        </w:rPr>
        <w:t xml:space="preserve"> </w:t>
      </w:r>
      <w:r w:rsidRPr="00387D69">
        <w:rPr>
          <w:rFonts w:ascii="Times New Roman" w:hAnsi="Times New Roman" w:cs="Times New Roman"/>
          <w:sz w:val="22"/>
          <w:szCs w:val="22"/>
        </w:rPr>
        <w:t>luz visible a través de enlaces screen-</w:t>
      </w:r>
      <w:r w:rsidR="001150E0">
        <w:rPr>
          <w:rFonts w:ascii="Times New Roman" w:hAnsi="Times New Roman" w:cs="Times New Roman"/>
          <w:sz w:val="22"/>
          <w:szCs w:val="22"/>
        </w:rPr>
        <w:t>to-</w:t>
      </w:r>
      <w:r w:rsidRPr="00387D69">
        <w:rPr>
          <w:rFonts w:ascii="Times New Roman" w:hAnsi="Times New Roman" w:cs="Times New Roman"/>
          <w:sz w:val="22"/>
          <w:szCs w:val="22"/>
        </w:rPr>
        <w:t>camera</w:t>
      </w:r>
      <w:r w:rsidR="001150E0">
        <w:rPr>
          <w:rFonts w:ascii="Times New Roman" w:hAnsi="Times New Roman" w:cs="Times New Roman"/>
          <w:sz w:val="22"/>
          <w:szCs w:val="22"/>
        </w:rPr>
        <w:t xml:space="preserve"> (S2C)</w:t>
      </w:r>
      <w:r w:rsidRPr="00387D69">
        <w:rPr>
          <w:rFonts w:ascii="Times New Roman" w:hAnsi="Times New Roman" w:cs="Times New Roman"/>
          <w:sz w:val="22"/>
          <w:szCs w:val="22"/>
        </w:rPr>
        <w:t xml:space="preserve"> han explotado los recursos de la pantalla para la comunicación de datos.</w:t>
      </w:r>
      <w:r w:rsidR="00556C70" w:rsidRPr="00387D69">
        <w:rPr>
          <w:rFonts w:ascii="Times New Roman" w:hAnsi="Times New Roman" w:cs="Times New Roman"/>
        </w:rPr>
        <w:t xml:space="preserve"> </w:t>
      </w:r>
      <w:r w:rsidR="00556C70" w:rsidRPr="00387D69">
        <w:rPr>
          <w:rFonts w:ascii="Times New Roman" w:hAnsi="Times New Roman" w:cs="Times New Roman"/>
          <w:sz w:val="22"/>
          <w:szCs w:val="22"/>
        </w:rPr>
        <w:t>Es</w:t>
      </w:r>
      <w:r w:rsidR="001150E0">
        <w:rPr>
          <w:rFonts w:ascii="Times New Roman" w:hAnsi="Times New Roman" w:cs="Times New Roman"/>
          <w:sz w:val="22"/>
          <w:szCs w:val="22"/>
        </w:rPr>
        <w:t>t</w:t>
      </w:r>
      <w:r w:rsidR="00556C70" w:rsidRPr="00387D69">
        <w:rPr>
          <w:rFonts w:ascii="Times New Roman" w:hAnsi="Times New Roman" w:cs="Times New Roman"/>
          <w:sz w:val="22"/>
          <w:szCs w:val="22"/>
        </w:rPr>
        <w:t>as prácticas, aunque convenientes, han dado lugar a controversias entre el espacio asignado a los usuarios y el contenido reservado a l</w:t>
      </w:r>
      <w:r w:rsidR="001150E0">
        <w:rPr>
          <w:rFonts w:ascii="Times New Roman" w:hAnsi="Times New Roman" w:cs="Times New Roman"/>
          <w:sz w:val="22"/>
          <w:szCs w:val="22"/>
        </w:rPr>
        <w:t>a comunicación con</w:t>
      </w:r>
      <w:r w:rsidR="00556C70" w:rsidRPr="00387D69">
        <w:rPr>
          <w:rFonts w:ascii="Times New Roman" w:hAnsi="Times New Roman" w:cs="Times New Roman"/>
          <w:sz w:val="22"/>
          <w:szCs w:val="22"/>
        </w:rPr>
        <w:t xml:space="preserve"> dispositivos, además de su falta de estética visual y de distracción. En este documento </w:t>
      </w:r>
      <w:r w:rsidR="001150E0">
        <w:rPr>
          <w:rFonts w:ascii="Times New Roman" w:hAnsi="Times New Roman" w:cs="Times New Roman"/>
          <w:sz w:val="22"/>
          <w:szCs w:val="22"/>
        </w:rPr>
        <w:t xml:space="preserve">se </w:t>
      </w:r>
      <w:r w:rsidR="00556C70" w:rsidRPr="00387D69">
        <w:rPr>
          <w:rFonts w:ascii="Times New Roman" w:hAnsi="Times New Roman" w:cs="Times New Roman"/>
          <w:sz w:val="22"/>
          <w:szCs w:val="22"/>
        </w:rPr>
        <w:t>propone un sistema que permite la comunicación simultánea, de modo dual</w:t>
      </w:r>
      <w:r w:rsidR="00D95DED">
        <w:rPr>
          <w:rFonts w:ascii="Times New Roman" w:hAnsi="Times New Roman" w:cs="Times New Roman"/>
          <w:sz w:val="22"/>
          <w:szCs w:val="22"/>
        </w:rPr>
        <w:t xml:space="preserve"> (</w:t>
      </w:r>
      <w:r w:rsidR="00ED772A">
        <w:rPr>
          <w:rFonts w:ascii="Times New Roman" w:hAnsi="Times New Roman" w:cs="Times New Roman"/>
          <w:sz w:val="22"/>
          <w:szCs w:val="22"/>
        </w:rPr>
        <w:t>entre la cámara y la pantalla</w:t>
      </w:r>
      <w:r w:rsidR="00D95DED">
        <w:rPr>
          <w:rFonts w:ascii="Times New Roman" w:hAnsi="Times New Roman" w:cs="Times New Roman"/>
          <w:sz w:val="22"/>
          <w:szCs w:val="22"/>
        </w:rPr>
        <w:t>)</w:t>
      </w:r>
      <w:r w:rsidR="00556C70" w:rsidRPr="00387D69">
        <w:rPr>
          <w:rFonts w:ascii="Times New Roman" w:hAnsi="Times New Roman" w:cs="Times New Roman"/>
          <w:sz w:val="22"/>
          <w:szCs w:val="22"/>
        </w:rPr>
        <w:t>, tanto para los usuarios como para los dispositivos</w:t>
      </w:r>
      <w:r w:rsidR="00D95DED">
        <w:rPr>
          <w:rFonts w:ascii="Times New Roman" w:hAnsi="Times New Roman" w:cs="Times New Roman"/>
          <w:sz w:val="22"/>
          <w:szCs w:val="22"/>
        </w:rPr>
        <w:t xml:space="preserve"> sin </w:t>
      </w:r>
      <w:r w:rsidR="001150E0">
        <w:rPr>
          <w:rFonts w:ascii="Times New Roman" w:hAnsi="Times New Roman" w:cs="Times New Roman"/>
          <w:sz w:val="22"/>
          <w:szCs w:val="22"/>
        </w:rPr>
        <w:t xml:space="preserve">que sea perceptible </w:t>
      </w:r>
      <w:r w:rsidR="00D95DED">
        <w:rPr>
          <w:rFonts w:ascii="Times New Roman" w:hAnsi="Times New Roman" w:cs="Times New Roman"/>
          <w:sz w:val="22"/>
          <w:szCs w:val="22"/>
        </w:rPr>
        <w:t xml:space="preserve">ninguna imagen codificada (por ejemplo, códigos de barras). </w:t>
      </w:r>
      <w:r w:rsidR="001150E0">
        <w:rPr>
          <w:rFonts w:ascii="Times New Roman" w:hAnsi="Times New Roman" w:cs="Times New Roman"/>
          <w:sz w:val="22"/>
          <w:szCs w:val="22"/>
        </w:rPr>
        <w:t xml:space="preserve">El </w:t>
      </w:r>
      <w:r w:rsidR="00D95DED">
        <w:rPr>
          <w:rFonts w:ascii="Times New Roman" w:hAnsi="Times New Roman" w:cs="Times New Roman"/>
          <w:sz w:val="22"/>
          <w:szCs w:val="22"/>
        </w:rPr>
        <w:t>sistema</w:t>
      </w:r>
      <w:r w:rsidR="001150E0">
        <w:rPr>
          <w:rFonts w:ascii="Times New Roman" w:hAnsi="Times New Roman" w:cs="Times New Roman"/>
          <w:sz w:val="22"/>
          <w:szCs w:val="22"/>
        </w:rPr>
        <w:t xml:space="preserve"> propuesto</w:t>
      </w:r>
      <w:r w:rsidR="00D95DED">
        <w:rPr>
          <w:rFonts w:ascii="Times New Roman" w:hAnsi="Times New Roman" w:cs="Times New Roman"/>
          <w:sz w:val="22"/>
          <w:szCs w:val="22"/>
        </w:rPr>
        <w:t xml:space="preserve"> codifica los datos en píxeles translúcidos sobre cualquier tipo de contenido de la pantalla</w:t>
      </w:r>
      <w:r w:rsidR="00F34884">
        <w:rPr>
          <w:rFonts w:ascii="Times New Roman" w:hAnsi="Times New Roman" w:cs="Times New Roman"/>
          <w:sz w:val="22"/>
          <w:szCs w:val="22"/>
        </w:rPr>
        <w:t xml:space="preserve"> utilizando el canal alfa</w:t>
      </w:r>
      <w:r w:rsidR="00D95DED">
        <w:rPr>
          <w:rFonts w:ascii="Times New Roman" w:hAnsi="Times New Roman" w:cs="Times New Roman"/>
          <w:sz w:val="22"/>
          <w:szCs w:val="22"/>
        </w:rPr>
        <w:t xml:space="preserve">, de modo que cualquier dispositivo equipado con una cámara puede obtener los datos </w:t>
      </w:r>
      <w:r w:rsidR="00940301">
        <w:rPr>
          <w:rFonts w:ascii="Times New Roman" w:hAnsi="Times New Roman" w:cs="Times New Roman"/>
          <w:sz w:val="22"/>
          <w:szCs w:val="22"/>
        </w:rPr>
        <w:t xml:space="preserve">volteando su </w:t>
      </w:r>
      <w:r w:rsidR="00CB174D">
        <w:rPr>
          <w:rFonts w:ascii="Times New Roman" w:hAnsi="Times New Roman" w:cs="Times New Roman"/>
          <w:sz w:val="22"/>
          <w:szCs w:val="22"/>
        </w:rPr>
        <w:t xml:space="preserve">cámara </w:t>
      </w:r>
      <w:r w:rsidR="00940301">
        <w:rPr>
          <w:rFonts w:ascii="Times New Roman" w:hAnsi="Times New Roman" w:cs="Times New Roman"/>
          <w:sz w:val="22"/>
          <w:szCs w:val="22"/>
        </w:rPr>
        <w:t>hacia la pantalla</w:t>
      </w:r>
      <w:r w:rsidR="00F34884">
        <w:rPr>
          <w:rFonts w:ascii="Times New Roman" w:hAnsi="Times New Roman" w:cs="Times New Roman"/>
          <w:sz w:val="22"/>
          <w:szCs w:val="22"/>
        </w:rPr>
        <w:t xml:space="preserve">. </w:t>
      </w:r>
      <w:r w:rsidR="005D0DFE">
        <w:rPr>
          <w:rFonts w:ascii="Times New Roman" w:hAnsi="Times New Roman" w:cs="Times New Roman"/>
          <w:sz w:val="22"/>
          <w:szCs w:val="22"/>
        </w:rPr>
        <w:t>Además, e</w:t>
      </w:r>
      <w:r w:rsidR="00844D5F">
        <w:rPr>
          <w:rFonts w:ascii="Times New Roman" w:hAnsi="Times New Roman" w:cs="Times New Roman"/>
          <w:sz w:val="22"/>
          <w:szCs w:val="22"/>
        </w:rPr>
        <w:t xml:space="preserve">l aprovechamiento del canal alfa </w:t>
      </w:r>
      <w:r w:rsidR="001150E0">
        <w:rPr>
          <w:rFonts w:ascii="Times New Roman" w:hAnsi="Times New Roman" w:cs="Times New Roman"/>
          <w:sz w:val="22"/>
          <w:szCs w:val="22"/>
        </w:rPr>
        <w:t>permite</w:t>
      </w:r>
      <w:r w:rsidR="00F34884">
        <w:rPr>
          <w:rFonts w:ascii="Times New Roman" w:hAnsi="Times New Roman" w:cs="Times New Roman"/>
          <w:sz w:val="22"/>
          <w:szCs w:val="22"/>
        </w:rPr>
        <w:t xml:space="preserve"> codificar los bits en el cambio de translucidez de los píxeles</w:t>
      </w:r>
      <w:r w:rsidR="001150E0">
        <w:rPr>
          <w:rFonts w:ascii="Times New Roman" w:hAnsi="Times New Roman" w:cs="Times New Roman"/>
          <w:sz w:val="22"/>
          <w:szCs w:val="22"/>
        </w:rPr>
        <w:t>, utilizando un esquema diferencial</w:t>
      </w:r>
      <w:r w:rsidR="00F34884">
        <w:rPr>
          <w:rFonts w:ascii="Times New Roman" w:hAnsi="Times New Roman" w:cs="Times New Roman"/>
          <w:sz w:val="22"/>
          <w:szCs w:val="22"/>
        </w:rPr>
        <w:t xml:space="preserve">. </w:t>
      </w:r>
      <w:r w:rsidR="00F75748">
        <w:rPr>
          <w:rFonts w:ascii="Times New Roman" w:hAnsi="Times New Roman" w:cs="Times New Roman"/>
          <w:sz w:val="22"/>
          <w:szCs w:val="22"/>
        </w:rPr>
        <w:t>Al eliminar la necesidad de modificar directamente los valores RGB de los píxeles</w:t>
      </w:r>
      <w:ins w:id="1" w:author="Víctor Guerra Yánez" w:date="2020-07-04T20:32:00Z">
        <w:r w:rsidR="001150E0">
          <w:rPr>
            <w:rFonts w:ascii="Times New Roman" w:hAnsi="Times New Roman" w:cs="Times New Roman"/>
            <w:sz w:val="22"/>
            <w:szCs w:val="22"/>
          </w:rPr>
          <w:t>,</w:t>
        </w:r>
      </w:ins>
      <w:r w:rsidR="00A25A87">
        <w:rPr>
          <w:rFonts w:ascii="Times New Roman" w:hAnsi="Times New Roman" w:cs="Times New Roman"/>
          <w:sz w:val="22"/>
          <w:szCs w:val="22"/>
        </w:rPr>
        <w:t xml:space="preserve"> se permite una comunicación discreta en tiempo real, a la vez que</w:t>
      </w:r>
      <w:r w:rsidR="001150E0">
        <w:rPr>
          <w:rFonts w:ascii="Times New Roman" w:hAnsi="Times New Roman" w:cs="Times New Roman"/>
          <w:sz w:val="22"/>
          <w:szCs w:val="22"/>
        </w:rPr>
        <w:t xml:space="preserve"> se</w:t>
      </w:r>
      <w:r w:rsidR="00A25A87">
        <w:rPr>
          <w:rFonts w:ascii="Times New Roman" w:hAnsi="Times New Roman" w:cs="Times New Roman"/>
          <w:sz w:val="22"/>
          <w:szCs w:val="22"/>
        </w:rPr>
        <w:t xml:space="preserve"> soporta cualquier tipo de contenido en la pantalla. </w:t>
      </w:r>
      <w:r w:rsidR="00754130">
        <w:rPr>
          <w:rFonts w:ascii="Times New Roman" w:hAnsi="Times New Roman" w:cs="Times New Roman"/>
          <w:sz w:val="22"/>
          <w:szCs w:val="22"/>
        </w:rPr>
        <w:t>En definitiva</w:t>
      </w:r>
      <w:r w:rsidR="009F17A8">
        <w:rPr>
          <w:rFonts w:ascii="Times New Roman" w:hAnsi="Times New Roman" w:cs="Times New Roman"/>
          <w:sz w:val="22"/>
          <w:szCs w:val="22"/>
        </w:rPr>
        <w:t>, e</w:t>
      </w:r>
      <w:r w:rsidR="000549A5" w:rsidRPr="00387D69">
        <w:rPr>
          <w:rFonts w:ascii="Times New Roman" w:hAnsi="Times New Roman" w:cs="Times New Roman"/>
          <w:sz w:val="22"/>
          <w:szCs w:val="22"/>
        </w:rPr>
        <w:t>l sistema</w:t>
      </w:r>
      <w:r w:rsidR="002445E0">
        <w:rPr>
          <w:rFonts w:ascii="Times New Roman" w:hAnsi="Times New Roman" w:cs="Times New Roman"/>
          <w:sz w:val="22"/>
          <w:szCs w:val="22"/>
        </w:rPr>
        <w:t xml:space="preserve"> diseñado</w:t>
      </w:r>
      <w:r w:rsidR="000549A5" w:rsidRPr="00387D69">
        <w:rPr>
          <w:rFonts w:ascii="Times New Roman" w:hAnsi="Times New Roman" w:cs="Times New Roman"/>
          <w:sz w:val="22"/>
          <w:szCs w:val="22"/>
        </w:rPr>
        <w:t xml:space="preserve"> aprovecha la propiedad de fusión de parpadeo </w:t>
      </w:r>
      <w:r w:rsidR="00A25A87" w:rsidRPr="00387D69">
        <w:rPr>
          <w:rFonts w:ascii="Times New Roman" w:hAnsi="Times New Roman" w:cs="Times New Roman"/>
          <w:sz w:val="22"/>
          <w:szCs w:val="22"/>
        </w:rPr>
        <w:t>espaciotemporal</w:t>
      </w:r>
      <w:r w:rsidR="000549A5" w:rsidRPr="00387D69">
        <w:rPr>
          <w:rFonts w:ascii="Times New Roman" w:hAnsi="Times New Roman" w:cs="Times New Roman"/>
          <w:sz w:val="22"/>
          <w:szCs w:val="22"/>
        </w:rPr>
        <w:t xml:space="preserve"> </w:t>
      </w:r>
      <w:r w:rsidR="001150E0">
        <w:rPr>
          <w:rFonts w:ascii="Times New Roman" w:hAnsi="Times New Roman" w:cs="Times New Roman"/>
          <w:sz w:val="22"/>
          <w:szCs w:val="22"/>
        </w:rPr>
        <w:t>de la</w:t>
      </w:r>
      <w:r w:rsidR="000549A5" w:rsidRPr="00387D69">
        <w:rPr>
          <w:rFonts w:ascii="Times New Roman" w:hAnsi="Times New Roman" w:cs="Times New Roman"/>
          <w:sz w:val="22"/>
          <w:szCs w:val="22"/>
        </w:rPr>
        <w:t xml:space="preserve"> visión humana y la rápida velocidad de </w:t>
      </w:r>
      <w:proofErr w:type="gramStart"/>
      <w:r w:rsidR="00352018">
        <w:rPr>
          <w:rFonts w:ascii="Times New Roman" w:hAnsi="Times New Roman" w:cs="Times New Roman"/>
          <w:sz w:val="22"/>
          <w:szCs w:val="22"/>
        </w:rPr>
        <w:t>frame</w:t>
      </w:r>
      <w:proofErr w:type="gramEnd"/>
      <w:r w:rsidR="000549A5" w:rsidRPr="00387D69">
        <w:rPr>
          <w:rFonts w:ascii="Times New Roman" w:hAnsi="Times New Roman" w:cs="Times New Roman"/>
          <w:sz w:val="22"/>
          <w:szCs w:val="22"/>
        </w:rPr>
        <w:t xml:space="preserve"> de </w:t>
      </w:r>
      <w:r w:rsidR="00A25A87" w:rsidRPr="00387D69">
        <w:rPr>
          <w:rFonts w:ascii="Times New Roman" w:hAnsi="Times New Roman" w:cs="Times New Roman"/>
          <w:sz w:val="22"/>
          <w:szCs w:val="22"/>
        </w:rPr>
        <w:t>la pantalla moderna</w:t>
      </w:r>
      <w:r w:rsidR="001150E0">
        <w:rPr>
          <w:rFonts w:ascii="Times New Roman" w:hAnsi="Times New Roman" w:cs="Times New Roman"/>
          <w:sz w:val="22"/>
          <w:szCs w:val="22"/>
        </w:rPr>
        <w:t>,</w:t>
      </w:r>
      <w:r w:rsidR="001150E0" w:rsidRPr="00387D69">
        <w:rPr>
          <w:rFonts w:ascii="Times New Roman" w:hAnsi="Times New Roman" w:cs="Times New Roman"/>
          <w:sz w:val="22"/>
          <w:szCs w:val="22"/>
        </w:rPr>
        <w:t xml:space="preserve"> </w:t>
      </w:r>
      <w:r w:rsidR="001150E0">
        <w:rPr>
          <w:rFonts w:ascii="Times New Roman" w:hAnsi="Times New Roman" w:cs="Times New Roman"/>
          <w:sz w:val="22"/>
          <w:szCs w:val="22"/>
        </w:rPr>
        <w:t>m</w:t>
      </w:r>
      <w:r w:rsidR="001150E0" w:rsidRPr="00387D69">
        <w:rPr>
          <w:rFonts w:ascii="Times New Roman" w:hAnsi="Times New Roman" w:cs="Times New Roman"/>
          <w:sz w:val="22"/>
          <w:szCs w:val="22"/>
        </w:rPr>
        <w:t>ultiplexa</w:t>
      </w:r>
      <w:r w:rsidR="001150E0">
        <w:rPr>
          <w:rFonts w:ascii="Times New Roman" w:hAnsi="Times New Roman" w:cs="Times New Roman"/>
          <w:sz w:val="22"/>
          <w:szCs w:val="22"/>
        </w:rPr>
        <w:t>ndo</w:t>
      </w:r>
      <w:r w:rsidR="001150E0" w:rsidRPr="00387D69">
        <w:rPr>
          <w:rFonts w:ascii="Times New Roman" w:hAnsi="Times New Roman" w:cs="Times New Roman"/>
          <w:sz w:val="22"/>
          <w:szCs w:val="22"/>
        </w:rPr>
        <w:t xml:space="preserve"> </w:t>
      </w:r>
      <w:r w:rsidR="000D44E4" w:rsidRPr="00387D69">
        <w:rPr>
          <w:rFonts w:ascii="Times New Roman" w:hAnsi="Times New Roman" w:cs="Times New Roman"/>
          <w:sz w:val="22"/>
          <w:szCs w:val="22"/>
        </w:rPr>
        <w:t>los datos en el contenido del vídeo, fotograma a fotograma, a través de una composición de fotogramas complementarios y una modulación similar a la de la CDMA (del inglés Code Division Multiple Access), basada en técnicas de espectro ensanchado</w:t>
      </w:r>
      <w:r w:rsidR="00F34884">
        <w:rPr>
          <w:rFonts w:ascii="Times New Roman" w:hAnsi="Times New Roman" w:cs="Times New Roman"/>
          <w:sz w:val="22"/>
          <w:szCs w:val="22"/>
        </w:rPr>
        <w:t>.</w:t>
      </w:r>
      <w:r w:rsidR="00A25A87">
        <w:rPr>
          <w:rFonts w:ascii="Times New Roman" w:hAnsi="Times New Roman" w:cs="Times New Roman"/>
          <w:sz w:val="22"/>
          <w:szCs w:val="22"/>
        </w:rPr>
        <w:t xml:space="preserve"> </w:t>
      </w:r>
      <w:r w:rsidR="00701CED" w:rsidRPr="00387D69">
        <w:rPr>
          <w:rFonts w:ascii="Times New Roman" w:hAnsi="Times New Roman" w:cs="Times New Roman"/>
          <w:sz w:val="22"/>
          <w:szCs w:val="22"/>
        </w:rPr>
        <w:t>De este modo se garantiza una comunicación de datos discreta entre la cámara y la pantalla</w:t>
      </w:r>
      <w:ins w:id="2" w:author="Víctor Guerra Yánez" w:date="2020-07-04T20:32:00Z">
        <w:r w:rsidR="001150E0">
          <w:rPr>
            <w:rFonts w:ascii="Times New Roman" w:hAnsi="Times New Roman" w:cs="Times New Roman"/>
            <w:sz w:val="22"/>
            <w:szCs w:val="22"/>
          </w:rPr>
          <w:t>,</w:t>
        </w:r>
      </w:ins>
      <w:r w:rsidR="00701CED" w:rsidRPr="00387D69">
        <w:rPr>
          <w:rFonts w:ascii="Times New Roman" w:hAnsi="Times New Roman" w:cs="Times New Roman"/>
          <w:sz w:val="22"/>
          <w:szCs w:val="22"/>
        </w:rPr>
        <w:t xml:space="preserve"> sin que ello afecte a </w:t>
      </w:r>
      <w:r w:rsidR="001150E0">
        <w:rPr>
          <w:rFonts w:ascii="Times New Roman" w:hAnsi="Times New Roman" w:cs="Times New Roman"/>
          <w:sz w:val="22"/>
          <w:szCs w:val="22"/>
        </w:rPr>
        <w:t>la calidad de la experiencia de usuario</w:t>
      </w:r>
      <w:r w:rsidR="00701CED" w:rsidRPr="00387D69">
        <w:rPr>
          <w:rFonts w:ascii="Times New Roman" w:hAnsi="Times New Roman" w:cs="Times New Roman"/>
          <w:sz w:val="22"/>
          <w:szCs w:val="22"/>
        </w:rPr>
        <w:t>.</w:t>
      </w:r>
    </w:p>
    <w:p w14:paraId="36175631" w14:textId="53C4D31C" w:rsidR="00335196" w:rsidRPr="00387D69" w:rsidDel="0048433E" w:rsidRDefault="00335196" w:rsidP="00384DB0">
      <w:pPr>
        <w:spacing w:line="360" w:lineRule="auto"/>
        <w:jc w:val="both"/>
        <w:rPr>
          <w:del w:id="3" w:author="ALBERTO RAMOS MONAGAS" w:date="2020-07-05T09:00:00Z"/>
          <w:rFonts w:ascii="Times New Roman" w:hAnsi="Times New Roman" w:cs="Times New Roman"/>
          <w:sz w:val="22"/>
          <w:szCs w:val="22"/>
        </w:rPr>
      </w:pPr>
      <w:del w:id="4" w:author="ALBERTO RAMOS MONAGAS" w:date="2020-07-05T09:00:00Z">
        <w:r w:rsidDel="0048433E">
          <w:rPr>
            <w:rFonts w:ascii="Times New Roman" w:hAnsi="Times New Roman" w:cs="Times New Roman"/>
            <w:sz w:val="22"/>
            <w:szCs w:val="22"/>
          </w:rPr>
          <w:delText>Finalmente, se construyó un modelo</w:delText>
        </w:r>
        <w:r w:rsidR="00640886" w:rsidDel="0048433E">
          <w:rPr>
            <w:rFonts w:ascii="Times New Roman" w:hAnsi="Times New Roman" w:cs="Times New Roman"/>
            <w:sz w:val="22"/>
            <w:szCs w:val="22"/>
          </w:rPr>
          <w:delText xml:space="preserve"> utilizando dispositivos inteligentes disponibles en el mercado actual y demostramos su eficacia y robustez en diferentes entornos prácticos.</w:delText>
        </w:r>
      </w:del>
    </w:p>
    <w:p w14:paraId="1ADFB7D4" w14:textId="77777777" w:rsidR="00BC52E6" w:rsidRPr="00387D69" w:rsidRDefault="00BC52E6" w:rsidP="00BA7B6B">
      <w:pPr>
        <w:spacing w:line="360" w:lineRule="auto"/>
        <w:jc w:val="both"/>
        <w:rPr>
          <w:rFonts w:ascii="Times New Roman" w:hAnsi="Times New Roman" w:cs="Times New Roman"/>
          <w:b/>
          <w:sz w:val="22"/>
          <w:szCs w:val="22"/>
        </w:rPr>
      </w:pPr>
    </w:p>
    <w:p w14:paraId="6A2EBE78" w14:textId="7102840D" w:rsidR="00550DB7"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t>PALABRAS CLAVE</w:t>
      </w:r>
    </w:p>
    <w:p w14:paraId="2D9A44C2" w14:textId="77777777" w:rsidR="00BC52E6" w:rsidRPr="00387D69" w:rsidRDefault="00BC52E6" w:rsidP="00384DB0">
      <w:pPr>
        <w:spacing w:line="360" w:lineRule="auto"/>
        <w:rPr>
          <w:rFonts w:ascii="Times New Roman" w:hAnsi="Times New Roman" w:cs="Times New Roman"/>
          <w:b/>
          <w:sz w:val="22"/>
          <w:szCs w:val="22"/>
        </w:rPr>
      </w:pPr>
    </w:p>
    <w:p w14:paraId="30714EC0" w14:textId="093FE691" w:rsidR="00550DB7" w:rsidRPr="00387D69" w:rsidRDefault="00BC52E6"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Comunicación pantalla-cámara; Comunicación oculta visible; </w:t>
      </w:r>
      <w:r w:rsidR="00033FD8">
        <w:rPr>
          <w:rFonts w:ascii="Times New Roman" w:hAnsi="Times New Roman" w:cs="Times New Roman"/>
          <w:sz w:val="22"/>
          <w:szCs w:val="22"/>
        </w:rPr>
        <w:t xml:space="preserve">Comunicación con luz visible; Canal alfa; </w:t>
      </w:r>
      <w:r w:rsidRPr="00387D69">
        <w:rPr>
          <w:rFonts w:ascii="Times New Roman" w:hAnsi="Times New Roman" w:cs="Times New Roman"/>
          <w:sz w:val="22"/>
          <w:szCs w:val="22"/>
        </w:rPr>
        <w:t>Comunicación visible de modo dual; Vídeo de fotograma completo</w:t>
      </w:r>
      <w:r w:rsidR="00F07685">
        <w:rPr>
          <w:rFonts w:ascii="Times New Roman" w:hAnsi="Times New Roman" w:cs="Times New Roman"/>
          <w:sz w:val="22"/>
          <w:szCs w:val="22"/>
        </w:rPr>
        <w:t xml:space="preserve">; </w:t>
      </w:r>
      <w:r w:rsidR="009E2CAF" w:rsidRPr="009E2CAF">
        <w:rPr>
          <w:rFonts w:ascii="Times New Roman" w:hAnsi="Times New Roman" w:cs="Times New Roman"/>
          <w:sz w:val="22"/>
          <w:szCs w:val="22"/>
        </w:rPr>
        <w:t>Comunicación por cámara óptica</w:t>
      </w:r>
      <w:r w:rsidRPr="00387D69">
        <w:rPr>
          <w:rFonts w:ascii="Times New Roman" w:hAnsi="Times New Roman" w:cs="Times New Roman"/>
          <w:sz w:val="22"/>
          <w:szCs w:val="22"/>
        </w:rPr>
        <w:t>.</w:t>
      </w:r>
    </w:p>
    <w:p w14:paraId="799F8039" w14:textId="7706F733" w:rsidR="00BC52E6" w:rsidRPr="00387D69" w:rsidRDefault="00BC52E6" w:rsidP="00384DB0">
      <w:pPr>
        <w:spacing w:line="360" w:lineRule="auto"/>
        <w:rPr>
          <w:rFonts w:ascii="Times New Roman" w:hAnsi="Times New Roman" w:cs="Times New Roman"/>
          <w:b/>
          <w:sz w:val="28"/>
        </w:rPr>
      </w:pPr>
    </w:p>
    <w:p w14:paraId="61466054" w14:textId="63EA59A5" w:rsidR="00BC52E6" w:rsidRPr="00387D69" w:rsidRDefault="00BC52E6" w:rsidP="00384DB0">
      <w:pPr>
        <w:spacing w:line="360" w:lineRule="auto"/>
        <w:rPr>
          <w:rFonts w:ascii="Times New Roman" w:hAnsi="Times New Roman" w:cs="Times New Roman"/>
          <w:b/>
          <w:sz w:val="28"/>
        </w:rPr>
      </w:pPr>
    </w:p>
    <w:p w14:paraId="307DF4B2" w14:textId="7ABCF748" w:rsidR="00BC52E6" w:rsidRDefault="00BC52E6" w:rsidP="00384DB0">
      <w:pPr>
        <w:spacing w:line="360" w:lineRule="auto"/>
        <w:rPr>
          <w:ins w:id="5" w:author="ALBERTO RAMOS MONAGAS" w:date="2020-07-05T09:00:00Z"/>
          <w:rFonts w:ascii="Times New Roman" w:hAnsi="Times New Roman" w:cs="Times New Roman"/>
          <w:b/>
          <w:sz w:val="28"/>
        </w:rPr>
      </w:pPr>
    </w:p>
    <w:p w14:paraId="3E677E17" w14:textId="77777777" w:rsidR="002A1A20" w:rsidRPr="00387D69" w:rsidRDefault="002A1A20" w:rsidP="00384DB0">
      <w:pPr>
        <w:spacing w:line="360" w:lineRule="auto"/>
        <w:rPr>
          <w:rFonts w:ascii="Times New Roman" w:hAnsi="Times New Roman" w:cs="Times New Roman"/>
          <w:b/>
          <w:sz w:val="28"/>
        </w:rPr>
      </w:pPr>
    </w:p>
    <w:p w14:paraId="707FBE85" w14:textId="6FBCD7BE" w:rsidR="00BC52E6" w:rsidRPr="00387D69" w:rsidRDefault="00BC52E6" w:rsidP="00384DB0">
      <w:pPr>
        <w:spacing w:line="360" w:lineRule="auto"/>
        <w:rPr>
          <w:rFonts w:ascii="Times New Roman" w:hAnsi="Times New Roman" w:cs="Times New Roman"/>
          <w:b/>
          <w:sz w:val="28"/>
        </w:rPr>
      </w:pPr>
    </w:p>
    <w:p w14:paraId="4B4DA906" w14:textId="77777777" w:rsidR="004F376D" w:rsidRPr="00387D69" w:rsidRDefault="004F376D" w:rsidP="00384DB0">
      <w:pPr>
        <w:spacing w:line="360" w:lineRule="auto"/>
        <w:rPr>
          <w:rFonts w:ascii="Times New Roman" w:hAnsi="Times New Roman" w:cs="Times New Roman"/>
          <w:b/>
          <w:sz w:val="28"/>
        </w:rPr>
      </w:pPr>
    </w:p>
    <w:p w14:paraId="516C5AD8" w14:textId="34A22A84" w:rsidR="00550DB7"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ABSTRACT</w:t>
      </w:r>
    </w:p>
    <w:p w14:paraId="3FFD806A" w14:textId="77777777" w:rsidR="00BC52E6" w:rsidRPr="00387D69" w:rsidRDefault="00BC52E6" w:rsidP="00384DB0">
      <w:pPr>
        <w:spacing w:line="360" w:lineRule="auto"/>
        <w:jc w:val="both"/>
        <w:rPr>
          <w:rFonts w:ascii="Times New Roman" w:hAnsi="Times New Roman" w:cs="Times New Roman"/>
          <w:b/>
          <w:sz w:val="22"/>
          <w:szCs w:val="22"/>
        </w:rPr>
      </w:pPr>
    </w:p>
    <w:p w14:paraId="6523090A" w14:textId="75336CA4" w:rsidR="00BC52E6" w:rsidRPr="00033FD8" w:rsidRDefault="00033FD8" w:rsidP="00384DB0">
      <w:pPr>
        <w:spacing w:line="360" w:lineRule="auto"/>
        <w:jc w:val="both"/>
        <w:rPr>
          <w:rFonts w:ascii="Times New Roman" w:hAnsi="Times New Roman" w:cs="Times New Roman"/>
          <w:sz w:val="22"/>
          <w:szCs w:val="22"/>
        </w:rPr>
      </w:pPr>
      <w:r w:rsidRPr="00033FD8">
        <w:rPr>
          <w:rFonts w:ascii="Times New Roman" w:hAnsi="Times New Roman" w:cs="Times New Roman"/>
          <w:sz w:val="22"/>
          <w:szCs w:val="22"/>
        </w:rPr>
        <w:t xml:space="preserve">Recent efforts in </w:t>
      </w:r>
      <w:r w:rsidR="001150E0">
        <w:rPr>
          <w:rFonts w:ascii="Times New Roman" w:hAnsi="Times New Roman" w:cs="Times New Roman"/>
          <w:sz w:val="22"/>
          <w:szCs w:val="22"/>
        </w:rPr>
        <w:t>V</w:t>
      </w:r>
      <w:r w:rsidRPr="00033FD8">
        <w:rPr>
          <w:rFonts w:ascii="Times New Roman" w:hAnsi="Times New Roman" w:cs="Times New Roman"/>
          <w:sz w:val="22"/>
          <w:szCs w:val="22"/>
        </w:rPr>
        <w:t xml:space="preserve">isible </w:t>
      </w:r>
      <w:r w:rsidR="001150E0">
        <w:rPr>
          <w:rFonts w:ascii="Times New Roman" w:hAnsi="Times New Roman" w:cs="Times New Roman"/>
          <w:sz w:val="22"/>
          <w:szCs w:val="22"/>
        </w:rPr>
        <w:t>L</w:t>
      </w:r>
      <w:r w:rsidR="001150E0" w:rsidRPr="00033FD8">
        <w:rPr>
          <w:rFonts w:ascii="Times New Roman" w:hAnsi="Times New Roman" w:cs="Times New Roman"/>
          <w:sz w:val="22"/>
          <w:szCs w:val="22"/>
        </w:rPr>
        <w:t xml:space="preserve">ight </w:t>
      </w:r>
      <w:r w:rsidR="001150E0">
        <w:rPr>
          <w:rFonts w:ascii="Times New Roman" w:hAnsi="Times New Roman" w:cs="Times New Roman"/>
          <w:sz w:val="22"/>
          <w:szCs w:val="22"/>
        </w:rPr>
        <w:t>C</w:t>
      </w:r>
      <w:r w:rsidR="001150E0" w:rsidRPr="00033FD8">
        <w:rPr>
          <w:rFonts w:ascii="Times New Roman" w:hAnsi="Times New Roman" w:cs="Times New Roman"/>
          <w:sz w:val="22"/>
          <w:szCs w:val="22"/>
        </w:rPr>
        <w:t>ommunications</w:t>
      </w:r>
      <w:r w:rsidR="001150E0">
        <w:rPr>
          <w:rFonts w:ascii="Times New Roman" w:hAnsi="Times New Roman" w:cs="Times New Roman"/>
          <w:sz w:val="22"/>
          <w:szCs w:val="22"/>
        </w:rPr>
        <w:t xml:space="preserve"> (VLC)</w:t>
      </w:r>
      <w:r w:rsidR="001150E0" w:rsidRPr="00033FD8">
        <w:rPr>
          <w:rFonts w:ascii="Times New Roman" w:hAnsi="Times New Roman" w:cs="Times New Roman"/>
          <w:sz w:val="22"/>
          <w:szCs w:val="22"/>
        </w:rPr>
        <w:t xml:space="preserve"> </w:t>
      </w:r>
      <w:r w:rsidRPr="00033FD8">
        <w:rPr>
          <w:rFonts w:ascii="Times New Roman" w:hAnsi="Times New Roman" w:cs="Times New Roman"/>
          <w:sz w:val="22"/>
          <w:szCs w:val="22"/>
        </w:rPr>
        <w:t>through screen-</w:t>
      </w:r>
      <w:r w:rsidR="001150E0">
        <w:rPr>
          <w:rFonts w:ascii="Times New Roman" w:hAnsi="Times New Roman" w:cs="Times New Roman"/>
          <w:sz w:val="22"/>
          <w:szCs w:val="22"/>
        </w:rPr>
        <w:t>to-</w:t>
      </w:r>
      <w:r w:rsidRPr="00033FD8">
        <w:rPr>
          <w:rFonts w:ascii="Times New Roman" w:hAnsi="Times New Roman" w:cs="Times New Roman"/>
          <w:sz w:val="22"/>
          <w:szCs w:val="22"/>
        </w:rPr>
        <w:t>camera</w:t>
      </w:r>
      <w:r w:rsidR="001150E0">
        <w:rPr>
          <w:rFonts w:ascii="Times New Roman" w:hAnsi="Times New Roman" w:cs="Times New Roman"/>
          <w:sz w:val="22"/>
          <w:szCs w:val="22"/>
        </w:rPr>
        <w:t xml:space="preserve"> (S2C)</w:t>
      </w:r>
      <w:r w:rsidRPr="00033FD8">
        <w:rPr>
          <w:rFonts w:ascii="Times New Roman" w:hAnsi="Times New Roman" w:cs="Times New Roman"/>
          <w:sz w:val="22"/>
          <w:szCs w:val="22"/>
        </w:rPr>
        <w:t xml:space="preserve"> links have exploited the resources of the screen for data communication. These practices, while convenient, have led to controversies between the space assigned to users and the content reserved for the devices, in addition to their </w:t>
      </w:r>
      <w:r w:rsidR="001150E0">
        <w:rPr>
          <w:rFonts w:ascii="Times New Roman" w:hAnsi="Times New Roman" w:cs="Times New Roman"/>
          <w:sz w:val="22"/>
          <w:szCs w:val="22"/>
        </w:rPr>
        <w:t>poor</w:t>
      </w:r>
      <w:r w:rsidR="001150E0" w:rsidRPr="00033FD8">
        <w:rPr>
          <w:rFonts w:ascii="Times New Roman" w:hAnsi="Times New Roman" w:cs="Times New Roman"/>
          <w:sz w:val="22"/>
          <w:szCs w:val="22"/>
        </w:rPr>
        <w:t xml:space="preserve"> </w:t>
      </w:r>
      <w:r w:rsidRPr="00033FD8">
        <w:rPr>
          <w:rFonts w:ascii="Times New Roman" w:hAnsi="Times New Roman" w:cs="Times New Roman"/>
          <w:sz w:val="22"/>
          <w:szCs w:val="22"/>
        </w:rPr>
        <w:t>aesthetics. In this document</w:t>
      </w:r>
      <w:ins w:id="6" w:author="Víctor Guerra Yánez" w:date="2020-07-04T20:34:00Z">
        <w:r w:rsidR="001150E0">
          <w:rPr>
            <w:rFonts w:ascii="Times New Roman" w:hAnsi="Times New Roman" w:cs="Times New Roman"/>
            <w:sz w:val="22"/>
            <w:szCs w:val="22"/>
          </w:rPr>
          <w:t>,</w:t>
        </w:r>
      </w:ins>
      <w:r w:rsidRPr="00033FD8">
        <w:rPr>
          <w:rFonts w:ascii="Times New Roman" w:hAnsi="Times New Roman" w:cs="Times New Roman"/>
          <w:sz w:val="22"/>
          <w:szCs w:val="22"/>
        </w:rPr>
        <w:t xml:space="preserve"> a system that allows simultaneous, dual-mode communication (between the camera and the screen) for both users and devices without displaying any encoded images (e.g., bar codes)</w:t>
      </w:r>
      <w:r w:rsidR="001150E0">
        <w:rPr>
          <w:rFonts w:ascii="Times New Roman" w:hAnsi="Times New Roman" w:cs="Times New Roman"/>
          <w:sz w:val="22"/>
          <w:szCs w:val="22"/>
        </w:rPr>
        <w:t xml:space="preserve"> is proposed</w:t>
      </w:r>
      <w:r w:rsidRPr="00033FD8">
        <w:rPr>
          <w:rFonts w:ascii="Times New Roman" w:hAnsi="Times New Roman" w:cs="Times New Roman"/>
          <w:sz w:val="22"/>
          <w:szCs w:val="22"/>
        </w:rPr>
        <w:t xml:space="preserve">. </w:t>
      </w:r>
      <w:r w:rsidR="001150E0">
        <w:rPr>
          <w:rFonts w:ascii="Times New Roman" w:hAnsi="Times New Roman" w:cs="Times New Roman"/>
          <w:sz w:val="22"/>
          <w:szCs w:val="22"/>
        </w:rPr>
        <w:t>The</w:t>
      </w:r>
      <w:r w:rsidR="001150E0" w:rsidRPr="00033FD8">
        <w:rPr>
          <w:rFonts w:ascii="Times New Roman" w:hAnsi="Times New Roman" w:cs="Times New Roman"/>
          <w:sz w:val="22"/>
          <w:szCs w:val="22"/>
        </w:rPr>
        <w:t xml:space="preserve"> </w:t>
      </w:r>
      <w:r w:rsidRPr="00033FD8">
        <w:rPr>
          <w:rFonts w:ascii="Times New Roman" w:hAnsi="Times New Roman" w:cs="Times New Roman"/>
          <w:sz w:val="22"/>
          <w:szCs w:val="22"/>
        </w:rPr>
        <w:t xml:space="preserve">system encodes the data in translucent pixels on any type of content using the alpha channel, </w:t>
      </w:r>
      <w:r w:rsidR="001150E0">
        <w:rPr>
          <w:rFonts w:ascii="Times New Roman" w:hAnsi="Times New Roman" w:cs="Times New Roman"/>
          <w:sz w:val="22"/>
          <w:szCs w:val="22"/>
        </w:rPr>
        <w:t>making any</w:t>
      </w:r>
      <w:r w:rsidRPr="00033FD8">
        <w:rPr>
          <w:rFonts w:ascii="Times New Roman" w:hAnsi="Times New Roman" w:cs="Times New Roman"/>
          <w:sz w:val="22"/>
          <w:szCs w:val="22"/>
        </w:rPr>
        <w:t xml:space="preserve"> device equipped with a camera </w:t>
      </w:r>
      <w:r w:rsidR="001150E0">
        <w:rPr>
          <w:rFonts w:ascii="Times New Roman" w:hAnsi="Times New Roman" w:cs="Times New Roman"/>
          <w:sz w:val="22"/>
          <w:szCs w:val="22"/>
        </w:rPr>
        <w:t>capable of</w:t>
      </w:r>
      <w:r w:rsidR="001150E0" w:rsidRPr="00033FD8">
        <w:rPr>
          <w:rFonts w:ascii="Times New Roman" w:hAnsi="Times New Roman" w:cs="Times New Roman"/>
          <w:sz w:val="22"/>
          <w:szCs w:val="22"/>
        </w:rPr>
        <w:t xml:space="preserve"> </w:t>
      </w:r>
      <w:r w:rsidRPr="00033FD8">
        <w:rPr>
          <w:rFonts w:ascii="Times New Roman" w:hAnsi="Times New Roman" w:cs="Times New Roman"/>
          <w:sz w:val="22"/>
          <w:szCs w:val="22"/>
        </w:rPr>
        <w:t>obtain</w:t>
      </w:r>
      <w:r w:rsidR="001150E0">
        <w:rPr>
          <w:rFonts w:ascii="Times New Roman" w:hAnsi="Times New Roman" w:cs="Times New Roman"/>
          <w:sz w:val="22"/>
          <w:szCs w:val="22"/>
        </w:rPr>
        <w:t>ing</w:t>
      </w:r>
      <w:r w:rsidRPr="00033FD8">
        <w:rPr>
          <w:rFonts w:ascii="Times New Roman" w:hAnsi="Times New Roman" w:cs="Times New Roman"/>
          <w:sz w:val="22"/>
          <w:szCs w:val="22"/>
        </w:rPr>
        <w:t xml:space="preserve"> the data by turning its camera towards the screen. In addition, the use of the alpha channel is used to encode the bits in the change of translucency of the pixels</w:t>
      </w:r>
      <w:r w:rsidR="001150E0">
        <w:rPr>
          <w:rFonts w:ascii="Times New Roman" w:hAnsi="Times New Roman" w:cs="Times New Roman"/>
          <w:sz w:val="22"/>
          <w:szCs w:val="22"/>
        </w:rPr>
        <w:t>, using a differential scheme</w:t>
      </w:r>
      <w:r w:rsidRPr="00033FD8">
        <w:rPr>
          <w:rFonts w:ascii="Times New Roman" w:hAnsi="Times New Roman" w:cs="Times New Roman"/>
          <w:sz w:val="22"/>
          <w:szCs w:val="22"/>
        </w:rPr>
        <w:t xml:space="preserve">. Eliminating the need to directly modify the RGB values of the pixels allows for discreet real-time communication, while supporting any type of content on the screen. In short, the designed system takes advantage of the space-time flicker fusion property of the human vision and the fast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rate of the modern screen</w:t>
      </w:r>
      <w:ins w:id="7" w:author="Víctor Guerra Yánez" w:date="2020-07-04T20:36:00Z">
        <w:r w:rsidR="001150E0">
          <w:rPr>
            <w:rFonts w:ascii="Times New Roman" w:hAnsi="Times New Roman" w:cs="Times New Roman"/>
            <w:sz w:val="22"/>
            <w:szCs w:val="22"/>
          </w:rPr>
          <w:t>s</w:t>
        </w:r>
      </w:ins>
      <w:r w:rsidRPr="00033FD8">
        <w:rPr>
          <w:rFonts w:ascii="Times New Roman" w:hAnsi="Times New Roman" w:cs="Times New Roman"/>
          <w:sz w:val="22"/>
          <w:szCs w:val="22"/>
        </w:rPr>
        <w:t xml:space="preserve">. It multiplexes the data in the video content,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by frame, through a composition of complementary frames and a modulation similar to CDMA (Code Division Multiple Access), based on spread spectrum techniques. This ensures </w:t>
      </w:r>
      <w:r w:rsidR="001150E0">
        <w:rPr>
          <w:rFonts w:ascii="Times New Roman" w:hAnsi="Times New Roman" w:cs="Times New Roman"/>
          <w:sz w:val="22"/>
          <w:szCs w:val="22"/>
        </w:rPr>
        <w:t>covert</w:t>
      </w:r>
      <w:r w:rsidR="001150E0" w:rsidRPr="00033FD8">
        <w:rPr>
          <w:rFonts w:ascii="Times New Roman" w:hAnsi="Times New Roman" w:cs="Times New Roman"/>
          <w:sz w:val="22"/>
          <w:szCs w:val="22"/>
        </w:rPr>
        <w:t xml:space="preserve"> </w:t>
      </w:r>
      <w:r w:rsidRPr="00033FD8">
        <w:rPr>
          <w:rFonts w:ascii="Times New Roman" w:hAnsi="Times New Roman" w:cs="Times New Roman"/>
          <w:sz w:val="22"/>
          <w:szCs w:val="22"/>
        </w:rPr>
        <w:t xml:space="preserve">data communication between the camera and the screen without affecting the </w:t>
      </w:r>
      <w:r w:rsidR="001150E0">
        <w:rPr>
          <w:rFonts w:ascii="Times New Roman" w:hAnsi="Times New Roman" w:cs="Times New Roman"/>
          <w:sz w:val="22"/>
          <w:szCs w:val="22"/>
        </w:rPr>
        <w:t>Quality of Experience (QoE)</w:t>
      </w:r>
      <w:r w:rsidRPr="00033FD8">
        <w:rPr>
          <w:rFonts w:ascii="Times New Roman" w:hAnsi="Times New Roman" w:cs="Times New Roman"/>
          <w:sz w:val="22"/>
          <w:szCs w:val="22"/>
        </w:rPr>
        <w:t>.</w:t>
      </w:r>
      <w:r>
        <w:rPr>
          <w:rFonts w:ascii="Times New Roman" w:hAnsi="Times New Roman" w:cs="Times New Roman"/>
          <w:sz w:val="22"/>
          <w:szCs w:val="22"/>
        </w:rPr>
        <w:t xml:space="preserve"> </w:t>
      </w:r>
      <w:del w:id="8" w:author="ALBERTO RAMOS MONAGAS" w:date="2020-07-05T09:00:00Z">
        <w:r w:rsidRPr="00033FD8" w:rsidDel="002A1A20">
          <w:rPr>
            <w:rFonts w:ascii="Times New Roman" w:hAnsi="Times New Roman" w:cs="Times New Roman"/>
            <w:sz w:val="22"/>
            <w:szCs w:val="22"/>
          </w:rPr>
          <w:delText>Finally, a model was built using intelligent devices available on the market today and we demonstrated their effectiveness and robustness in different practical environments.</w:delText>
        </w:r>
      </w:del>
    </w:p>
    <w:p w14:paraId="000FF161" w14:textId="77777777" w:rsidR="00033FD8" w:rsidRPr="00033FD8" w:rsidRDefault="00033FD8" w:rsidP="00384DB0">
      <w:pPr>
        <w:spacing w:line="360" w:lineRule="auto"/>
        <w:jc w:val="center"/>
        <w:rPr>
          <w:rFonts w:ascii="Times New Roman" w:hAnsi="Times New Roman" w:cs="Times New Roman"/>
          <w:b/>
          <w:sz w:val="22"/>
        </w:rPr>
      </w:pPr>
    </w:p>
    <w:p w14:paraId="3E691F18" w14:textId="32519D65" w:rsidR="00BC52E6"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t>KEY WORDS</w:t>
      </w:r>
    </w:p>
    <w:p w14:paraId="2F007623" w14:textId="77777777" w:rsidR="00BC52E6" w:rsidRPr="00387D69" w:rsidRDefault="00BC52E6" w:rsidP="00384DB0">
      <w:pPr>
        <w:spacing w:line="360" w:lineRule="auto"/>
        <w:jc w:val="center"/>
        <w:rPr>
          <w:rFonts w:ascii="Times New Roman" w:hAnsi="Times New Roman" w:cs="Times New Roman"/>
          <w:b/>
          <w:sz w:val="22"/>
          <w:szCs w:val="22"/>
        </w:rPr>
      </w:pPr>
    </w:p>
    <w:p w14:paraId="1E1050DE" w14:textId="51D59743" w:rsidR="00BC52E6" w:rsidRPr="00387D69" w:rsidRDefault="00BC52E6" w:rsidP="00384DB0">
      <w:pPr>
        <w:spacing w:line="360" w:lineRule="auto"/>
        <w:jc w:val="both"/>
        <w:rPr>
          <w:rFonts w:ascii="Times New Roman" w:hAnsi="Times New Roman" w:cs="Times New Roman"/>
          <w:b/>
          <w:sz w:val="28"/>
        </w:rPr>
      </w:pPr>
      <w:r w:rsidRPr="00387D69">
        <w:rPr>
          <w:rFonts w:ascii="Times New Roman" w:hAnsi="Times New Roman" w:cs="Times New Roman"/>
          <w:sz w:val="22"/>
          <w:szCs w:val="22"/>
        </w:rPr>
        <w:t>Screen-camera communication; Hidden visible communication;</w:t>
      </w:r>
      <w:r w:rsidR="00D26C7A">
        <w:rPr>
          <w:rFonts w:ascii="Times New Roman" w:hAnsi="Times New Roman" w:cs="Times New Roman"/>
          <w:sz w:val="22"/>
          <w:szCs w:val="22"/>
        </w:rPr>
        <w:t xml:space="preserve"> Visible ligth communication; Alpha cannel; </w:t>
      </w:r>
      <w:r w:rsidRPr="00387D69">
        <w:rPr>
          <w:rFonts w:ascii="Times New Roman" w:hAnsi="Times New Roman" w:cs="Times New Roman"/>
          <w:sz w:val="22"/>
          <w:szCs w:val="22"/>
        </w:rPr>
        <w:t>Dual-mode visible communication; Full-</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video</w:t>
      </w:r>
      <w:r w:rsidR="009E2CAF">
        <w:rPr>
          <w:rFonts w:ascii="Times New Roman" w:hAnsi="Times New Roman" w:cs="Times New Roman"/>
          <w:sz w:val="22"/>
          <w:szCs w:val="22"/>
        </w:rPr>
        <w:t xml:space="preserve">; </w:t>
      </w:r>
      <w:r w:rsidR="009E2CAF" w:rsidRPr="009E2CAF">
        <w:rPr>
          <w:rFonts w:ascii="Times New Roman" w:hAnsi="Times New Roman" w:cs="Times New Roman"/>
          <w:sz w:val="22"/>
          <w:szCs w:val="22"/>
        </w:rPr>
        <w:t>Optical Camera Communication</w:t>
      </w:r>
      <w:r w:rsidR="009E2CAF">
        <w:rPr>
          <w:rFonts w:ascii="Times New Roman" w:hAnsi="Times New Roman" w:cs="Times New Roman"/>
          <w:sz w:val="22"/>
          <w:szCs w:val="22"/>
        </w:rPr>
        <w:t>.</w:t>
      </w:r>
    </w:p>
    <w:p w14:paraId="64EE4870" w14:textId="77777777" w:rsidR="00BC52E6" w:rsidRPr="00387D69" w:rsidRDefault="00BC52E6" w:rsidP="00384DB0">
      <w:pPr>
        <w:spacing w:line="360" w:lineRule="auto"/>
        <w:jc w:val="both"/>
        <w:rPr>
          <w:rFonts w:ascii="Times New Roman" w:hAnsi="Times New Roman" w:cs="Times New Roman"/>
          <w:b/>
          <w:sz w:val="28"/>
        </w:rPr>
      </w:pPr>
    </w:p>
    <w:p w14:paraId="589803D5" w14:textId="77777777" w:rsidR="00BC52E6" w:rsidRPr="00387D69" w:rsidRDefault="00BC52E6" w:rsidP="00384DB0">
      <w:pPr>
        <w:spacing w:line="360" w:lineRule="auto"/>
        <w:jc w:val="both"/>
        <w:rPr>
          <w:rFonts w:ascii="Times New Roman" w:hAnsi="Times New Roman" w:cs="Times New Roman"/>
          <w:sz w:val="22"/>
          <w:szCs w:val="22"/>
        </w:rPr>
      </w:pPr>
    </w:p>
    <w:p w14:paraId="2EDD9B18" w14:textId="18040838" w:rsidR="00C42AE0" w:rsidRPr="00387D69" w:rsidRDefault="00C42AE0" w:rsidP="00384DB0">
      <w:pPr>
        <w:spacing w:line="360" w:lineRule="auto"/>
        <w:rPr>
          <w:rFonts w:ascii="Times New Roman" w:hAnsi="Times New Roman" w:cs="Times New Roman"/>
          <w:b/>
          <w:sz w:val="28"/>
        </w:rPr>
      </w:pPr>
    </w:p>
    <w:p w14:paraId="6DBC10AD" w14:textId="62D8AFDC" w:rsidR="00BC52E6" w:rsidRPr="00387D69" w:rsidRDefault="00BC52E6" w:rsidP="00384DB0">
      <w:pPr>
        <w:spacing w:line="360" w:lineRule="auto"/>
        <w:rPr>
          <w:rFonts w:ascii="Times New Roman" w:hAnsi="Times New Roman" w:cs="Times New Roman"/>
          <w:b/>
          <w:sz w:val="28"/>
        </w:rPr>
      </w:pPr>
    </w:p>
    <w:p w14:paraId="2DDF843B" w14:textId="72E0A831" w:rsidR="00BC52E6" w:rsidRPr="00387D69" w:rsidRDefault="00BC52E6" w:rsidP="00384DB0">
      <w:pPr>
        <w:spacing w:line="360" w:lineRule="auto"/>
        <w:rPr>
          <w:rFonts w:ascii="Times New Roman" w:hAnsi="Times New Roman" w:cs="Times New Roman"/>
          <w:b/>
          <w:sz w:val="28"/>
        </w:rPr>
      </w:pPr>
    </w:p>
    <w:p w14:paraId="2FA15B0F" w14:textId="5C2F20A5" w:rsidR="00BC52E6" w:rsidRPr="00387D69" w:rsidRDefault="00BC52E6" w:rsidP="00384DB0">
      <w:pPr>
        <w:spacing w:line="360" w:lineRule="auto"/>
        <w:rPr>
          <w:rFonts w:ascii="Times New Roman" w:hAnsi="Times New Roman" w:cs="Times New Roman"/>
          <w:b/>
          <w:sz w:val="28"/>
        </w:rPr>
      </w:pPr>
    </w:p>
    <w:p w14:paraId="4E41B55D" w14:textId="77777777" w:rsidR="00BC52E6" w:rsidRPr="00387D69" w:rsidRDefault="00BC52E6" w:rsidP="00384DB0">
      <w:pPr>
        <w:spacing w:line="360" w:lineRule="auto"/>
        <w:rPr>
          <w:rFonts w:ascii="Times New Roman" w:hAnsi="Times New Roman" w:cs="Times New Roman"/>
          <w:b/>
          <w:sz w:val="28"/>
        </w:rPr>
      </w:pPr>
    </w:p>
    <w:sdt>
      <w:sdtPr>
        <w:rPr>
          <w:rFonts w:ascii="Times New Roman" w:eastAsiaTheme="minorHAnsi" w:hAnsi="Times New Roman" w:cs="Times New Roman"/>
          <w:b w:val="0"/>
          <w:bCs w:val="0"/>
          <w:color w:val="auto"/>
          <w:sz w:val="24"/>
          <w:szCs w:val="24"/>
          <w:lang w:eastAsia="en-US"/>
        </w:rPr>
        <w:id w:val="-1128472472"/>
        <w:docPartObj>
          <w:docPartGallery w:val="Table of Contents"/>
          <w:docPartUnique/>
        </w:docPartObj>
      </w:sdtPr>
      <w:sdtEndPr>
        <w:rPr>
          <w:noProof/>
        </w:rPr>
      </w:sdtEndPr>
      <w:sdtContent>
        <w:p w14:paraId="3298789A" w14:textId="3FAA7400" w:rsidR="00982487" w:rsidRPr="00FF02B4" w:rsidRDefault="00982487" w:rsidP="00384DB0">
          <w:pPr>
            <w:pStyle w:val="TtuloTDC"/>
            <w:spacing w:line="360" w:lineRule="auto"/>
            <w:jc w:val="both"/>
            <w:rPr>
              <w:rFonts w:ascii="Times New Roman" w:hAnsi="Times New Roman" w:cs="Times New Roman"/>
              <w:color w:val="auto"/>
              <w:sz w:val="80"/>
              <w:szCs w:val="80"/>
            </w:rPr>
          </w:pPr>
          <w:r w:rsidRPr="00FF02B4">
            <w:rPr>
              <w:rFonts w:ascii="Times New Roman" w:hAnsi="Times New Roman" w:cs="Times New Roman"/>
              <w:color w:val="auto"/>
              <w:sz w:val="80"/>
              <w:szCs w:val="80"/>
            </w:rPr>
            <w:t>Índice</w:t>
          </w:r>
        </w:p>
        <w:p w14:paraId="745C801B" w14:textId="022BEC36" w:rsidR="00C8214B" w:rsidRDefault="00982487">
          <w:pPr>
            <w:pStyle w:val="TDC1"/>
            <w:tabs>
              <w:tab w:val="right" w:pos="8488"/>
            </w:tabs>
            <w:rPr>
              <w:rFonts w:asciiTheme="minorHAnsi" w:eastAsiaTheme="minorEastAsia" w:hAnsiTheme="minorHAnsi" w:cstheme="minorBidi"/>
              <w:b w:val="0"/>
              <w:bCs w:val="0"/>
              <w:caps w:val="0"/>
              <w:noProof/>
              <w:lang w:eastAsia="es-ES_tradnl"/>
            </w:rPr>
          </w:pPr>
          <w:r w:rsidRPr="00FF02B4">
            <w:rPr>
              <w:rFonts w:ascii="Times New Roman" w:hAnsi="Times New Roman" w:cs="Times New Roman"/>
              <w:caps w:val="0"/>
            </w:rPr>
            <w:fldChar w:fldCharType="begin"/>
          </w:r>
          <w:r w:rsidRPr="00FF02B4">
            <w:rPr>
              <w:rFonts w:ascii="Times New Roman" w:hAnsi="Times New Roman" w:cs="Times New Roman"/>
              <w:caps w:val="0"/>
            </w:rPr>
            <w:instrText xml:space="preserve"> TOC \o "1-3" \h \z \u </w:instrText>
          </w:r>
          <w:r w:rsidRPr="00FF02B4">
            <w:rPr>
              <w:rFonts w:ascii="Times New Roman" w:hAnsi="Times New Roman" w:cs="Times New Roman"/>
              <w:caps w:val="0"/>
            </w:rPr>
            <w:fldChar w:fldCharType="separate"/>
          </w:r>
          <w:hyperlink w:anchor="_Toc44872940" w:history="1">
            <w:r w:rsidR="00C8214B" w:rsidRPr="00063722">
              <w:rPr>
                <w:rStyle w:val="Hipervnculo"/>
                <w:rFonts w:ascii="Times New Roman" w:hAnsi="Times New Roman" w:cs="Times New Roman"/>
                <w:noProof/>
              </w:rPr>
              <w:t>CAPÍTULO 1: INTRODUCCIÓN</w:t>
            </w:r>
            <w:r w:rsidR="00C8214B">
              <w:rPr>
                <w:noProof/>
                <w:webHidden/>
              </w:rPr>
              <w:tab/>
            </w:r>
            <w:r w:rsidR="00C8214B">
              <w:rPr>
                <w:noProof/>
                <w:webHidden/>
              </w:rPr>
              <w:fldChar w:fldCharType="begin"/>
            </w:r>
            <w:r w:rsidR="00C8214B">
              <w:rPr>
                <w:noProof/>
                <w:webHidden/>
              </w:rPr>
              <w:instrText xml:space="preserve"> PAGEREF _Toc44872940 \h </w:instrText>
            </w:r>
            <w:r w:rsidR="00C8214B">
              <w:rPr>
                <w:noProof/>
                <w:webHidden/>
              </w:rPr>
            </w:r>
            <w:r w:rsidR="00C8214B">
              <w:rPr>
                <w:noProof/>
                <w:webHidden/>
              </w:rPr>
              <w:fldChar w:fldCharType="separate"/>
            </w:r>
            <w:r w:rsidR="00C8214B">
              <w:rPr>
                <w:noProof/>
                <w:webHidden/>
              </w:rPr>
              <w:t>12</w:t>
            </w:r>
            <w:r w:rsidR="00C8214B">
              <w:rPr>
                <w:noProof/>
                <w:webHidden/>
              </w:rPr>
              <w:fldChar w:fldCharType="end"/>
            </w:r>
          </w:hyperlink>
        </w:p>
        <w:p w14:paraId="1BAB7323" w14:textId="7756E000"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41" w:history="1">
            <w:r w:rsidRPr="00063722">
              <w:rPr>
                <w:rStyle w:val="Hipervnculo"/>
                <w:rFonts w:ascii="Times New Roman" w:hAnsi="Times New Roman" w:cs="Times New Roman"/>
                <w:noProof/>
              </w:rPr>
              <w:t>1.1.</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Antecedentes</w:t>
            </w:r>
            <w:r>
              <w:rPr>
                <w:noProof/>
                <w:webHidden/>
              </w:rPr>
              <w:tab/>
            </w:r>
            <w:r>
              <w:rPr>
                <w:noProof/>
                <w:webHidden/>
              </w:rPr>
              <w:fldChar w:fldCharType="begin"/>
            </w:r>
            <w:r>
              <w:rPr>
                <w:noProof/>
                <w:webHidden/>
              </w:rPr>
              <w:instrText xml:space="preserve"> PAGEREF _Toc44872941 \h </w:instrText>
            </w:r>
            <w:r>
              <w:rPr>
                <w:noProof/>
                <w:webHidden/>
              </w:rPr>
            </w:r>
            <w:r>
              <w:rPr>
                <w:noProof/>
                <w:webHidden/>
              </w:rPr>
              <w:fldChar w:fldCharType="separate"/>
            </w:r>
            <w:r>
              <w:rPr>
                <w:noProof/>
                <w:webHidden/>
              </w:rPr>
              <w:t>12</w:t>
            </w:r>
            <w:r>
              <w:rPr>
                <w:noProof/>
                <w:webHidden/>
              </w:rPr>
              <w:fldChar w:fldCharType="end"/>
            </w:r>
          </w:hyperlink>
        </w:p>
        <w:p w14:paraId="1B6CCBC6" w14:textId="00CA0758"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42" w:history="1">
            <w:r w:rsidRPr="00063722">
              <w:rPr>
                <w:rStyle w:val="Hipervnculo"/>
                <w:rFonts w:ascii="Times New Roman" w:hAnsi="Times New Roman" w:cs="Times New Roman"/>
                <w:noProof/>
              </w:rPr>
              <w:t>1.2.</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Justificación e importancia</w:t>
            </w:r>
            <w:r>
              <w:rPr>
                <w:noProof/>
                <w:webHidden/>
              </w:rPr>
              <w:tab/>
            </w:r>
            <w:r>
              <w:rPr>
                <w:noProof/>
                <w:webHidden/>
              </w:rPr>
              <w:fldChar w:fldCharType="begin"/>
            </w:r>
            <w:r>
              <w:rPr>
                <w:noProof/>
                <w:webHidden/>
              </w:rPr>
              <w:instrText xml:space="preserve"> PAGEREF _Toc44872942 \h </w:instrText>
            </w:r>
            <w:r>
              <w:rPr>
                <w:noProof/>
                <w:webHidden/>
              </w:rPr>
            </w:r>
            <w:r>
              <w:rPr>
                <w:noProof/>
                <w:webHidden/>
              </w:rPr>
              <w:fldChar w:fldCharType="separate"/>
            </w:r>
            <w:r>
              <w:rPr>
                <w:noProof/>
                <w:webHidden/>
              </w:rPr>
              <w:t>13</w:t>
            </w:r>
            <w:r>
              <w:rPr>
                <w:noProof/>
                <w:webHidden/>
              </w:rPr>
              <w:fldChar w:fldCharType="end"/>
            </w:r>
          </w:hyperlink>
        </w:p>
        <w:p w14:paraId="37D23E67" w14:textId="522E1B2E"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43" w:history="1">
            <w:r w:rsidRPr="00063722">
              <w:rPr>
                <w:rStyle w:val="Hipervnculo"/>
                <w:rFonts w:ascii="Times New Roman" w:hAnsi="Times New Roman" w:cs="Times New Roman"/>
                <w:noProof/>
              </w:rPr>
              <w:t>1.3.</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Objetivos y alcance del proyecto</w:t>
            </w:r>
            <w:r>
              <w:rPr>
                <w:noProof/>
                <w:webHidden/>
              </w:rPr>
              <w:tab/>
            </w:r>
            <w:r>
              <w:rPr>
                <w:noProof/>
                <w:webHidden/>
              </w:rPr>
              <w:fldChar w:fldCharType="begin"/>
            </w:r>
            <w:r>
              <w:rPr>
                <w:noProof/>
                <w:webHidden/>
              </w:rPr>
              <w:instrText xml:space="preserve"> PAGEREF _Toc44872943 \h </w:instrText>
            </w:r>
            <w:r>
              <w:rPr>
                <w:noProof/>
                <w:webHidden/>
              </w:rPr>
            </w:r>
            <w:r>
              <w:rPr>
                <w:noProof/>
                <w:webHidden/>
              </w:rPr>
              <w:fldChar w:fldCharType="separate"/>
            </w:r>
            <w:r>
              <w:rPr>
                <w:noProof/>
                <w:webHidden/>
              </w:rPr>
              <w:t>14</w:t>
            </w:r>
            <w:r>
              <w:rPr>
                <w:noProof/>
                <w:webHidden/>
              </w:rPr>
              <w:fldChar w:fldCharType="end"/>
            </w:r>
          </w:hyperlink>
        </w:p>
        <w:p w14:paraId="17B0B63C" w14:textId="0998381A"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44" w:history="1">
            <w:r w:rsidRPr="00063722">
              <w:rPr>
                <w:rStyle w:val="Hipervnculo"/>
                <w:rFonts w:ascii="Times New Roman" w:hAnsi="Times New Roman" w:cs="Times New Roman"/>
                <w:noProof/>
              </w:rPr>
              <w:t>1.4.</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Medios utilizados</w:t>
            </w:r>
            <w:r>
              <w:rPr>
                <w:noProof/>
                <w:webHidden/>
              </w:rPr>
              <w:tab/>
            </w:r>
            <w:r>
              <w:rPr>
                <w:noProof/>
                <w:webHidden/>
              </w:rPr>
              <w:fldChar w:fldCharType="begin"/>
            </w:r>
            <w:r>
              <w:rPr>
                <w:noProof/>
                <w:webHidden/>
              </w:rPr>
              <w:instrText xml:space="preserve"> PAGEREF _Toc44872944 \h </w:instrText>
            </w:r>
            <w:r>
              <w:rPr>
                <w:noProof/>
                <w:webHidden/>
              </w:rPr>
            </w:r>
            <w:r>
              <w:rPr>
                <w:noProof/>
                <w:webHidden/>
              </w:rPr>
              <w:fldChar w:fldCharType="separate"/>
            </w:r>
            <w:r>
              <w:rPr>
                <w:noProof/>
                <w:webHidden/>
              </w:rPr>
              <w:t>15</w:t>
            </w:r>
            <w:r>
              <w:rPr>
                <w:noProof/>
                <w:webHidden/>
              </w:rPr>
              <w:fldChar w:fldCharType="end"/>
            </w:r>
          </w:hyperlink>
        </w:p>
        <w:p w14:paraId="714BD3D7" w14:textId="6608D3C7"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45" w:history="1">
            <w:r w:rsidRPr="00063722">
              <w:rPr>
                <w:rStyle w:val="Hipervnculo"/>
                <w:rFonts w:ascii="Times New Roman" w:hAnsi="Times New Roman" w:cs="Times New Roman"/>
                <w:noProof/>
              </w:rPr>
              <w:t>1.5.</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Organización de la memoria</w:t>
            </w:r>
            <w:r>
              <w:rPr>
                <w:noProof/>
                <w:webHidden/>
              </w:rPr>
              <w:tab/>
            </w:r>
            <w:r>
              <w:rPr>
                <w:noProof/>
                <w:webHidden/>
              </w:rPr>
              <w:fldChar w:fldCharType="begin"/>
            </w:r>
            <w:r>
              <w:rPr>
                <w:noProof/>
                <w:webHidden/>
              </w:rPr>
              <w:instrText xml:space="preserve"> PAGEREF _Toc44872945 \h </w:instrText>
            </w:r>
            <w:r>
              <w:rPr>
                <w:noProof/>
                <w:webHidden/>
              </w:rPr>
            </w:r>
            <w:r>
              <w:rPr>
                <w:noProof/>
                <w:webHidden/>
              </w:rPr>
              <w:fldChar w:fldCharType="separate"/>
            </w:r>
            <w:r>
              <w:rPr>
                <w:noProof/>
                <w:webHidden/>
              </w:rPr>
              <w:t>15</w:t>
            </w:r>
            <w:r>
              <w:rPr>
                <w:noProof/>
                <w:webHidden/>
              </w:rPr>
              <w:fldChar w:fldCharType="end"/>
            </w:r>
          </w:hyperlink>
        </w:p>
        <w:p w14:paraId="050ADA37" w14:textId="10057EEC" w:rsidR="00C8214B" w:rsidRDefault="00C8214B">
          <w:pPr>
            <w:pStyle w:val="TDC1"/>
            <w:tabs>
              <w:tab w:val="right" w:pos="8488"/>
            </w:tabs>
            <w:rPr>
              <w:rFonts w:asciiTheme="minorHAnsi" w:eastAsiaTheme="minorEastAsia" w:hAnsiTheme="minorHAnsi" w:cstheme="minorBidi"/>
              <w:b w:val="0"/>
              <w:bCs w:val="0"/>
              <w:caps w:val="0"/>
              <w:noProof/>
              <w:lang w:eastAsia="es-ES_tradnl"/>
            </w:rPr>
          </w:pPr>
          <w:hyperlink w:anchor="_Toc44872946" w:history="1">
            <w:r w:rsidRPr="00063722">
              <w:rPr>
                <w:rStyle w:val="Hipervnculo"/>
                <w:rFonts w:ascii="Times New Roman" w:hAnsi="Times New Roman" w:cs="Times New Roman"/>
                <w:noProof/>
              </w:rPr>
              <w:t>CAPÍTULO 2: EFECTOS DE LA PERCEPCIÓN VISUAL HUMANA</w:t>
            </w:r>
            <w:r>
              <w:rPr>
                <w:noProof/>
                <w:webHidden/>
              </w:rPr>
              <w:tab/>
            </w:r>
            <w:r>
              <w:rPr>
                <w:noProof/>
                <w:webHidden/>
              </w:rPr>
              <w:fldChar w:fldCharType="begin"/>
            </w:r>
            <w:r>
              <w:rPr>
                <w:noProof/>
                <w:webHidden/>
              </w:rPr>
              <w:instrText xml:space="preserve"> PAGEREF _Toc44872946 \h </w:instrText>
            </w:r>
            <w:r>
              <w:rPr>
                <w:noProof/>
                <w:webHidden/>
              </w:rPr>
            </w:r>
            <w:r>
              <w:rPr>
                <w:noProof/>
                <w:webHidden/>
              </w:rPr>
              <w:fldChar w:fldCharType="separate"/>
            </w:r>
            <w:r>
              <w:rPr>
                <w:noProof/>
                <w:webHidden/>
              </w:rPr>
              <w:t>18</w:t>
            </w:r>
            <w:r>
              <w:rPr>
                <w:noProof/>
                <w:webHidden/>
              </w:rPr>
              <w:fldChar w:fldCharType="end"/>
            </w:r>
          </w:hyperlink>
        </w:p>
        <w:p w14:paraId="0C62343E" w14:textId="29569066"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47" w:history="1">
            <w:r w:rsidRPr="00063722">
              <w:rPr>
                <w:rStyle w:val="Hipervnculo"/>
                <w:rFonts w:ascii="Times New Roman" w:hAnsi="Times New Roman" w:cs="Times New Roman"/>
                <w:noProof/>
              </w:rPr>
              <w:t>2.1.</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_Toc44872947 \h </w:instrText>
            </w:r>
            <w:r>
              <w:rPr>
                <w:noProof/>
                <w:webHidden/>
              </w:rPr>
            </w:r>
            <w:r>
              <w:rPr>
                <w:noProof/>
                <w:webHidden/>
              </w:rPr>
              <w:fldChar w:fldCharType="separate"/>
            </w:r>
            <w:r>
              <w:rPr>
                <w:noProof/>
                <w:webHidden/>
              </w:rPr>
              <w:t>18</w:t>
            </w:r>
            <w:r>
              <w:rPr>
                <w:noProof/>
                <w:webHidden/>
              </w:rPr>
              <w:fldChar w:fldCharType="end"/>
            </w:r>
          </w:hyperlink>
        </w:p>
        <w:p w14:paraId="2E7AF435" w14:textId="19ED6FB3"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48" w:history="1">
            <w:r w:rsidRPr="00063722">
              <w:rPr>
                <w:rStyle w:val="Hipervnculo"/>
                <w:rFonts w:ascii="Times New Roman" w:hAnsi="Times New Roman" w:cs="Times New Roman"/>
                <w:noProof/>
              </w:rPr>
              <w:t>2.2.</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Espectro visible</w:t>
            </w:r>
            <w:r>
              <w:rPr>
                <w:noProof/>
                <w:webHidden/>
              </w:rPr>
              <w:tab/>
            </w:r>
            <w:r>
              <w:rPr>
                <w:noProof/>
                <w:webHidden/>
              </w:rPr>
              <w:fldChar w:fldCharType="begin"/>
            </w:r>
            <w:r>
              <w:rPr>
                <w:noProof/>
                <w:webHidden/>
              </w:rPr>
              <w:instrText xml:space="preserve"> PAGEREF _Toc44872948 \h </w:instrText>
            </w:r>
            <w:r>
              <w:rPr>
                <w:noProof/>
                <w:webHidden/>
              </w:rPr>
            </w:r>
            <w:r>
              <w:rPr>
                <w:noProof/>
                <w:webHidden/>
              </w:rPr>
              <w:fldChar w:fldCharType="separate"/>
            </w:r>
            <w:r>
              <w:rPr>
                <w:noProof/>
                <w:webHidden/>
              </w:rPr>
              <w:t>19</w:t>
            </w:r>
            <w:r>
              <w:rPr>
                <w:noProof/>
                <w:webHidden/>
              </w:rPr>
              <w:fldChar w:fldCharType="end"/>
            </w:r>
          </w:hyperlink>
        </w:p>
        <w:p w14:paraId="3DF76C3F" w14:textId="32017862"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49" w:history="1">
            <w:r w:rsidRPr="00063722">
              <w:rPr>
                <w:rStyle w:val="Hipervnculo"/>
                <w:rFonts w:ascii="Times New Roman" w:hAnsi="Times New Roman" w:cs="Times New Roman"/>
                <w:noProof/>
              </w:rPr>
              <w:t>2.3.</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El sistema visual humano (SVH)</w:t>
            </w:r>
            <w:r>
              <w:rPr>
                <w:noProof/>
                <w:webHidden/>
              </w:rPr>
              <w:tab/>
            </w:r>
            <w:r>
              <w:rPr>
                <w:noProof/>
                <w:webHidden/>
              </w:rPr>
              <w:fldChar w:fldCharType="begin"/>
            </w:r>
            <w:r>
              <w:rPr>
                <w:noProof/>
                <w:webHidden/>
              </w:rPr>
              <w:instrText xml:space="preserve"> PAGEREF _Toc44872949 \h </w:instrText>
            </w:r>
            <w:r>
              <w:rPr>
                <w:noProof/>
                <w:webHidden/>
              </w:rPr>
            </w:r>
            <w:r>
              <w:rPr>
                <w:noProof/>
                <w:webHidden/>
              </w:rPr>
              <w:fldChar w:fldCharType="separate"/>
            </w:r>
            <w:r>
              <w:rPr>
                <w:noProof/>
                <w:webHidden/>
              </w:rPr>
              <w:t>20</w:t>
            </w:r>
            <w:r>
              <w:rPr>
                <w:noProof/>
                <w:webHidden/>
              </w:rPr>
              <w:fldChar w:fldCharType="end"/>
            </w:r>
          </w:hyperlink>
        </w:p>
        <w:p w14:paraId="5800824E" w14:textId="5D2A1AFC"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50" w:history="1">
            <w:r w:rsidRPr="00063722">
              <w:rPr>
                <w:rStyle w:val="Hipervnculo"/>
                <w:rFonts w:ascii="Times New Roman" w:hAnsi="Times New Roman" w:cs="Times New Roman"/>
                <w:noProof/>
              </w:rPr>
              <w:t>2.4.</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El proceso de la percepción visual</w:t>
            </w:r>
            <w:r>
              <w:rPr>
                <w:noProof/>
                <w:webHidden/>
              </w:rPr>
              <w:tab/>
            </w:r>
            <w:r>
              <w:rPr>
                <w:noProof/>
                <w:webHidden/>
              </w:rPr>
              <w:fldChar w:fldCharType="begin"/>
            </w:r>
            <w:r>
              <w:rPr>
                <w:noProof/>
                <w:webHidden/>
              </w:rPr>
              <w:instrText xml:space="preserve"> PAGEREF _Toc44872950 \h </w:instrText>
            </w:r>
            <w:r>
              <w:rPr>
                <w:noProof/>
                <w:webHidden/>
              </w:rPr>
            </w:r>
            <w:r>
              <w:rPr>
                <w:noProof/>
                <w:webHidden/>
              </w:rPr>
              <w:fldChar w:fldCharType="separate"/>
            </w:r>
            <w:r>
              <w:rPr>
                <w:noProof/>
                <w:webHidden/>
              </w:rPr>
              <w:t>23</w:t>
            </w:r>
            <w:r>
              <w:rPr>
                <w:noProof/>
                <w:webHidden/>
              </w:rPr>
              <w:fldChar w:fldCharType="end"/>
            </w:r>
          </w:hyperlink>
        </w:p>
        <w:p w14:paraId="2693C6E0" w14:textId="6AD5980E"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51" w:history="1">
            <w:r w:rsidRPr="00063722">
              <w:rPr>
                <w:rStyle w:val="Hipervnculo"/>
                <w:rFonts w:ascii="Times New Roman" w:hAnsi="Times New Roman" w:cs="Times New Roman"/>
                <w:noProof/>
              </w:rPr>
              <w:t>2.5.</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Factores que determinan la sensibilidad al contraste</w:t>
            </w:r>
            <w:r>
              <w:rPr>
                <w:noProof/>
                <w:webHidden/>
              </w:rPr>
              <w:tab/>
            </w:r>
            <w:r>
              <w:rPr>
                <w:noProof/>
                <w:webHidden/>
              </w:rPr>
              <w:fldChar w:fldCharType="begin"/>
            </w:r>
            <w:r>
              <w:rPr>
                <w:noProof/>
                <w:webHidden/>
              </w:rPr>
              <w:instrText xml:space="preserve"> PAGEREF _Toc44872951 \h </w:instrText>
            </w:r>
            <w:r>
              <w:rPr>
                <w:noProof/>
                <w:webHidden/>
              </w:rPr>
            </w:r>
            <w:r>
              <w:rPr>
                <w:noProof/>
                <w:webHidden/>
              </w:rPr>
              <w:fldChar w:fldCharType="separate"/>
            </w:r>
            <w:r>
              <w:rPr>
                <w:noProof/>
                <w:webHidden/>
              </w:rPr>
              <w:t>23</w:t>
            </w:r>
            <w:r>
              <w:rPr>
                <w:noProof/>
                <w:webHidden/>
              </w:rPr>
              <w:fldChar w:fldCharType="end"/>
            </w:r>
          </w:hyperlink>
        </w:p>
        <w:p w14:paraId="0E413F5E" w14:textId="7D560A4B"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52" w:history="1">
            <w:r w:rsidRPr="00063722">
              <w:rPr>
                <w:rStyle w:val="Hipervnculo"/>
                <w:rFonts w:ascii="Times New Roman" w:hAnsi="Times New Roman" w:cs="Times New Roman"/>
                <w:noProof/>
              </w:rPr>
              <w:t>2.6.</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Sensibilidad temporal</w:t>
            </w:r>
            <w:r>
              <w:rPr>
                <w:noProof/>
                <w:webHidden/>
              </w:rPr>
              <w:tab/>
            </w:r>
            <w:r>
              <w:rPr>
                <w:noProof/>
                <w:webHidden/>
              </w:rPr>
              <w:fldChar w:fldCharType="begin"/>
            </w:r>
            <w:r>
              <w:rPr>
                <w:noProof/>
                <w:webHidden/>
              </w:rPr>
              <w:instrText xml:space="preserve"> PAGEREF _Toc44872952 \h </w:instrText>
            </w:r>
            <w:r>
              <w:rPr>
                <w:noProof/>
                <w:webHidden/>
              </w:rPr>
            </w:r>
            <w:r>
              <w:rPr>
                <w:noProof/>
                <w:webHidden/>
              </w:rPr>
              <w:fldChar w:fldCharType="separate"/>
            </w:r>
            <w:r>
              <w:rPr>
                <w:noProof/>
                <w:webHidden/>
              </w:rPr>
              <w:t>26</w:t>
            </w:r>
            <w:r>
              <w:rPr>
                <w:noProof/>
                <w:webHidden/>
              </w:rPr>
              <w:fldChar w:fldCharType="end"/>
            </w:r>
          </w:hyperlink>
        </w:p>
        <w:p w14:paraId="7828B144" w14:textId="5DD66FF2"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53" w:history="1">
            <w:r w:rsidRPr="00063722">
              <w:rPr>
                <w:rStyle w:val="Hipervnculo"/>
                <w:rFonts w:ascii="Times New Roman" w:hAnsi="Times New Roman" w:cs="Times New Roman"/>
                <w:noProof/>
              </w:rPr>
              <w:t>2.7.</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Pantallas y cámaras modernas</w:t>
            </w:r>
            <w:r>
              <w:rPr>
                <w:noProof/>
                <w:webHidden/>
              </w:rPr>
              <w:tab/>
            </w:r>
            <w:r>
              <w:rPr>
                <w:noProof/>
                <w:webHidden/>
              </w:rPr>
              <w:fldChar w:fldCharType="begin"/>
            </w:r>
            <w:r>
              <w:rPr>
                <w:noProof/>
                <w:webHidden/>
              </w:rPr>
              <w:instrText xml:space="preserve"> PAGEREF _Toc44872953 \h </w:instrText>
            </w:r>
            <w:r>
              <w:rPr>
                <w:noProof/>
                <w:webHidden/>
              </w:rPr>
            </w:r>
            <w:r>
              <w:rPr>
                <w:noProof/>
                <w:webHidden/>
              </w:rPr>
              <w:fldChar w:fldCharType="separate"/>
            </w:r>
            <w:r>
              <w:rPr>
                <w:noProof/>
                <w:webHidden/>
              </w:rPr>
              <w:t>27</w:t>
            </w:r>
            <w:r>
              <w:rPr>
                <w:noProof/>
                <w:webHidden/>
              </w:rPr>
              <w:fldChar w:fldCharType="end"/>
            </w:r>
          </w:hyperlink>
        </w:p>
        <w:p w14:paraId="4C257FC7" w14:textId="3C08087D" w:rsidR="00C8214B" w:rsidRDefault="00C8214B">
          <w:pPr>
            <w:pStyle w:val="TDC1"/>
            <w:tabs>
              <w:tab w:val="right" w:pos="8488"/>
            </w:tabs>
            <w:rPr>
              <w:rFonts w:asciiTheme="minorHAnsi" w:eastAsiaTheme="minorEastAsia" w:hAnsiTheme="minorHAnsi" w:cstheme="minorBidi"/>
              <w:b w:val="0"/>
              <w:bCs w:val="0"/>
              <w:caps w:val="0"/>
              <w:noProof/>
              <w:lang w:eastAsia="es-ES_tradnl"/>
            </w:rPr>
          </w:pPr>
          <w:hyperlink w:anchor="_Toc44872954" w:history="1">
            <w:r w:rsidRPr="00063722">
              <w:rPr>
                <w:rStyle w:val="Hipervnculo"/>
                <w:rFonts w:ascii="Times New Roman" w:hAnsi="Times New Roman" w:cs="Times New Roman"/>
                <w:noProof/>
              </w:rPr>
              <w:t>CAPÍTULO 3: SISTEMAS ESTEGANOGRÁFICOS</w:t>
            </w:r>
            <w:r>
              <w:rPr>
                <w:noProof/>
                <w:webHidden/>
              </w:rPr>
              <w:tab/>
            </w:r>
            <w:r>
              <w:rPr>
                <w:noProof/>
                <w:webHidden/>
              </w:rPr>
              <w:fldChar w:fldCharType="begin"/>
            </w:r>
            <w:r>
              <w:rPr>
                <w:noProof/>
                <w:webHidden/>
              </w:rPr>
              <w:instrText xml:space="preserve"> PAGEREF _Toc44872954 \h </w:instrText>
            </w:r>
            <w:r>
              <w:rPr>
                <w:noProof/>
                <w:webHidden/>
              </w:rPr>
            </w:r>
            <w:r>
              <w:rPr>
                <w:noProof/>
                <w:webHidden/>
              </w:rPr>
              <w:fldChar w:fldCharType="separate"/>
            </w:r>
            <w:r>
              <w:rPr>
                <w:noProof/>
                <w:webHidden/>
              </w:rPr>
              <w:t>28</w:t>
            </w:r>
            <w:r>
              <w:rPr>
                <w:noProof/>
                <w:webHidden/>
              </w:rPr>
              <w:fldChar w:fldCharType="end"/>
            </w:r>
          </w:hyperlink>
        </w:p>
        <w:p w14:paraId="55A3DBB8" w14:textId="164467A3"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55" w:history="1">
            <w:r w:rsidRPr="00063722">
              <w:rPr>
                <w:rStyle w:val="Hipervnculo"/>
                <w:rFonts w:ascii="Times New Roman" w:hAnsi="Times New Roman" w:cs="Times New Roman"/>
                <w:noProof/>
              </w:rPr>
              <w:t>3.1.</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_Toc44872955 \h </w:instrText>
            </w:r>
            <w:r>
              <w:rPr>
                <w:noProof/>
                <w:webHidden/>
              </w:rPr>
            </w:r>
            <w:r>
              <w:rPr>
                <w:noProof/>
                <w:webHidden/>
              </w:rPr>
              <w:fldChar w:fldCharType="separate"/>
            </w:r>
            <w:r>
              <w:rPr>
                <w:noProof/>
                <w:webHidden/>
              </w:rPr>
              <w:t>28</w:t>
            </w:r>
            <w:r>
              <w:rPr>
                <w:noProof/>
                <w:webHidden/>
              </w:rPr>
              <w:fldChar w:fldCharType="end"/>
            </w:r>
          </w:hyperlink>
        </w:p>
        <w:p w14:paraId="0A31074D" w14:textId="7AD31CC6"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56" w:history="1">
            <w:r w:rsidRPr="00063722">
              <w:rPr>
                <w:rStyle w:val="Hipervnculo"/>
                <w:rFonts w:ascii="Times New Roman" w:hAnsi="Times New Roman" w:cs="Times New Roman"/>
                <w:noProof/>
              </w:rPr>
              <w:t>3.2.</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Esteganografía en la era digital</w:t>
            </w:r>
            <w:r>
              <w:rPr>
                <w:noProof/>
                <w:webHidden/>
              </w:rPr>
              <w:tab/>
            </w:r>
            <w:r>
              <w:rPr>
                <w:noProof/>
                <w:webHidden/>
              </w:rPr>
              <w:fldChar w:fldCharType="begin"/>
            </w:r>
            <w:r>
              <w:rPr>
                <w:noProof/>
                <w:webHidden/>
              </w:rPr>
              <w:instrText xml:space="preserve"> PAGEREF _Toc44872956 \h </w:instrText>
            </w:r>
            <w:r>
              <w:rPr>
                <w:noProof/>
                <w:webHidden/>
              </w:rPr>
            </w:r>
            <w:r>
              <w:rPr>
                <w:noProof/>
                <w:webHidden/>
              </w:rPr>
              <w:fldChar w:fldCharType="separate"/>
            </w:r>
            <w:r>
              <w:rPr>
                <w:noProof/>
                <w:webHidden/>
              </w:rPr>
              <w:t>29</w:t>
            </w:r>
            <w:r>
              <w:rPr>
                <w:noProof/>
                <w:webHidden/>
              </w:rPr>
              <w:fldChar w:fldCharType="end"/>
            </w:r>
          </w:hyperlink>
        </w:p>
        <w:p w14:paraId="15F1C634" w14:textId="3CAB85F1"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57" w:history="1">
            <w:r w:rsidRPr="00063722">
              <w:rPr>
                <w:rStyle w:val="Hipervnculo"/>
                <w:rFonts w:ascii="Times New Roman" w:hAnsi="Times New Roman" w:cs="Times New Roman"/>
                <w:noProof/>
              </w:rPr>
              <w:t>3.3.</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Estegosistema: descripción y características</w:t>
            </w:r>
            <w:r>
              <w:rPr>
                <w:noProof/>
                <w:webHidden/>
              </w:rPr>
              <w:tab/>
            </w:r>
            <w:r>
              <w:rPr>
                <w:noProof/>
                <w:webHidden/>
              </w:rPr>
              <w:fldChar w:fldCharType="begin"/>
            </w:r>
            <w:r>
              <w:rPr>
                <w:noProof/>
                <w:webHidden/>
              </w:rPr>
              <w:instrText xml:space="preserve"> PAGEREF _Toc44872957 \h </w:instrText>
            </w:r>
            <w:r>
              <w:rPr>
                <w:noProof/>
                <w:webHidden/>
              </w:rPr>
            </w:r>
            <w:r>
              <w:rPr>
                <w:noProof/>
                <w:webHidden/>
              </w:rPr>
              <w:fldChar w:fldCharType="separate"/>
            </w:r>
            <w:r>
              <w:rPr>
                <w:noProof/>
                <w:webHidden/>
              </w:rPr>
              <w:t>30</w:t>
            </w:r>
            <w:r>
              <w:rPr>
                <w:noProof/>
                <w:webHidden/>
              </w:rPr>
              <w:fldChar w:fldCharType="end"/>
            </w:r>
          </w:hyperlink>
        </w:p>
        <w:p w14:paraId="774D7953" w14:textId="68996B81"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58" w:history="1">
            <w:r w:rsidRPr="00063722">
              <w:rPr>
                <w:rStyle w:val="Hipervnculo"/>
                <w:rFonts w:ascii="Times New Roman" w:hAnsi="Times New Roman" w:cs="Times New Roman"/>
                <w:noProof/>
              </w:rPr>
              <w:t>3.4.</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Introducción a los métodos y técnicas esteganográficas empleadas</w:t>
            </w:r>
            <w:r>
              <w:rPr>
                <w:noProof/>
                <w:webHidden/>
              </w:rPr>
              <w:tab/>
            </w:r>
            <w:r>
              <w:rPr>
                <w:noProof/>
                <w:webHidden/>
              </w:rPr>
              <w:fldChar w:fldCharType="begin"/>
            </w:r>
            <w:r>
              <w:rPr>
                <w:noProof/>
                <w:webHidden/>
              </w:rPr>
              <w:instrText xml:space="preserve"> PAGEREF _Toc44872958 \h </w:instrText>
            </w:r>
            <w:r>
              <w:rPr>
                <w:noProof/>
                <w:webHidden/>
              </w:rPr>
            </w:r>
            <w:r>
              <w:rPr>
                <w:noProof/>
                <w:webHidden/>
              </w:rPr>
              <w:fldChar w:fldCharType="separate"/>
            </w:r>
            <w:r>
              <w:rPr>
                <w:noProof/>
                <w:webHidden/>
              </w:rPr>
              <w:t>33</w:t>
            </w:r>
            <w:r>
              <w:rPr>
                <w:noProof/>
                <w:webHidden/>
              </w:rPr>
              <w:fldChar w:fldCharType="end"/>
            </w:r>
          </w:hyperlink>
        </w:p>
        <w:p w14:paraId="72346D72" w14:textId="17D9FBE7"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59" w:history="1">
            <w:r w:rsidRPr="00063722">
              <w:rPr>
                <w:rStyle w:val="Hipervnculo"/>
                <w:rFonts w:ascii="Times New Roman" w:hAnsi="Times New Roman" w:cs="Times New Roman"/>
                <w:noProof/>
              </w:rPr>
              <w:t>3.5.</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Técnicas de espectro ensanchado para la esteganografía con imágenes (SSIS)</w:t>
            </w:r>
            <w:r>
              <w:rPr>
                <w:noProof/>
                <w:webHidden/>
              </w:rPr>
              <w:tab/>
            </w:r>
            <w:r>
              <w:rPr>
                <w:noProof/>
                <w:webHidden/>
              </w:rPr>
              <w:fldChar w:fldCharType="begin"/>
            </w:r>
            <w:r>
              <w:rPr>
                <w:noProof/>
                <w:webHidden/>
              </w:rPr>
              <w:instrText xml:space="preserve"> PAGEREF _Toc44872959 \h </w:instrText>
            </w:r>
            <w:r>
              <w:rPr>
                <w:noProof/>
                <w:webHidden/>
              </w:rPr>
            </w:r>
            <w:r>
              <w:rPr>
                <w:noProof/>
                <w:webHidden/>
              </w:rPr>
              <w:fldChar w:fldCharType="separate"/>
            </w:r>
            <w:r>
              <w:rPr>
                <w:noProof/>
                <w:webHidden/>
              </w:rPr>
              <w:t>36</w:t>
            </w:r>
            <w:r>
              <w:rPr>
                <w:noProof/>
                <w:webHidden/>
              </w:rPr>
              <w:fldChar w:fldCharType="end"/>
            </w:r>
          </w:hyperlink>
        </w:p>
        <w:p w14:paraId="605797D6" w14:textId="3655FEBF" w:rsidR="00C8214B" w:rsidRDefault="00C8214B">
          <w:pPr>
            <w:pStyle w:val="TDC1"/>
            <w:tabs>
              <w:tab w:val="right" w:pos="8488"/>
            </w:tabs>
            <w:rPr>
              <w:rFonts w:asciiTheme="minorHAnsi" w:eastAsiaTheme="minorEastAsia" w:hAnsiTheme="minorHAnsi" w:cstheme="minorBidi"/>
              <w:b w:val="0"/>
              <w:bCs w:val="0"/>
              <w:caps w:val="0"/>
              <w:noProof/>
              <w:lang w:eastAsia="es-ES_tradnl"/>
            </w:rPr>
          </w:pPr>
          <w:hyperlink w:anchor="_Toc44872960" w:history="1">
            <w:r w:rsidRPr="00063722">
              <w:rPr>
                <w:rStyle w:val="Hipervnculo"/>
                <w:rFonts w:ascii="Times New Roman" w:hAnsi="Times New Roman" w:cs="Times New Roman"/>
                <w:noProof/>
              </w:rPr>
              <w:t>CAPÍTULO 4: SISTEMAS DE TRANSMISIÓN SCREEN2CAMERA</w:t>
            </w:r>
            <w:r>
              <w:rPr>
                <w:noProof/>
                <w:webHidden/>
              </w:rPr>
              <w:tab/>
            </w:r>
            <w:r>
              <w:rPr>
                <w:noProof/>
                <w:webHidden/>
              </w:rPr>
              <w:fldChar w:fldCharType="begin"/>
            </w:r>
            <w:r>
              <w:rPr>
                <w:noProof/>
                <w:webHidden/>
              </w:rPr>
              <w:instrText xml:space="preserve"> PAGEREF _Toc44872960 \h </w:instrText>
            </w:r>
            <w:r>
              <w:rPr>
                <w:noProof/>
                <w:webHidden/>
              </w:rPr>
            </w:r>
            <w:r>
              <w:rPr>
                <w:noProof/>
                <w:webHidden/>
              </w:rPr>
              <w:fldChar w:fldCharType="separate"/>
            </w:r>
            <w:r>
              <w:rPr>
                <w:noProof/>
                <w:webHidden/>
              </w:rPr>
              <w:t>38</w:t>
            </w:r>
            <w:r>
              <w:rPr>
                <w:noProof/>
                <w:webHidden/>
              </w:rPr>
              <w:fldChar w:fldCharType="end"/>
            </w:r>
          </w:hyperlink>
        </w:p>
        <w:p w14:paraId="1B68DC76" w14:textId="2195B6D6"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61" w:history="1">
            <w:r w:rsidRPr="00063722">
              <w:rPr>
                <w:rStyle w:val="Hipervnculo"/>
                <w:rFonts w:ascii="Times New Roman" w:hAnsi="Times New Roman" w:cs="Times New Roman"/>
                <w:noProof/>
              </w:rPr>
              <w:t>4.1.</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_Toc44872961 \h </w:instrText>
            </w:r>
            <w:r>
              <w:rPr>
                <w:noProof/>
                <w:webHidden/>
              </w:rPr>
            </w:r>
            <w:r>
              <w:rPr>
                <w:noProof/>
                <w:webHidden/>
              </w:rPr>
              <w:fldChar w:fldCharType="separate"/>
            </w:r>
            <w:r>
              <w:rPr>
                <w:noProof/>
                <w:webHidden/>
              </w:rPr>
              <w:t>38</w:t>
            </w:r>
            <w:r>
              <w:rPr>
                <w:noProof/>
                <w:webHidden/>
              </w:rPr>
              <w:fldChar w:fldCharType="end"/>
            </w:r>
          </w:hyperlink>
        </w:p>
        <w:p w14:paraId="20DE6E0A" w14:textId="7E8F5924"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62" w:history="1">
            <w:r w:rsidRPr="00063722">
              <w:rPr>
                <w:rStyle w:val="Hipervnculo"/>
                <w:rFonts w:ascii="Times New Roman" w:hAnsi="Times New Roman" w:cs="Times New Roman"/>
                <w:noProof/>
              </w:rPr>
              <w:t>4.2.</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Antecedentes de las comunicaciones de cámaras ópticas (OCC)</w:t>
            </w:r>
            <w:r>
              <w:rPr>
                <w:noProof/>
                <w:webHidden/>
              </w:rPr>
              <w:tab/>
            </w:r>
            <w:r>
              <w:rPr>
                <w:noProof/>
                <w:webHidden/>
              </w:rPr>
              <w:fldChar w:fldCharType="begin"/>
            </w:r>
            <w:r>
              <w:rPr>
                <w:noProof/>
                <w:webHidden/>
              </w:rPr>
              <w:instrText xml:space="preserve"> PAGEREF _Toc44872962 \h </w:instrText>
            </w:r>
            <w:r>
              <w:rPr>
                <w:noProof/>
                <w:webHidden/>
              </w:rPr>
            </w:r>
            <w:r>
              <w:rPr>
                <w:noProof/>
                <w:webHidden/>
              </w:rPr>
              <w:fldChar w:fldCharType="separate"/>
            </w:r>
            <w:r>
              <w:rPr>
                <w:noProof/>
                <w:webHidden/>
              </w:rPr>
              <w:t>39</w:t>
            </w:r>
            <w:r>
              <w:rPr>
                <w:noProof/>
                <w:webHidden/>
              </w:rPr>
              <w:fldChar w:fldCharType="end"/>
            </w:r>
          </w:hyperlink>
        </w:p>
        <w:p w14:paraId="103040F0" w14:textId="1E9514F5"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63" w:history="1">
            <w:r w:rsidRPr="00063722">
              <w:rPr>
                <w:rStyle w:val="Hipervnculo"/>
                <w:rFonts w:ascii="Times New Roman" w:hAnsi="Times New Roman" w:cs="Times New Roman"/>
                <w:noProof/>
              </w:rPr>
              <w:t>4.3.</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Trabajos previos en sistemas Screen-to-Camera</w:t>
            </w:r>
            <w:r>
              <w:rPr>
                <w:noProof/>
                <w:webHidden/>
              </w:rPr>
              <w:tab/>
            </w:r>
            <w:r>
              <w:rPr>
                <w:noProof/>
                <w:webHidden/>
              </w:rPr>
              <w:fldChar w:fldCharType="begin"/>
            </w:r>
            <w:r>
              <w:rPr>
                <w:noProof/>
                <w:webHidden/>
              </w:rPr>
              <w:instrText xml:space="preserve"> PAGEREF _Toc44872963 \h </w:instrText>
            </w:r>
            <w:r>
              <w:rPr>
                <w:noProof/>
                <w:webHidden/>
              </w:rPr>
            </w:r>
            <w:r>
              <w:rPr>
                <w:noProof/>
                <w:webHidden/>
              </w:rPr>
              <w:fldChar w:fldCharType="separate"/>
            </w:r>
            <w:r>
              <w:rPr>
                <w:noProof/>
                <w:webHidden/>
              </w:rPr>
              <w:t>43</w:t>
            </w:r>
            <w:r>
              <w:rPr>
                <w:noProof/>
                <w:webHidden/>
              </w:rPr>
              <w:fldChar w:fldCharType="end"/>
            </w:r>
          </w:hyperlink>
        </w:p>
        <w:p w14:paraId="2637FFB8" w14:textId="1DC58B64"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64" w:history="1">
            <w:r w:rsidRPr="00063722">
              <w:rPr>
                <w:rStyle w:val="Hipervnculo"/>
                <w:rFonts w:ascii="Times New Roman" w:hAnsi="Times New Roman" w:cs="Times New Roman"/>
                <w:noProof/>
              </w:rPr>
              <w:t>4.4.</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Idea básica del modelo de estudio</w:t>
            </w:r>
            <w:r>
              <w:rPr>
                <w:noProof/>
                <w:webHidden/>
              </w:rPr>
              <w:tab/>
            </w:r>
            <w:r>
              <w:rPr>
                <w:noProof/>
                <w:webHidden/>
              </w:rPr>
              <w:fldChar w:fldCharType="begin"/>
            </w:r>
            <w:r>
              <w:rPr>
                <w:noProof/>
                <w:webHidden/>
              </w:rPr>
              <w:instrText xml:space="preserve"> PAGEREF _Toc44872964 \h </w:instrText>
            </w:r>
            <w:r>
              <w:rPr>
                <w:noProof/>
                <w:webHidden/>
              </w:rPr>
            </w:r>
            <w:r>
              <w:rPr>
                <w:noProof/>
                <w:webHidden/>
              </w:rPr>
              <w:fldChar w:fldCharType="separate"/>
            </w:r>
            <w:r>
              <w:rPr>
                <w:noProof/>
                <w:webHidden/>
              </w:rPr>
              <w:t>45</w:t>
            </w:r>
            <w:r>
              <w:rPr>
                <w:noProof/>
                <w:webHidden/>
              </w:rPr>
              <w:fldChar w:fldCharType="end"/>
            </w:r>
          </w:hyperlink>
        </w:p>
        <w:p w14:paraId="4D5A0917" w14:textId="6DBE02AF"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65" w:history="1">
            <w:r w:rsidRPr="00063722">
              <w:rPr>
                <w:rStyle w:val="Hipervnculo"/>
                <w:rFonts w:ascii="Times New Roman" w:hAnsi="Times New Roman" w:cs="Times New Roman"/>
                <w:noProof/>
              </w:rPr>
              <w:t>4.5.</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Justificación y objetivos del modelo</w:t>
            </w:r>
            <w:r>
              <w:rPr>
                <w:noProof/>
                <w:webHidden/>
              </w:rPr>
              <w:tab/>
            </w:r>
            <w:r>
              <w:rPr>
                <w:noProof/>
                <w:webHidden/>
              </w:rPr>
              <w:fldChar w:fldCharType="begin"/>
            </w:r>
            <w:r>
              <w:rPr>
                <w:noProof/>
                <w:webHidden/>
              </w:rPr>
              <w:instrText xml:space="preserve"> PAGEREF _Toc44872965 \h </w:instrText>
            </w:r>
            <w:r>
              <w:rPr>
                <w:noProof/>
                <w:webHidden/>
              </w:rPr>
            </w:r>
            <w:r>
              <w:rPr>
                <w:noProof/>
                <w:webHidden/>
              </w:rPr>
              <w:fldChar w:fldCharType="separate"/>
            </w:r>
            <w:r>
              <w:rPr>
                <w:noProof/>
                <w:webHidden/>
              </w:rPr>
              <w:t>47</w:t>
            </w:r>
            <w:r>
              <w:rPr>
                <w:noProof/>
                <w:webHidden/>
              </w:rPr>
              <w:fldChar w:fldCharType="end"/>
            </w:r>
          </w:hyperlink>
        </w:p>
        <w:p w14:paraId="121B89A1" w14:textId="4BF33B4D"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66" w:history="1">
            <w:r w:rsidRPr="00063722">
              <w:rPr>
                <w:rStyle w:val="Hipervnculo"/>
                <w:rFonts w:ascii="Times New Roman" w:hAnsi="Times New Roman" w:cs="Times New Roman"/>
                <w:noProof/>
              </w:rPr>
              <w:t>4.6.</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Limitaciones y soluciones del modelo</w:t>
            </w:r>
            <w:r>
              <w:rPr>
                <w:noProof/>
                <w:webHidden/>
              </w:rPr>
              <w:tab/>
            </w:r>
            <w:r>
              <w:rPr>
                <w:noProof/>
                <w:webHidden/>
              </w:rPr>
              <w:fldChar w:fldCharType="begin"/>
            </w:r>
            <w:r>
              <w:rPr>
                <w:noProof/>
                <w:webHidden/>
              </w:rPr>
              <w:instrText xml:space="preserve"> PAGEREF _Toc44872966 \h </w:instrText>
            </w:r>
            <w:r>
              <w:rPr>
                <w:noProof/>
                <w:webHidden/>
              </w:rPr>
            </w:r>
            <w:r>
              <w:rPr>
                <w:noProof/>
                <w:webHidden/>
              </w:rPr>
              <w:fldChar w:fldCharType="separate"/>
            </w:r>
            <w:r>
              <w:rPr>
                <w:noProof/>
                <w:webHidden/>
              </w:rPr>
              <w:t>49</w:t>
            </w:r>
            <w:r>
              <w:rPr>
                <w:noProof/>
                <w:webHidden/>
              </w:rPr>
              <w:fldChar w:fldCharType="end"/>
            </w:r>
          </w:hyperlink>
        </w:p>
        <w:p w14:paraId="457BA9E6" w14:textId="6274C106" w:rsidR="00C8214B" w:rsidRDefault="00C8214B">
          <w:pPr>
            <w:pStyle w:val="TDC1"/>
            <w:tabs>
              <w:tab w:val="right" w:pos="8488"/>
            </w:tabs>
            <w:rPr>
              <w:rFonts w:asciiTheme="minorHAnsi" w:eastAsiaTheme="minorEastAsia" w:hAnsiTheme="minorHAnsi" w:cstheme="minorBidi"/>
              <w:b w:val="0"/>
              <w:bCs w:val="0"/>
              <w:caps w:val="0"/>
              <w:noProof/>
              <w:lang w:eastAsia="es-ES_tradnl"/>
            </w:rPr>
          </w:pPr>
          <w:hyperlink w:anchor="_Toc44872967" w:history="1">
            <w:r w:rsidRPr="00063722">
              <w:rPr>
                <w:rStyle w:val="Hipervnculo"/>
                <w:rFonts w:ascii="Times New Roman" w:hAnsi="Times New Roman" w:cs="Times New Roman"/>
                <w:noProof/>
              </w:rPr>
              <w:t>CAPÍTULO 5: DISEÑO DEL SISTEMA DE TRANSMISIÓN</w:t>
            </w:r>
            <w:r>
              <w:rPr>
                <w:noProof/>
                <w:webHidden/>
              </w:rPr>
              <w:tab/>
            </w:r>
            <w:r>
              <w:rPr>
                <w:noProof/>
                <w:webHidden/>
              </w:rPr>
              <w:fldChar w:fldCharType="begin"/>
            </w:r>
            <w:r>
              <w:rPr>
                <w:noProof/>
                <w:webHidden/>
              </w:rPr>
              <w:instrText xml:space="preserve"> PAGEREF _Toc44872967 \h </w:instrText>
            </w:r>
            <w:r>
              <w:rPr>
                <w:noProof/>
                <w:webHidden/>
              </w:rPr>
            </w:r>
            <w:r>
              <w:rPr>
                <w:noProof/>
                <w:webHidden/>
              </w:rPr>
              <w:fldChar w:fldCharType="separate"/>
            </w:r>
            <w:r>
              <w:rPr>
                <w:noProof/>
                <w:webHidden/>
              </w:rPr>
              <w:t>53</w:t>
            </w:r>
            <w:r>
              <w:rPr>
                <w:noProof/>
                <w:webHidden/>
              </w:rPr>
              <w:fldChar w:fldCharType="end"/>
            </w:r>
          </w:hyperlink>
        </w:p>
        <w:p w14:paraId="3431B02D" w14:textId="3142452D"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68" w:history="1">
            <w:r w:rsidRPr="00063722">
              <w:rPr>
                <w:rStyle w:val="Hipervnculo"/>
                <w:rFonts w:ascii="Times New Roman" w:hAnsi="Times New Roman" w:cs="Times New Roman"/>
                <w:noProof/>
              </w:rPr>
              <w:t>5.1.</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Descripción del algoritmo propuesto</w:t>
            </w:r>
            <w:r>
              <w:rPr>
                <w:noProof/>
                <w:webHidden/>
              </w:rPr>
              <w:tab/>
            </w:r>
            <w:r>
              <w:rPr>
                <w:noProof/>
                <w:webHidden/>
              </w:rPr>
              <w:fldChar w:fldCharType="begin"/>
            </w:r>
            <w:r>
              <w:rPr>
                <w:noProof/>
                <w:webHidden/>
              </w:rPr>
              <w:instrText xml:space="preserve"> PAGEREF _Toc44872968 \h </w:instrText>
            </w:r>
            <w:r>
              <w:rPr>
                <w:noProof/>
                <w:webHidden/>
              </w:rPr>
            </w:r>
            <w:r>
              <w:rPr>
                <w:noProof/>
                <w:webHidden/>
              </w:rPr>
              <w:fldChar w:fldCharType="separate"/>
            </w:r>
            <w:r>
              <w:rPr>
                <w:noProof/>
                <w:webHidden/>
              </w:rPr>
              <w:t>53</w:t>
            </w:r>
            <w:r>
              <w:rPr>
                <w:noProof/>
                <w:webHidden/>
              </w:rPr>
              <w:fldChar w:fldCharType="end"/>
            </w:r>
          </w:hyperlink>
        </w:p>
        <w:p w14:paraId="71407D18" w14:textId="278DA63E"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69" w:history="1">
            <w:r w:rsidRPr="00063722">
              <w:rPr>
                <w:rStyle w:val="Hipervnculo"/>
                <w:rFonts w:ascii="Times New Roman" w:hAnsi="Times New Roman" w:cs="Times New Roman"/>
                <w:noProof/>
              </w:rPr>
              <w:t>5.2.</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Arquitectura d</w:t>
            </w:r>
            <w:r w:rsidRPr="00063722">
              <w:rPr>
                <w:rStyle w:val="Hipervnculo"/>
                <w:rFonts w:ascii="Times New Roman" w:hAnsi="Times New Roman" w:cs="Times New Roman"/>
                <w:noProof/>
              </w:rPr>
              <w:t>e</w:t>
            </w:r>
            <w:r w:rsidRPr="00063722">
              <w:rPr>
                <w:rStyle w:val="Hipervnculo"/>
                <w:rFonts w:ascii="Times New Roman" w:hAnsi="Times New Roman" w:cs="Times New Roman"/>
                <w:noProof/>
              </w:rPr>
              <w:t>l transmisor</w:t>
            </w:r>
            <w:r>
              <w:rPr>
                <w:noProof/>
                <w:webHidden/>
              </w:rPr>
              <w:tab/>
            </w:r>
            <w:r>
              <w:rPr>
                <w:noProof/>
                <w:webHidden/>
              </w:rPr>
              <w:fldChar w:fldCharType="begin"/>
            </w:r>
            <w:r>
              <w:rPr>
                <w:noProof/>
                <w:webHidden/>
              </w:rPr>
              <w:instrText xml:space="preserve"> PAGEREF _Toc44872969 \h </w:instrText>
            </w:r>
            <w:r>
              <w:rPr>
                <w:noProof/>
                <w:webHidden/>
              </w:rPr>
            </w:r>
            <w:r>
              <w:rPr>
                <w:noProof/>
                <w:webHidden/>
              </w:rPr>
              <w:fldChar w:fldCharType="separate"/>
            </w:r>
            <w:r>
              <w:rPr>
                <w:noProof/>
                <w:webHidden/>
              </w:rPr>
              <w:t>57</w:t>
            </w:r>
            <w:r>
              <w:rPr>
                <w:noProof/>
                <w:webHidden/>
              </w:rPr>
              <w:fldChar w:fldCharType="end"/>
            </w:r>
          </w:hyperlink>
        </w:p>
        <w:p w14:paraId="520BFE40" w14:textId="7557D1EC"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70" w:history="1">
            <w:r w:rsidRPr="00063722">
              <w:rPr>
                <w:rStyle w:val="Hipervnculo"/>
                <w:rFonts w:ascii="Times New Roman" w:hAnsi="Times New Roman" w:cs="Times New Roman"/>
                <w:noProof/>
              </w:rPr>
              <w:t>5.3.</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Arquitectura del receptor</w:t>
            </w:r>
            <w:r>
              <w:rPr>
                <w:noProof/>
                <w:webHidden/>
              </w:rPr>
              <w:tab/>
            </w:r>
            <w:r>
              <w:rPr>
                <w:noProof/>
                <w:webHidden/>
              </w:rPr>
              <w:fldChar w:fldCharType="begin"/>
            </w:r>
            <w:r>
              <w:rPr>
                <w:noProof/>
                <w:webHidden/>
              </w:rPr>
              <w:instrText xml:space="preserve"> PAGEREF _Toc44872970 \h </w:instrText>
            </w:r>
            <w:r>
              <w:rPr>
                <w:noProof/>
                <w:webHidden/>
              </w:rPr>
            </w:r>
            <w:r>
              <w:rPr>
                <w:noProof/>
                <w:webHidden/>
              </w:rPr>
              <w:fldChar w:fldCharType="separate"/>
            </w:r>
            <w:r>
              <w:rPr>
                <w:noProof/>
                <w:webHidden/>
              </w:rPr>
              <w:t>63</w:t>
            </w:r>
            <w:r>
              <w:rPr>
                <w:noProof/>
                <w:webHidden/>
              </w:rPr>
              <w:fldChar w:fldCharType="end"/>
            </w:r>
          </w:hyperlink>
        </w:p>
        <w:p w14:paraId="3125B2E5" w14:textId="22E07994"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71" w:history="1">
            <w:r w:rsidRPr="00063722">
              <w:rPr>
                <w:rStyle w:val="Hipervnculo"/>
                <w:rFonts w:ascii="Times New Roman" w:hAnsi="Times New Roman" w:cs="Times New Roman"/>
                <w:noProof/>
              </w:rPr>
              <w:t>5.4.</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Implementación</w:t>
            </w:r>
            <w:r>
              <w:rPr>
                <w:noProof/>
                <w:webHidden/>
              </w:rPr>
              <w:tab/>
            </w:r>
            <w:r>
              <w:rPr>
                <w:noProof/>
                <w:webHidden/>
              </w:rPr>
              <w:fldChar w:fldCharType="begin"/>
            </w:r>
            <w:r>
              <w:rPr>
                <w:noProof/>
                <w:webHidden/>
              </w:rPr>
              <w:instrText xml:space="preserve"> PAGEREF _Toc44872971 \h </w:instrText>
            </w:r>
            <w:r>
              <w:rPr>
                <w:noProof/>
                <w:webHidden/>
              </w:rPr>
            </w:r>
            <w:r>
              <w:rPr>
                <w:noProof/>
                <w:webHidden/>
              </w:rPr>
              <w:fldChar w:fldCharType="separate"/>
            </w:r>
            <w:r>
              <w:rPr>
                <w:noProof/>
                <w:webHidden/>
              </w:rPr>
              <w:t>65</w:t>
            </w:r>
            <w:r>
              <w:rPr>
                <w:noProof/>
                <w:webHidden/>
              </w:rPr>
              <w:fldChar w:fldCharType="end"/>
            </w:r>
          </w:hyperlink>
        </w:p>
        <w:p w14:paraId="0E4CC646" w14:textId="67124F30" w:rsidR="00C8214B" w:rsidRDefault="00C8214B">
          <w:pPr>
            <w:pStyle w:val="TDC1"/>
            <w:tabs>
              <w:tab w:val="right" w:pos="8488"/>
            </w:tabs>
            <w:rPr>
              <w:rFonts w:asciiTheme="minorHAnsi" w:eastAsiaTheme="minorEastAsia" w:hAnsiTheme="minorHAnsi" w:cstheme="minorBidi"/>
              <w:b w:val="0"/>
              <w:bCs w:val="0"/>
              <w:caps w:val="0"/>
              <w:noProof/>
              <w:lang w:eastAsia="es-ES_tradnl"/>
            </w:rPr>
          </w:pPr>
          <w:hyperlink w:anchor="_Toc44872972" w:history="1">
            <w:r w:rsidRPr="00063722">
              <w:rPr>
                <w:rStyle w:val="Hipervnculo"/>
                <w:rFonts w:ascii="Times New Roman" w:hAnsi="Times New Roman" w:cs="Times New Roman"/>
                <w:noProof/>
              </w:rPr>
              <w:t>CAPÍTULO 6: VALIDACIÓN EXPERIMENTAL Y RESULTADOS</w:t>
            </w:r>
            <w:r>
              <w:rPr>
                <w:noProof/>
                <w:webHidden/>
              </w:rPr>
              <w:tab/>
            </w:r>
            <w:r>
              <w:rPr>
                <w:noProof/>
                <w:webHidden/>
              </w:rPr>
              <w:fldChar w:fldCharType="begin"/>
            </w:r>
            <w:r>
              <w:rPr>
                <w:noProof/>
                <w:webHidden/>
              </w:rPr>
              <w:instrText xml:space="preserve"> PAGEREF _Toc44872972 \h </w:instrText>
            </w:r>
            <w:r>
              <w:rPr>
                <w:noProof/>
                <w:webHidden/>
              </w:rPr>
            </w:r>
            <w:r>
              <w:rPr>
                <w:noProof/>
                <w:webHidden/>
              </w:rPr>
              <w:fldChar w:fldCharType="separate"/>
            </w:r>
            <w:r>
              <w:rPr>
                <w:noProof/>
                <w:webHidden/>
              </w:rPr>
              <w:t>66</w:t>
            </w:r>
            <w:r>
              <w:rPr>
                <w:noProof/>
                <w:webHidden/>
              </w:rPr>
              <w:fldChar w:fldCharType="end"/>
            </w:r>
          </w:hyperlink>
        </w:p>
        <w:p w14:paraId="325F1F0E" w14:textId="6BE2BB42" w:rsidR="00C8214B" w:rsidRDefault="00C8214B">
          <w:pPr>
            <w:pStyle w:val="TDC2"/>
            <w:tabs>
              <w:tab w:val="right" w:pos="8488"/>
            </w:tabs>
            <w:rPr>
              <w:rFonts w:eastAsiaTheme="minorEastAsia" w:cstheme="minorBidi"/>
              <w:b w:val="0"/>
              <w:bCs w:val="0"/>
              <w:noProof/>
              <w:sz w:val="24"/>
              <w:szCs w:val="24"/>
              <w:lang w:eastAsia="es-ES_tradnl"/>
            </w:rPr>
          </w:pPr>
          <w:hyperlink w:anchor="_Toc44872973" w:history="1">
            <w:r w:rsidRPr="00063722">
              <w:rPr>
                <w:rStyle w:val="Hipervnculo"/>
                <w:rFonts w:ascii="Times New Roman" w:hAnsi="Times New Roman" w:cs="Times New Roman"/>
                <w:noProof/>
              </w:rPr>
              <w:t>Configuración experimental</w:t>
            </w:r>
            <w:r>
              <w:rPr>
                <w:noProof/>
                <w:webHidden/>
              </w:rPr>
              <w:tab/>
            </w:r>
            <w:r>
              <w:rPr>
                <w:noProof/>
                <w:webHidden/>
              </w:rPr>
              <w:fldChar w:fldCharType="begin"/>
            </w:r>
            <w:r>
              <w:rPr>
                <w:noProof/>
                <w:webHidden/>
              </w:rPr>
              <w:instrText xml:space="preserve"> PAGEREF _Toc44872973 \h </w:instrText>
            </w:r>
            <w:r>
              <w:rPr>
                <w:noProof/>
                <w:webHidden/>
              </w:rPr>
            </w:r>
            <w:r>
              <w:rPr>
                <w:noProof/>
                <w:webHidden/>
              </w:rPr>
              <w:fldChar w:fldCharType="separate"/>
            </w:r>
            <w:r>
              <w:rPr>
                <w:noProof/>
                <w:webHidden/>
              </w:rPr>
              <w:t>66</w:t>
            </w:r>
            <w:r>
              <w:rPr>
                <w:noProof/>
                <w:webHidden/>
              </w:rPr>
              <w:fldChar w:fldCharType="end"/>
            </w:r>
          </w:hyperlink>
        </w:p>
        <w:p w14:paraId="06373BB3" w14:textId="19B7CDAD" w:rsidR="00C8214B" w:rsidRDefault="00C8214B">
          <w:pPr>
            <w:pStyle w:val="TDC2"/>
            <w:tabs>
              <w:tab w:val="right" w:pos="8488"/>
            </w:tabs>
            <w:rPr>
              <w:rFonts w:eastAsiaTheme="minorEastAsia" w:cstheme="minorBidi"/>
              <w:b w:val="0"/>
              <w:bCs w:val="0"/>
              <w:noProof/>
              <w:sz w:val="24"/>
              <w:szCs w:val="24"/>
              <w:lang w:eastAsia="es-ES_tradnl"/>
            </w:rPr>
          </w:pPr>
          <w:hyperlink w:anchor="_Toc44872974" w:history="1">
            <w:r w:rsidRPr="00063722">
              <w:rPr>
                <w:rStyle w:val="Hipervnculo"/>
                <w:rFonts w:ascii="Times New Roman" w:hAnsi="Times New Roman" w:cs="Times New Roman"/>
                <w:noProof/>
              </w:rPr>
              <w:t>Evaluación subjetiva</w:t>
            </w:r>
            <w:r>
              <w:rPr>
                <w:noProof/>
                <w:webHidden/>
              </w:rPr>
              <w:tab/>
            </w:r>
            <w:r>
              <w:rPr>
                <w:noProof/>
                <w:webHidden/>
              </w:rPr>
              <w:fldChar w:fldCharType="begin"/>
            </w:r>
            <w:r>
              <w:rPr>
                <w:noProof/>
                <w:webHidden/>
              </w:rPr>
              <w:instrText xml:space="preserve"> PAGEREF _Toc44872974 \h </w:instrText>
            </w:r>
            <w:r>
              <w:rPr>
                <w:noProof/>
                <w:webHidden/>
              </w:rPr>
            </w:r>
            <w:r>
              <w:rPr>
                <w:noProof/>
                <w:webHidden/>
              </w:rPr>
              <w:fldChar w:fldCharType="separate"/>
            </w:r>
            <w:r>
              <w:rPr>
                <w:noProof/>
                <w:webHidden/>
              </w:rPr>
              <w:t>67</w:t>
            </w:r>
            <w:r>
              <w:rPr>
                <w:noProof/>
                <w:webHidden/>
              </w:rPr>
              <w:fldChar w:fldCharType="end"/>
            </w:r>
          </w:hyperlink>
        </w:p>
        <w:p w14:paraId="0FF9ECD1" w14:textId="6F781CE4" w:rsidR="00C8214B" w:rsidRDefault="00C8214B">
          <w:pPr>
            <w:pStyle w:val="TDC1"/>
            <w:tabs>
              <w:tab w:val="right" w:pos="8488"/>
            </w:tabs>
            <w:rPr>
              <w:rFonts w:asciiTheme="minorHAnsi" w:eastAsiaTheme="minorEastAsia" w:hAnsiTheme="minorHAnsi" w:cstheme="minorBidi"/>
              <w:b w:val="0"/>
              <w:bCs w:val="0"/>
              <w:caps w:val="0"/>
              <w:noProof/>
              <w:lang w:eastAsia="es-ES_tradnl"/>
            </w:rPr>
          </w:pPr>
          <w:hyperlink w:anchor="_Toc44872975" w:history="1">
            <w:r w:rsidRPr="00063722">
              <w:rPr>
                <w:rStyle w:val="Hipervnculo"/>
                <w:rFonts w:ascii="Times New Roman" w:hAnsi="Times New Roman" w:cs="Times New Roman"/>
                <w:noProof/>
              </w:rPr>
              <w:t>CAPÍTULO 7: PRESUPUESTO</w:t>
            </w:r>
            <w:r>
              <w:rPr>
                <w:noProof/>
                <w:webHidden/>
              </w:rPr>
              <w:tab/>
            </w:r>
            <w:r>
              <w:rPr>
                <w:noProof/>
                <w:webHidden/>
              </w:rPr>
              <w:fldChar w:fldCharType="begin"/>
            </w:r>
            <w:r>
              <w:rPr>
                <w:noProof/>
                <w:webHidden/>
              </w:rPr>
              <w:instrText xml:space="preserve"> PAGEREF _Toc44872975 \h </w:instrText>
            </w:r>
            <w:r>
              <w:rPr>
                <w:noProof/>
                <w:webHidden/>
              </w:rPr>
            </w:r>
            <w:r>
              <w:rPr>
                <w:noProof/>
                <w:webHidden/>
              </w:rPr>
              <w:fldChar w:fldCharType="separate"/>
            </w:r>
            <w:r>
              <w:rPr>
                <w:noProof/>
                <w:webHidden/>
              </w:rPr>
              <w:t>68</w:t>
            </w:r>
            <w:r>
              <w:rPr>
                <w:noProof/>
                <w:webHidden/>
              </w:rPr>
              <w:fldChar w:fldCharType="end"/>
            </w:r>
          </w:hyperlink>
        </w:p>
        <w:p w14:paraId="01FEB68B" w14:textId="37A7B39A"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76" w:history="1">
            <w:r w:rsidRPr="00063722">
              <w:rPr>
                <w:rStyle w:val="Hipervnculo"/>
                <w:rFonts w:ascii="Times New Roman" w:hAnsi="Times New Roman" w:cs="Times New Roman"/>
                <w:noProof/>
              </w:rPr>
              <w:t>7.1.</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Recursos Materiales</w:t>
            </w:r>
            <w:r>
              <w:rPr>
                <w:noProof/>
                <w:webHidden/>
              </w:rPr>
              <w:tab/>
            </w:r>
            <w:r>
              <w:rPr>
                <w:noProof/>
                <w:webHidden/>
              </w:rPr>
              <w:fldChar w:fldCharType="begin"/>
            </w:r>
            <w:r>
              <w:rPr>
                <w:noProof/>
                <w:webHidden/>
              </w:rPr>
              <w:instrText xml:space="preserve"> PAGEREF _Toc44872976 \h </w:instrText>
            </w:r>
            <w:r>
              <w:rPr>
                <w:noProof/>
                <w:webHidden/>
              </w:rPr>
            </w:r>
            <w:r>
              <w:rPr>
                <w:noProof/>
                <w:webHidden/>
              </w:rPr>
              <w:fldChar w:fldCharType="separate"/>
            </w:r>
            <w:r>
              <w:rPr>
                <w:noProof/>
                <w:webHidden/>
              </w:rPr>
              <w:t>68</w:t>
            </w:r>
            <w:r>
              <w:rPr>
                <w:noProof/>
                <w:webHidden/>
              </w:rPr>
              <w:fldChar w:fldCharType="end"/>
            </w:r>
          </w:hyperlink>
        </w:p>
        <w:p w14:paraId="23AD90D8" w14:textId="5894E5B6"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77" w:history="1">
            <w:r w:rsidRPr="00063722">
              <w:rPr>
                <w:rStyle w:val="Hipervnculo"/>
                <w:rFonts w:ascii="Times New Roman" w:hAnsi="Times New Roman" w:cs="Times New Roman"/>
                <w:noProof/>
              </w:rPr>
              <w:t>7.2.</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Trabajo tarifado por tiempo empleado</w:t>
            </w:r>
            <w:r>
              <w:rPr>
                <w:noProof/>
                <w:webHidden/>
              </w:rPr>
              <w:tab/>
            </w:r>
            <w:r>
              <w:rPr>
                <w:noProof/>
                <w:webHidden/>
              </w:rPr>
              <w:fldChar w:fldCharType="begin"/>
            </w:r>
            <w:r>
              <w:rPr>
                <w:noProof/>
                <w:webHidden/>
              </w:rPr>
              <w:instrText xml:space="preserve"> PAGEREF _Toc44872977 \h </w:instrText>
            </w:r>
            <w:r>
              <w:rPr>
                <w:noProof/>
                <w:webHidden/>
              </w:rPr>
            </w:r>
            <w:r>
              <w:rPr>
                <w:noProof/>
                <w:webHidden/>
              </w:rPr>
              <w:fldChar w:fldCharType="separate"/>
            </w:r>
            <w:r>
              <w:rPr>
                <w:noProof/>
                <w:webHidden/>
              </w:rPr>
              <w:t>69</w:t>
            </w:r>
            <w:r>
              <w:rPr>
                <w:noProof/>
                <w:webHidden/>
              </w:rPr>
              <w:fldChar w:fldCharType="end"/>
            </w:r>
          </w:hyperlink>
        </w:p>
        <w:p w14:paraId="549A779A" w14:textId="1DBD8C0A"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78" w:history="1">
            <w:r w:rsidRPr="00063722">
              <w:rPr>
                <w:rStyle w:val="Hipervnculo"/>
                <w:rFonts w:ascii="Times New Roman" w:hAnsi="Times New Roman" w:cs="Times New Roman"/>
                <w:noProof/>
              </w:rPr>
              <w:t>7.3.</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Derechos del visado del COITT</w:t>
            </w:r>
            <w:r>
              <w:rPr>
                <w:noProof/>
                <w:webHidden/>
              </w:rPr>
              <w:tab/>
            </w:r>
            <w:r>
              <w:rPr>
                <w:noProof/>
                <w:webHidden/>
              </w:rPr>
              <w:fldChar w:fldCharType="begin"/>
            </w:r>
            <w:r>
              <w:rPr>
                <w:noProof/>
                <w:webHidden/>
              </w:rPr>
              <w:instrText xml:space="preserve"> PAGEREF _Toc44872978 \h </w:instrText>
            </w:r>
            <w:r>
              <w:rPr>
                <w:noProof/>
                <w:webHidden/>
              </w:rPr>
            </w:r>
            <w:r>
              <w:rPr>
                <w:noProof/>
                <w:webHidden/>
              </w:rPr>
              <w:fldChar w:fldCharType="separate"/>
            </w:r>
            <w:r>
              <w:rPr>
                <w:noProof/>
                <w:webHidden/>
              </w:rPr>
              <w:t>71</w:t>
            </w:r>
            <w:r>
              <w:rPr>
                <w:noProof/>
                <w:webHidden/>
              </w:rPr>
              <w:fldChar w:fldCharType="end"/>
            </w:r>
          </w:hyperlink>
        </w:p>
        <w:p w14:paraId="44EB2437" w14:textId="47650BA5"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79" w:history="1">
            <w:r w:rsidRPr="00063722">
              <w:rPr>
                <w:rStyle w:val="Hipervnculo"/>
                <w:rFonts w:ascii="Times New Roman" w:hAnsi="Times New Roman" w:cs="Times New Roman"/>
                <w:noProof/>
              </w:rPr>
              <w:t>7.4.</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Gastos de tramitación y envío</w:t>
            </w:r>
            <w:r>
              <w:rPr>
                <w:noProof/>
                <w:webHidden/>
              </w:rPr>
              <w:tab/>
            </w:r>
            <w:r>
              <w:rPr>
                <w:noProof/>
                <w:webHidden/>
              </w:rPr>
              <w:fldChar w:fldCharType="begin"/>
            </w:r>
            <w:r>
              <w:rPr>
                <w:noProof/>
                <w:webHidden/>
              </w:rPr>
              <w:instrText xml:space="preserve"> PAGEREF _Toc44872979 \h </w:instrText>
            </w:r>
            <w:r>
              <w:rPr>
                <w:noProof/>
                <w:webHidden/>
              </w:rPr>
            </w:r>
            <w:r>
              <w:rPr>
                <w:noProof/>
                <w:webHidden/>
              </w:rPr>
              <w:fldChar w:fldCharType="separate"/>
            </w:r>
            <w:r>
              <w:rPr>
                <w:noProof/>
                <w:webHidden/>
              </w:rPr>
              <w:t>71</w:t>
            </w:r>
            <w:r>
              <w:rPr>
                <w:noProof/>
                <w:webHidden/>
              </w:rPr>
              <w:fldChar w:fldCharType="end"/>
            </w:r>
          </w:hyperlink>
        </w:p>
        <w:p w14:paraId="0BD92095" w14:textId="63379342"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80" w:history="1">
            <w:r w:rsidRPr="00063722">
              <w:rPr>
                <w:rStyle w:val="Hipervnculo"/>
                <w:rFonts w:ascii="Times New Roman" w:hAnsi="Times New Roman" w:cs="Times New Roman"/>
                <w:noProof/>
              </w:rPr>
              <w:t>7.5.</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Aplicación de impuestos y presupuesto final</w:t>
            </w:r>
            <w:r>
              <w:rPr>
                <w:noProof/>
                <w:webHidden/>
              </w:rPr>
              <w:tab/>
            </w:r>
            <w:r>
              <w:rPr>
                <w:noProof/>
                <w:webHidden/>
              </w:rPr>
              <w:fldChar w:fldCharType="begin"/>
            </w:r>
            <w:r>
              <w:rPr>
                <w:noProof/>
                <w:webHidden/>
              </w:rPr>
              <w:instrText xml:space="preserve"> PAGEREF _Toc44872980 \h </w:instrText>
            </w:r>
            <w:r>
              <w:rPr>
                <w:noProof/>
                <w:webHidden/>
              </w:rPr>
            </w:r>
            <w:r>
              <w:rPr>
                <w:noProof/>
                <w:webHidden/>
              </w:rPr>
              <w:fldChar w:fldCharType="separate"/>
            </w:r>
            <w:r>
              <w:rPr>
                <w:noProof/>
                <w:webHidden/>
              </w:rPr>
              <w:t>71</w:t>
            </w:r>
            <w:r>
              <w:rPr>
                <w:noProof/>
                <w:webHidden/>
              </w:rPr>
              <w:fldChar w:fldCharType="end"/>
            </w:r>
          </w:hyperlink>
        </w:p>
        <w:p w14:paraId="23C3BC5D" w14:textId="0A0E046B" w:rsidR="00C8214B" w:rsidRDefault="00C8214B">
          <w:pPr>
            <w:pStyle w:val="TDC1"/>
            <w:tabs>
              <w:tab w:val="right" w:pos="8488"/>
            </w:tabs>
            <w:rPr>
              <w:rFonts w:asciiTheme="minorHAnsi" w:eastAsiaTheme="minorEastAsia" w:hAnsiTheme="minorHAnsi" w:cstheme="minorBidi"/>
              <w:b w:val="0"/>
              <w:bCs w:val="0"/>
              <w:caps w:val="0"/>
              <w:noProof/>
              <w:lang w:eastAsia="es-ES_tradnl"/>
            </w:rPr>
          </w:pPr>
          <w:hyperlink w:anchor="_Toc44872981" w:history="1">
            <w:r w:rsidRPr="00063722">
              <w:rPr>
                <w:rStyle w:val="Hipervnculo"/>
                <w:rFonts w:ascii="Times New Roman" w:hAnsi="Times New Roman" w:cs="Times New Roman"/>
                <w:noProof/>
              </w:rPr>
              <w:t>CONCLUSIONES Y RECOMENDACIONES</w:t>
            </w:r>
            <w:r>
              <w:rPr>
                <w:noProof/>
                <w:webHidden/>
              </w:rPr>
              <w:tab/>
            </w:r>
            <w:r>
              <w:rPr>
                <w:noProof/>
                <w:webHidden/>
              </w:rPr>
              <w:fldChar w:fldCharType="begin"/>
            </w:r>
            <w:r>
              <w:rPr>
                <w:noProof/>
                <w:webHidden/>
              </w:rPr>
              <w:instrText xml:space="preserve"> PAGEREF _Toc44872981 \h </w:instrText>
            </w:r>
            <w:r>
              <w:rPr>
                <w:noProof/>
                <w:webHidden/>
              </w:rPr>
            </w:r>
            <w:r>
              <w:rPr>
                <w:noProof/>
                <w:webHidden/>
              </w:rPr>
              <w:fldChar w:fldCharType="separate"/>
            </w:r>
            <w:r>
              <w:rPr>
                <w:noProof/>
                <w:webHidden/>
              </w:rPr>
              <w:t>73</w:t>
            </w:r>
            <w:r>
              <w:rPr>
                <w:noProof/>
                <w:webHidden/>
              </w:rPr>
              <w:fldChar w:fldCharType="end"/>
            </w:r>
          </w:hyperlink>
        </w:p>
        <w:p w14:paraId="271DF329" w14:textId="6114E80D" w:rsidR="00C8214B" w:rsidRDefault="00C8214B">
          <w:pPr>
            <w:pStyle w:val="TDC1"/>
            <w:tabs>
              <w:tab w:val="right" w:pos="8488"/>
            </w:tabs>
            <w:rPr>
              <w:rFonts w:asciiTheme="minorHAnsi" w:eastAsiaTheme="minorEastAsia" w:hAnsiTheme="minorHAnsi" w:cstheme="minorBidi"/>
              <w:b w:val="0"/>
              <w:bCs w:val="0"/>
              <w:caps w:val="0"/>
              <w:noProof/>
              <w:lang w:eastAsia="es-ES_tradnl"/>
            </w:rPr>
          </w:pPr>
          <w:hyperlink w:anchor="_Toc44872982" w:history="1">
            <w:r w:rsidRPr="00063722">
              <w:rPr>
                <w:rStyle w:val="Hipervnculo"/>
                <w:rFonts w:ascii="Times New Roman" w:hAnsi="Times New Roman" w:cs="Times New Roman"/>
                <w:noProof/>
              </w:rPr>
              <w:t>BIBLIOGRAFÍA REFERENCIADA</w:t>
            </w:r>
            <w:r>
              <w:rPr>
                <w:noProof/>
                <w:webHidden/>
              </w:rPr>
              <w:tab/>
            </w:r>
            <w:r>
              <w:rPr>
                <w:noProof/>
                <w:webHidden/>
              </w:rPr>
              <w:fldChar w:fldCharType="begin"/>
            </w:r>
            <w:r>
              <w:rPr>
                <w:noProof/>
                <w:webHidden/>
              </w:rPr>
              <w:instrText xml:space="preserve"> PAGEREF _Toc44872982 \h </w:instrText>
            </w:r>
            <w:r>
              <w:rPr>
                <w:noProof/>
                <w:webHidden/>
              </w:rPr>
            </w:r>
            <w:r>
              <w:rPr>
                <w:noProof/>
                <w:webHidden/>
              </w:rPr>
              <w:fldChar w:fldCharType="separate"/>
            </w:r>
            <w:r>
              <w:rPr>
                <w:noProof/>
                <w:webHidden/>
              </w:rPr>
              <w:t>74</w:t>
            </w:r>
            <w:r>
              <w:rPr>
                <w:noProof/>
                <w:webHidden/>
              </w:rPr>
              <w:fldChar w:fldCharType="end"/>
            </w:r>
          </w:hyperlink>
        </w:p>
        <w:p w14:paraId="43062849" w14:textId="6D339715" w:rsidR="00C8214B" w:rsidRDefault="00C8214B">
          <w:pPr>
            <w:pStyle w:val="TDC1"/>
            <w:tabs>
              <w:tab w:val="right" w:pos="8488"/>
            </w:tabs>
            <w:rPr>
              <w:rFonts w:asciiTheme="minorHAnsi" w:eastAsiaTheme="minorEastAsia" w:hAnsiTheme="minorHAnsi" w:cstheme="minorBidi"/>
              <w:b w:val="0"/>
              <w:bCs w:val="0"/>
              <w:caps w:val="0"/>
              <w:noProof/>
              <w:lang w:eastAsia="es-ES_tradnl"/>
            </w:rPr>
          </w:pPr>
          <w:hyperlink w:anchor="_Toc44872983" w:history="1">
            <w:r w:rsidRPr="00063722">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_Toc44872983 \h </w:instrText>
            </w:r>
            <w:r>
              <w:rPr>
                <w:noProof/>
                <w:webHidden/>
              </w:rPr>
            </w:r>
            <w:r>
              <w:rPr>
                <w:noProof/>
                <w:webHidden/>
              </w:rPr>
              <w:fldChar w:fldCharType="separate"/>
            </w:r>
            <w:r>
              <w:rPr>
                <w:noProof/>
                <w:webHidden/>
              </w:rPr>
              <w:t>86</w:t>
            </w:r>
            <w:r>
              <w:rPr>
                <w:noProof/>
                <w:webHidden/>
              </w:rPr>
              <w:fldChar w:fldCharType="end"/>
            </w:r>
          </w:hyperlink>
        </w:p>
        <w:p w14:paraId="1E576857" w14:textId="1BDFD0DD" w:rsidR="00982487" w:rsidRPr="00FF02B4" w:rsidRDefault="00982487" w:rsidP="00384DB0">
          <w:pPr>
            <w:spacing w:line="360" w:lineRule="auto"/>
            <w:rPr>
              <w:rFonts w:ascii="Times New Roman" w:hAnsi="Times New Roman" w:cs="Times New Roman"/>
            </w:rPr>
          </w:pPr>
          <w:r w:rsidRPr="00FF02B4">
            <w:rPr>
              <w:rFonts w:ascii="Times New Roman" w:hAnsi="Times New Roman" w:cs="Times New Roman"/>
              <w:caps/>
            </w:rPr>
            <w:fldChar w:fldCharType="end"/>
          </w:r>
        </w:p>
      </w:sdtContent>
    </w:sdt>
    <w:p w14:paraId="0D5E62CC" w14:textId="7900D7B7" w:rsidR="00A36BFD" w:rsidRPr="00387D69" w:rsidRDefault="00A36BFD" w:rsidP="00384DB0">
      <w:pPr>
        <w:spacing w:line="360" w:lineRule="auto"/>
        <w:jc w:val="center"/>
        <w:rPr>
          <w:rFonts w:ascii="Times New Roman" w:hAnsi="Times New Roman" w:cs="Times New Roman"/>
          <w:b/>
          <w:sz w:val="28"/>
        </w:rPr>
      </w:pPr>
    </w:p>
    <w:p w14:paraId="30607CBF" w14:textId="009E6935" w:rsidR="00A36BFD" w:rsidRPr="00387D69" w:rsidRDefault="00A36BFD" w:rsidP="00384DB0">
      <w:pPr>
        <w:spacing w:line="360" w:lineRule="auto"/>
        <w:jc w:val="center"/>
        <w:rPr>
          <w:rFonts w:ascii="Times New Roman" w:hAnsi="Times New Roman" w:cs="Times New Roman"/>
          <w:b/>
          <w:sz w:val="28"/>
        </w:rPr>
      </w:pPr>
    </w:p>
    <w:p w14:paraId="5836C41C" w14:textId="480E464E" w:rsidR="00A36BFD" w:rsidRPr="00387D69" w:rsidRDefault="00A36BFD" w:rsidP="00384DB0">
      <w:pPr>
        <w:spacing w:line="360" w:lineRule="auto"/>
        <w:jc w:val="center"/>
        <w:rPr>
          <w:rFonts w:ascii="Times New Roman" w:hAnsi="Times New Roman" w:cs="Times New Roman"/>
          <w:b/>
          <w:sz w:val="28"/>
        </w:rPr>
      </w:pPr>
    </w:p>
    <w:p w14:paraId="5070CE05" w14:textId="6F1770F9" w:rsidR="00D749E4" w:rsidRDefault="00D749E4" w:rsidP="00384DB0">
      <w:pPr>
        <w:spacing w:line="360" w:lineRule="auto"/>
        <w:jc w:val="both"/>
        <w:rPr>
          <w:rFonts w:ascii="Times New Roman" w:hAnsi="Times New Roman" w:cs="Times New Roman"/>
          <w:b/>
          <w:sz w:val="28"/>
        </w:rPr>
      </w:pPr>
    </w:p>
    <w:p w14:paraId="7155F3C5" w14:textId="77777777" w:rsidR="00D749E4" w:rsidRDefault="00D749E4" w:rsidP="00384DB0">
      <w:pPr>
        <w:spacing w:line="360" w:lineRule="auto"/>
        <w:rPr>
          <w:rFonts w:ascii="Times New Roman" w:hAnsi="Times New Roman" w:cs="Times New Roman"/>
          <w:b/>
          <w:sz w:val="28"/>
        </w:rPr>
      </w:pPr>
      <w:r>
        <w:rPr>
          <w:rFonts w:ascii="Times New Roman" w:hAnsi="Times New Roman" w:cs="Times New Roman"/>
          <w:b/>
          <w:sz w:val="28"/>
        </w:rPr>
        <w:br w:type="page"/>
      </w:r>
    </w:p>
    <w:p w14:paraId="64305AF3" w14:textId="0CC583CC" w:rsidR="00D749E4" w:rsidRDefault="00D749E4" w:rsidP="00384DB0">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lastRenderedPageBreak/>
        <w:t>Índice</w:t>
      </w:r>
      <w:r>
        <w:rPr>
          <w:rFonts w:ascii="Times New Roman" w:hAnsi="Times New Roman" w:cs="Times New Roman"/>
          <w:color w:val="auto"/>
          <w:sz w:val="80"/>
          <w:szCs w:val="80"/>
        </w:rPr>
        <w:t xml:space="preserve"> de figuras</w:t>
      </w:r>
    </w:p>
    <w:p w14:paraId="105DE2F5" w14:textId="77777777" w:rsidR="00FF02B4" w:rsidRPr="00FF02B4" w:rsidRDefault="00FF02B4" w:rsidP="00CD5E9C">
      <w:pPr>
        <w:spacing w:line="360" w:lineRule="auto"/>
        <w:jc w:val="both"/>
        <w:rPr>
          <w:lang w:eastAsia="es-ES_tradnl"/>
        </w:rPr>
      </w:pPr>
    </w:p>
    <w:p w14:paraId="60C0F49D" w14:textId="134EA5EF" w:rsidR="00D749E4" w:rsidRDefault="00D749E4" w:rsidP="00CD5E9C">
      <w:pPr>
        <w:pStyle w:val="Tabladeilustraciones"/>
        <w:tabs>
          <w:tab w:val="right" w:pos="8488"/>
        </w:tabs>
        <w:spacing w:line="360" w:lineRule="auto"/>
        <w:jc w:val="both"/>
        <w:rPr>
          <w:rFonts w:ascii="Times New Roman" w:hAnsi="Times New Roman" w:cs="Times New Roman"/>
          <w:b w:val="0"/>
          <w:noProof/>
          <w:sz w:val="24"/>
          <w:szCs w:val="24"/>
        </w:rPr>
      </w:pPr>
      <w:r w:rsidRPr="00FF02B4">
        <w:rPr>
          <w:rFonts w:ascii="Times New Roman" w:hAnsi="Times New Roman" w:cs="Times New Roman"/>
          <w:b w:val="0"/>
          <w:sz w:val="24"/>
          <w:szCs w:val="24"/>
          <w:lang w:eastAsia="es-ES_tradnl"/>
        </w:rPr>
        <w:fldChar w:fldCharType="begin"/>
      </w:r>
      <w:r w:rsidRPr="00FF02B4">
        <w:rPr>
          <w:rFonts w:ascii="Times New Roman" w:hAnsi="Times New Roman" w:cs="Times New Roman"/>
          <w:b w:val="0"/>
          <w:sz w:val="24"/>
          <w:szCs w:val="24"/>
          <w:lang w:eastAsia="es-ES_tradnl"/>
        </w:rPr>
        <w:instrText xml:space="preserve"> TOC \h \z \c "Figura" </w:instrText>
      </w:r>
      <w:r w:rsidRPr="00FF02B4">
        <w:rPr>
          <w:rFonts w:ascii="Times New Roman" w:hAnsi="Times New Roman" w:cs="Times New Roman"/>
          <w:b w:val="0"/>
          <w:sz w:val="24"/>
          <w:szCs w:val="24"/>
          <w:lang w:eastAsia="es-ES_tradnl"/>
        </w:rPr>
        <w:fldChar w:fldCharType="separate"/>
      </w:r>
      <w:hyperlink r:id="rId10" w:anchor="_Toc44318899" w:history="1">
        <w:r w:rsidRPr="00FF02B4">
          <w:rPr>
            <w:rStyle w:val="Hipervnculo"/>
            <w:rFonts w:ascii="Times New Roman" w:hAnsi="Times New Roman" w:cs="Times New Roman"/>
            <w:b w:val="0"/>
            <w:noProof/>
            <w:sz w:val="24"/>
            <w:szCs w:val="24"/>
          </w:rPr>
          <w:t>Figura 1. Espectro de ondas electromagnéticas.</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_Toc44318899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17</w:t>
        </w:r>
        <w:r w:rsidRPr="00FF02B4">
          <w:rPr>
            <w:rFonts w:ascii="Times New Roman" w:hAnsi="Times New Roman" w:cs="Times New Roman"/>
            <w:b w:val="0"/>
            <w:noProof/>
            <w:webHidden/>
            <w:sz w:val="24"/>
            <w:szCs w:val="24"/>
          </w:rPr>
          <w:fldChar w:fldCharType="end"/>
        </w:r>
      </w:hyperlink>
    </w:p>
    <w:p w14:paraId="4B408A94" w14:textId="77777777" w:rsidR="002A47FC" w:rsidRPr="002A47FC" w:rsidRDefault="002A47FC" w:rsidP="00CD5E9C">
      <w:pPr>
        <w:jc w:val="both"/>
      </w:pPr>
    </w:p>
    <w:p w14:paraId="657527B7" w14:textId="308A3691"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1" w:anchor="_Toc44318900" w:history="1">
        <w:r w:rsidR="00D749E4" w:rsidRPr="00FF02B4">
          <w:rPr>
            <w:rStyle w:val="Hipervnculo"/>
            <w:rFonts w:ascii="Times New Roman" w:hAnsi="Times New Roman" w:cs="Times New Roman"/>
            <w:b w:val="0"/>
            <w:noProof/>
            <w:sz w:val="24"/>
            <w:szCs w:val="24"/>
          </w:rPr>
          <w:t>Figura 2. La luz penetra en el interior del glóbulo ocular y se convierte en impulsos</w:t>
        </w:r>
        <w:r w:rsidR="00CD5E9C">
          <w:rPr>
            <w:rStyle w:val="Hipervnculo"/>
            <w:rFonts w:ascii="Times New Roman" w:hAnsi="Times New Roman" w:cs="Times New Roman"/>
            <w:b w:val="0"/>
            <w:noProof/>
            <w:sz w:val="24"/>
            <w:szCs w:val="24"/>
          </w:rPr>
          <w:t xml:space="preserve"> </w:t>
        </w:r>
        <w:r w:rsidR="00D749E4" w:rsidRPr="00FF02B4">
          <w:rPr>
            <w:rStyle w:val="Hipervnculo"/>
            <w:rFonts w:ascii="Times New Roman" w:hAnsi="Times New Roman" w:cs="Times New Roman"/>
            <w:b w:val="0"/>
            <w:noProof/>
            <w:sz w:val="24"/>
            <w:szCs w:val="24"/>
          </w:rPr>
          <w:t>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_Toc44318900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22</w:t>
        </w:r>
        <w:r w:rsidR="00D749E4" w:rsidRPr="00FF02B4">
          <w:rPr>
            <w:rFonts w:ascii="Times New Roman" w:hAnsi="Times New Roman" w:cs="Times New Roman"/>
            <w:b w:val="0"/>
            <w:noProof/>
            <w:webHidden/>
            <w:sz w:val="24"/>
            <w:szCs w:val="24"/>
          </w:rPr>
          <w:fldChar w:fldCharType="end"/>
        </w:r>
      </w:hyperlink>
    </w:p>
    <w:p w14:paraId="3C7338A2" w14:textId="77777777" w:rsidR="002A47FC" w:rsidRPr="002A47FC" w:rsidRDefault="002A47FC" w:rsidP="00CD5E9C">
      <w:pPr>
        <w:jc w:val="both"/>
      </w:pPr>
    </w:p>
    <w:p w14:paraId="5A817AE9" w14:textId="41D6C96D"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2" w:anchor="_Toc44318901" w:history="1">
        <w:r w:rsidR="00D749E4" w:rsidRPr="00FF02B4">
          <w:rPr>
            <w:rStyle w:val="Hipervnculo"/>
            <w:rFonts w:ascii="Times New Roman" w:hAnsi="Times New Roman" w:cs="Times New Roman"/>
            <w:b w:val="0"/>
            <w:noProof/>
            <w:sz w:val="24"/>
            <w:szCs w:val="24"/>
          </w:rPr>
          <w:t>Figura 3. Ejemplo de fusión de colores en el espacio de color CIE XYZ. L1 y L2 forman un par de fusión de L. Las líneas rojas, azules y verdes corresponden a los colores primarios RGB.</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_Toc44318901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28</w:t>
        </w:r>
        <w:r w:rsidR="00D749E4" w:rsidRPr="00FF02B4">
          <w:rPr>
            <w:rFonts w:ascii="Times New Roman" w:hAnsi="Times New Roman" w:cs="Times New Roman"/>
            <w:b w:val="0"/>
            <w:noProof/>
            <w:webHidden/>
            <w:sz w:val="24"/>
            <w:szCs w:val="24"/>
          </w:rPr>
          <w:fldChar w:fldCharType="end"/>
        </w:r>
      </w:hyperlink>
    </w:p>
    <w:p w14:paraId="67FA38EE" w14:textId="77777777" w:rsidR="00CD5E9C" w:rsidRPr="00CD5E9C" w:rsidRDefault="00CD5E9C" w:rsidP="00CD5E9C">
      <w:pPr>
        <w:jc w:val="both"/>
      </w:pPr>
    </w:p>
    <w:p w14:paraId="345517E9" w14:textId="0566F69B"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3" w:anchor="_Toc44318902" w:history="1">
        <w:r w:rsidR="00D749E4" w:rsidRPr="00FF02B4">
          <w:rPr>
            <w:rStyle w:val="Hipervnculo"/>
            <w:rFonts w:ascii="Times New Roman" w:hAnsi="Times New Roman" w:cs="Times New Roman"/>
            <w:b w:val="0"/>
            <w:noProof/>
            <w:sz w:val="24"/>
            <w:szCs w:val="24"/>
          </w:rPr>
          <w:t>Figura 4. Función de sensibilidad al contraste.</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_Toc44318902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30</w:t>
        </w:r>
        <w:r w:rsidR="00D749E4" w:rsidRPr="00FF02B4">
          <w:rPr>
            <w:rFonts w:ascii="Times New Roman" w:hAnsi="Times New Roman" w:cs="Times New Roman"/>
            <w:b w:val="0"/>
            <w:noProof/>
            <w:webHidden/>
            <w:sz w:val="24"/>
            <w:szCs w:val="24"/>
          </w:rPr>
          <w:fldChar w:fldCharType="end"/>
        </w:r>
      </w:hyperlink>
    </w:p>
    <w:p w14:paraId="5A0F3A40" w14:textId="77777777" w:rsidR="00CD5E9C" w:rsidRPr="00CD5E9C" w:rsidRDefault="00CD5E9C" w:rsidP="00CD5E9C">
      <w:pPr>
        <w:jc w:val="both"/>
      </w:pPr>
    </w:p>
    <w:p w14:paraId="3F830243" w14:textId="153A8DF5"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4" w:anchor="_Toc44318903" w:history="1">
        <w:r w:rsidR="00D749E4" w:rsidRPr="00FF02B4">
          <w:rPr>
            <w:rStyle w:val="Hipervnculo"/>
            <w:rFonts w:ascii="Times New Roman" w:hAnsi="Times New Roman" w:cs="Times New Roman"/>
            <w:b w:val="0"/>
            <w:noProof/>
            <w:sz w:val="24"/>
            <w:szCs w:val="24"/>
          </w:rPr>
          <w:t>Figura 5. (a) CSFs para velocidades de 0.125, 0.25, 0.5, 1, 2, 4, 8, 16, 32, 64 y 128 grados (derecha a izquierda). (b) La frecuencia espacial detectable más alta posible en función de la velocidad.</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_Toc44318903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31</w:t>
        </w:r>
        <w:r w:rsidR="00D749E4" w:rsidRPr="00FF02B4">
          <w:rPr>
            <w:rFonts w:ascii="Times New Roman" w:hAnsi="Times New Roman" w:cs="Times New Roman"/>
            <w:b w:val="0"/>
            <w:noProof/>
            <w:webHidden/>
            <w:sz w:val="24"/>
            <w:szCs w:val="24"/>
          </w:rPr>
          <w:fldChar w:fldCharType="end"/>
        </w:r>
      </w:hyperlink>
    </w:p>
    <w:p w14:paraId="0264A847" w14:textId="77777777" w:rsidR="00CD5E9C" w:rsidRPr="00CD5E9C" w:rsidRDefault="00CD5E9C" w:rsidP="00CD5E9C">
      <w:pPr>
        <w:jc w:val="both"/>
      </w:pPr>
    </w:p>
    <w:p w14:paraId="1FFA9C28" w14:textId="6A986F14"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w:anchor="_Toc44318904" w:history="1">
        <w:r w:rsidR="00D749E4" w:rsidRPr="00FF02B4">
          <w:rPr>
            <w:rStyle w:val="Hipervnculo"/>
            <w:rFonts w:ascii="Times New Roman" w:hAnsi="Times New Roman" w:cs="Times New Roman"/>
            <w:b w:val="0"/>
            <w:noProof/>
            <w:sz w:val="24"/>
            <w:szCs w:val="24"/>
          </w:rPr>
          <w:t>Figura 6. Pasos de inserción y extracción del mensaje en un sistema esteganográfico.</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_Toc44318904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38</w:t>
        </w:r>
        <w:r w:rsidR="00D749E4" w:rsidRPr="00FF02B4">
          <w:rPr>
            <w:rFonts w:ascii="Times New Roman" w:hAnsi="Times New Roman" w:cs="Times New Roman"/>
            <w:b w:val="0"/>
            <w:noProof/>
            <w:webHidden/>
            <w:sz w:val="24"/>
            <w:szCs w:val="24"/>
          </w:rPr>
          <w:fldChar w:fldCharType="end"/>
        </w:r>
      </w:hyperlink>
    </w:p>
    <w:p w14:paraId="74EA3073" w14:textId="77777777" w:rsidR="00CD5E9C" w:rsidRPr="00CD5E9C" w:rsidRDefault="00CD5E9C" w:rsidP="00CD5E9C">
      <w:pPr>
        <w:jc w:val="both"/>
      </w:pPr>
    </w:p>
    <w:p w14:paraId="6C457FDF" w14:textId="5751A8FB"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5" w:anchor="_Toc44318905" w:history="1">
        <w:r w:rsidR="00D749E4" w:rsidRPr="00FF02B4">
          <w:rPr>
            <w:rStyle w:val="Hipervnculo"/>
            <w:rFonts w:ascii="Times New Roman" w:hAnsi="Times New Roman" w:cs="Times New Roman"/>
            <w:b w:val="0"/>
            <w:noProof/>
            <w:sz w:val="24"/>
            <w:szCs w:val="24"/>
          </w:rPr>
          <w:t>Figura 7. Proceso de codificación SSIS.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_Toc44318905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43</w:t>
        </w:r>
        <w:r w:rsidR="00D749E4" w:rsidRPr="00FF02B4">
          <w:rPr>
            <w:rFonts w:ascii="Times New Roman" w:hAnsi="Times New Roman" w:cs="Times New Roman"/>
            <w:b w:val="0"/>
            <w:noProof/>
            <w:webHidden/>
            <w:sz w:val="24"/>
            <w:szCs w:val="24"/>
          </w:rPr>
          <w:fldChar w:fldCharType="end"/>
        </w:r>
      </w:hyperlink>
    </w:p>
    <w:p w14:paraId="72CC931A" w14:textId="77777777" w:rsidR="00CD5E9C" w:rsidRPr="00CD5E9C" w:rsidRDefault="00CD5E9C" w:rsidP="00CD5E9C">
      <w:pPr>
        <w:jc w:val="both"/>
      </w:pPr>
    </w:p>
    <w:p w14:paraId="414789F2" w14:textId="2D343832"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6" w:anchor="_Toc44318906" w:history="1">
        <w:r w:rsidR="00D749E4" w:rsidRPr="00FF02B4">
          <w:rPr>
            <w:rStyle w:val="Hipervnculo"/>
            <w:rFonts w:ascii="Times New Roman" w:hAnsi="Times New Roman" w:cs="Times New Roman"/>
            <w:b w:val="0"/>
            <w:noProof/>
            <w:sz w:val="24"/>
            <w:szCs w:val="24"/>
          </w:rPr>
          <w:t>Figura 8. Proceso de decodificación SSIS.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_Toc44318906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43</w:t>
        </w:r>
        <w:r w:rsidR="00D749E4" w:rsidRPr="00FF02B4">
          <w:rPr>
            <w:rFonts w:ascii="Times New Roman" w:hAnsi="Times New Roman" w:cs="Times New Roman"/>
            <w:b w:val="0"/>
            <w:noProof/>
            <w:webHidden/>
            <w:sz w:val="24"/>
            <w:szCs w:val="24"/>
          </w:rPr>
          <w:fldChar w:fldCharType="end"/>
        </w:r>
      </w:hyperlink>
    </w:p>
    <w:p w14:paraId="475C916F" w14:textId="77777777" w:rsidR="00CD5E9C" w:rsidRPr="00CD5E9C" w:rsidRDefault="00CD5E9C" w:rsidP="00CD5E9C">
      <w:pPr>
        <w:jc w:val="both"/>
      </w:pPr>
    </w:p>
    <w:p w14:paraId="7083CD2C" w14:textId="45441CCD"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7" w:anchor="_Toc44318907" w:history="1">
        <w:r w:rsidR="00D749E4" w:rsidRPr="00FF02B4">
          <w:rPr>
            <w:rStyle w:val="Hipervnculo"/>
            <w:rFonts w:ascii="Times New Roman" w:hAnsi="Times New Roman" w:cs="Times New Roman"/>
            <w:b w:val="0"/>
            <w:noProof/>
            <w:sz w:val="24"/>
            <w:szCs w:val="24"/>
          </w:rPr>
          <w:t>Figura 9. Concepto de multiplexación de fotograma completo: Screen-to-eye para videos y Screen-to-camera para la comunicación de datos a través del mismo canal visible simultáneamente.</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_Toc44318907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45</w:t>
        </w:r>
        <w:r w:rsidR="00D749E4" w:rsidRPr="00FF02B4">
          <w:rPr>
            <w:rFonts w:ascii="Times New Roman" w:hAnsi="Times New Roman" w:cs="Times New Roman"/>
            <w:b w:val="0"/>
            <w:noProof/>
            <w:webHidden/>
            <w:sz w:val="24"/>
            <w:szCs w:val="24"/>
          </w:rPr>
          <w:fldChar w:fldCharType="end"/>
        </w:r>
      </w:hyperlink>
    </w:p>
    <w:p w14:paraId="6111B744" w14:textId="77777777" w:rsidR="00CD5E9C" w:rsidRPr="00CD5E9C" w:rsidRDefault="00CD5E9C" w:rsidP="00CD5E9C">
      <w:pPr>
        <w:jc w:val="both"/>
      </w:pPr>
    </w:p>
    <w:p w14:paraId="0B62FD09" w14:textId="7FB0A0E3"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8" w:anchor="_Toc44318908" w:history="1">
        <w:r w:rsidR="00D749E4" w:rsidRPr="00FF02B4">
          <w:rPr>
            <w:rStyle w:val="Hipervnculo"/>
            <w:rFonts w:ascii="Times New Roman" w:hAnsi="Times New Roman" w:cs="Times New Roman"/>
            <w:b w:val="0"/>
            <w:noProof/>
            <w:sz w:val="24"/>
            <w:szCs w:val="24"/>
          </w:rPr>
          <w:t>Figura 10. Categorías de OCC.</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_Toc44318908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47</w:t>
        </w:r>
        <w:r w:rsidR="00D749E4" w:rsidRPr="00FF02B4">
          <w:rPr>
            <w:rFonts w:ascii="Times New Roman" w:hAnsi="Times New Roman" w:cs="Times New Roman"/>
            <w:b w:val="0"/>
            <w:noProof/>
            <w:webHidden/>
            <w:sz w:val="24"/>
            <w:szCs w:val="24"/>
          </w:rPr>
          <w:fldChar w:fldCharType="end"/>
        </w:r>
      </w:hyperlink>
    </w:p>
    <w:p w14:paraId="361927F7" w14:textId="77777777" w:rsidR="00CD5E9C" w:rsidRPr="00CD5E9C" w:rsidRDefault="00CD5E9C" w:rsidP="00CD5E9C">
      <w:pPr>
        <w:jc w:val="both"/>
      </w:pPr>
    </w:p>
    <w:p w14:paraId="6F91F30C" w14:textId="146281AA" w:rsidR="00D749E4" w:rsidRPr="00FF02B4" w:rsidRDefault="00AF7E75" w:rsidP="00CD5E9C">
      <w:pPr>
        <w:pStyle w:val="Tabladeilustraciones"/>
        <w:tabs>
          <w:tab w:val="right" w:pos="8488"/>
        </w:tabs>
        <w:spacing w:line="360" w:lineRule="auto"/>
        <w:jc w:val="both"/>
        <w:rPr>
          <w:rFonts w:ascii="Times New Roman" w:eastAsiaTheme="minorEastAsia" w:hAnsi="Times New Roman" w:cs="Times New Roman"/>
          <w:b w:val="0"/>
          <w:bCs w:val="0"/>
          <w:noProof/>
          <w:sz w:val="24"/>
          <w:szCs w:val="24"/>
          <w:lang w:eastAsia="es-ES_tradnl"/>
        </w:rPr>
      </w:pPr>
      <w:hyperlink r:id="rId19" w:anchor="_Toc44318909" w:history="1">
        <w:r w:rsidR="00D749E4" w:rsidRPr="00FF02B4">
          <w:rPr>
            <w:rStyle w:val="Hipervnculo"/>
            <w:rFonts w:ascii="Times New Roman" w:hAnsi="Times New Roman" w:cs="Times New Roman"/>
            <w:b w:val="0"/>
            <w:noProof/>
            <w:sz w:val="24"/>
            <w:szCs w:val="24"/>
          </w:rPr>
          <w:t>Figura 11. Estructura del receptor de la cámara óptica, procedimiento de comunicación y aplicaciones.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_Toc44318909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48</w:t>
        </w:r>
        <w:r w:rsidR="00D749E4" w:rsidRPr="00FF02B4">
          <w:rPr>
            <w:rFonts w:ascii="Times New Roman" w:hAnsi="Times New Roman" w:cs="Times New Roman"/>
            <w:b w:val="0"/>
            <w:noProof/>
            <w:webHidden/>
            <w:sz w:val="24"/>
            <w:szCs w:val="24"/>
          </w:rPr>
          <w:fldChar w:fldCharType="end"/>
        </w:r>
      </w:hyperlink>
    </w:p>
    <w:p w14:paraId="4D25F6B7" w14:textId="7E1F002D"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0" w:anchor="_Toc44318910" w:history="1">
        <w:r w:rsidR="00D749E4" w:rsidRPr="00FF02B4">
          <w:rPr>
            <w:rStyle w:val="Hipervnculo"/>
            <w:rFonts w:ascii="Times New Roman" w:hAnsi="Times New Roman" w:cs="Times New Roman"/>
            <w:b w:val="0"/>
            <w:noProof/>
            <w:sz w:val="24"/>
            <w:szCs w:val="24"/>
          </w:rPr>
          <w:t>Figura 12. Las prácticas actuales de comprometer las comunicaciones de Screen-to-eye y de Screen-to-Camera. a) Un pequeño código QR en la esquina (en el caso de un partido de hockey sobre hielo); b) Dos frames consecutivos, uno para cada canal.</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_Toc44318910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54</w:t>
        </w:r>
        <w:r w:rsidR="00D749E4" w:rsidRPr="00FF02B4">
          <w:rPr>
            <w:rFonts w:ascii="Times New Roman" w:hAnsi="Times New Roman" w:cs="Times New Roman"/>
            <w:b w:val="0"/>
            <w:noProof/>
            <w:webHidden/>
            <w:sz w:val="24"/>
            <w:szCs w:val="24"/>
          </w:rPr>
          <w:fldChar w:fldCharType="end"/>
        </w:r>
      </w:hyperlink>
    </w:p>
    <w:p w14:paraId="0656A933" w14:textId="77777777" w:rsidR="00CD5E9C" w:rsidRPr="00CD5E9C" w:rsidRDefault="00CD5E9C" w:rsidP="00CD5E9C">
      <w:pPr>
        <w:jc w:val="both"/>
      </w:pPr>
    </w:p>
    <w:p w14:paraId="44769EED" w14:textId="45A5BDE7"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1" w:anchor="_Toc44318911" w:history="1">
        <w:r w:rsidR="00D749E4" w:rsidRPr="00FF02B4">
          <w:rPr>
            <w:rStyle w:val="Hipervnculo"/>
            <w:rFonts w:ascii="Times New Roman" w:hAnsi="Times New Roman" w:cs="Times New Roman"/>
            <w:b w:val="0"/>
            <w:noProof/>
            <w:sz w:val="24"/>
            <w:szCs w:val="24"/>
          </w:rPr>
          <w:t>Figura 13. Ilustración de la distorsión de la perspectiva en el canal screen-camera. Los píxeles de la pantalla visualizados son borrosos y se reduce el tamaño en la vista frontal completa y también en forma en la vista angular.</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_Toc44318911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57</w:t>
        </w:r>
        <w:r w:rsidR="00D749E4" w:rsidRPr="00FF02B4">
          <w:rPr>
            <w:rFonts w:ascii="Times New Roman" w:hAnsi="Times New Roman" w:cs="Times New Roman"/>
            <w:b w:val="0"/>
            <w:noProof/>
            <w:webHidden/>
            <w:sz w:val="24"/>
            <w:szCs w:val="24"/>
          </w:rPr>
          <w:fldChar w:fldCharType="end"/>
        </w:r>
      </w:hyperlink>
    </w:p>
    <w:p w14:paraId="02731F7D" w14:textId="77777777" w:rsidR="00CD5E9C" w:rsidRPr="00CD5E9C" w:rsidRDefault="00CD5E9C" w:rsidP="00CD5E9C">
      <w:pPr>
        <w:jc w:val="both"/>
      </w:pPr>
    </w:p>
    <w:p w14:paraId="15BBB8C6" w14:textId="158BA65A"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2" w:anchor="_Toc44318912" w:history="1">
        <w:r w:rsidR="00D749E4" w:rsidRPr="00FF02B4">
          <w:rPr>
            <w:rStyle w:val="Hipervnculo"/>
            <w:rFonts w:ascii="Times New Roman" w:hAnsi="Times New Roman" w:cs="Times New Roman"/>
            <w:b w:val="0"/>
            <w:noProof/>
            <w:sz w:val="24"/>
            <w:szCs w:val="24"/>
          </w:rPr>
          <w:t>Figura 14. Diseño de nuestro sistema. Usamos una pantalla de 60 Hz y vídeos de 50 FPS. Vi y Di representan el i-ésimo frame del vídeo original y de datos.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_Toc44318912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60</w:t>
        </w:r>
        <w:r w:rsidR="00D749E4" w:rsidRPr="00FF02B4">
          <w:rPr>
            <w:rFonts w:ascii="Times New Roman" w:hAnsi="Times New Roman" w:cs="Times New Roman"/>
            <w:b w:val="0"/>
            <w:noProof/>
            <w:webHidden/>
            <w:sz w:val="24"/>
            <w:szCs w:val="24"/>
          </w:rPr>
          <w:fldChar w:fldCharType="end"/>
        </w:r>
      </w:hyperlink>
    </w:p>
    <w:p w14:paraId="7FD9E3B2" w14:textId="77777777" w:rsidR="002A47FC" w:rsidRPr="002A47FC" w:rsidRDefault="002A47FC" w:rsidP="00CD5E9C">
      <w:pPr>
        <w:jc w:val="both"/>
      </w:pPr>
    </w:p>
    <w:p w14:paraId="5DAC5321" w14:textId="33D932F2"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3" w:anchor="_Toc44318913" w:history="1">
        <w:r w:rsidR="00D749E4" w:rsidRPr="00FF02B4">
          <w:rPr>
            <w:rStyle w:val="Hipervnculo"/>
            <w:rFonts w:ascii="Times New Roman" w:hAnsi="Times New Roman" w:cs="Times New Roman"/>
            <w:b w:val="0"/>
            <w:noProof/>
            <w:sz w:val="24"/>
            <w:szCs w:val="24"/>
          </w:rPr>
          <w:t>Figura 15. Modelamiento de la forma de onda del suavizado temporal.</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_Toc44318913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62</w:t>
        </w:r>
        <w:r w:rsidR="00D749E4" w:rsidRPr="00FF02B4">
          <w:rPr>
            <w:rFonts w:ascii="Times New Roman" w:hAnsi="Times New Roman" w:cs="Times New Roman"/>
            <w:b w:val="0"/>
            <w:noProof/>
            <w:webHidden/>
            <w:sz w:val="24"/>
            <w:szCs w:val="24"/>
          </w:rPr>
          <w:fldChar w:fldCharType="end"/>
        </w:r>
      </w:hyperlink>
    </w:p>
    <w:p w14:paraId="2E84461B" w14:textId="77777777" w:rsidR="00CD5E9C" w:rsidRPr="00CD5E9C" w:rsidRDefault="00CD5E9C" w:rsidP="00CD5E9C">
      <w:pPr>
        <w:jc w:val="both"/>
      </w:pPr>
    </w:p>
    <w:p w14:paraId="36FDF29A" w14:textId="23824BA2"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4" w:anchor="_Toc44318914" w:history="1">
        <w:r w:rsidR="00D749E4" w:rsidRPr="00FF02B4">
          <w:rPr>
            <w:rStyle w:val="Hipervnculo"/>
            <w:rFonts w:ascii="Times New Roman" w:hAnsi="Times New Roman" w:cs="Times New Roman"/>
            <w:b w:val="0"/>
            <w:noProof/>
            <w:sz w:val="24"/>
            <w:szCs w:val="24"/>
          </w:rPr>
          <w:t>Figura 16. 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_Toc44318914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63</w:t>
        </w:r>
        <w:r w:rsidR="00D749E4" w:rsidRPr="00FF02B4">
          <w:rPr>
            <w:rFonts w:ascii="Times New Roman" w:hAnsi="Times New Roman" w:cs="Times New Roman"/>
            <w:b w:val="0"/>
            <w:noProof/>
            <w:webHidden/>
            <w:sz w:val="24"/>
            <w:szCs w:val="24"/>
          </w:rPr>
          <w:fldChar w:fldCharType="end"/>
        </w:r>
      </w:hyperlink>
    </w:p>
    <w:p w14:paraId="589C46D0" w14:textId="77777777" w:rsidR="00CD5E9C" w:rsidRPr="00CD5E9C" w:rsidRDefault="00CD5E9C" w:rsidP="00CD5E9C">
      <w:pPr>
        <w:jc w:val="both"/>
      </w:pPr>
    </w:p>
    <w:p w14:paraId="4750E113" w14:textId="7E5585E8"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5" w:anchor="_Toc44318915" w:history="1">
        <w:r w:rsidR="00D749E4" w:rsidRPr="00FF02B4">
          <w:rPr>
            <w:rStyle w:val="Hipervnculo"/>
            <w:rFonts w:ascii="Times New Roman" w:hAnsi="Times New Roman" w:cs="Times New Roman"/>
            <w:b w:val="0"/>
            <w:noProof/>
            <w:sz w:val="24"/>
            <w:szCs w:val="24"/>
          </w:rPr>
          <w:t>Figura 17. Códigos expandidos utilizados para la transmisión. (a) Código para el 1, (b) Código para el 0.</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_Toc44318915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65</w:t>
        </w:r>
        <w:r w:rsidR="00D749E4" w:rsidRPr="00FF02B4">
          <w:rPr>
            <w:rFonts w:ascii="Times New Roman" w:hAnsi="Times New Roman" w:cs="Times New Roman"/>
            <w:b w:val="0"/>
            <w:noProof/>
            <w:webHidden/>
            <w:sz w:val="24"/>
            <w:szCs w:val="24"/>
          </w:rPr>
          <w:fldChar w:fldCharType="end"/>
        </w:r>
      </w:hyperlink>
    </w:p>
    <w:p w14:paraId="31FF0826" w14:textId="77777777" w:rsidR="00CD5E9C" w:rsidRPr="00CD5E9C" w:rsidRDefault="00CD5E9C" w:rsidP="00CD5E9C">
      <w:pPr>
        <w:jc w:val="both"/>
      </w:pPr>
    </w:p>
    <w:p w14:paraId="04D77BA9" w14:textId="60EDBB12" w:rsidR="00D749E4" w:rsidRPr="00FF02B4" w:rsidRDefault="00AF7E75" w:rsidP="00CD5E9C">
      <w:pPr>
        <w:pStyle w:val="Tabladeilustraciones"/>
        <w:tabs>
          <w:tab w:val="right" w:pos="8488"/>
        </w:tabs>
        <w:spacing w:line="360" w:lineRule="auto"/>
        <w:jc w:val="both"/>
        <w:rPr>
          <w:rFonts w:ascii="Times New Roman" w:eastAsiaTheme="minorEastAsia" w:hAnsi="Times New Roman" w:cs="Times New Roman"/>
          <w:b w:val="0"/>
          <w:bCs w:val="0"/>
          <w:noProof/>
          <w:sz w:val="24"/>
          <w:szCs w:val="24"/>
          <w:lang w:eastAsia="es-ES_tradnl"/>
        </w:rPr>
      </w:pPr>
      <w:hyperlink r:id="rId26" w:anchor="_Toc44318916" w:history="1">
        <w:r w:rsidR="00D749E4" w:rsidRPr="00FF02B4">
          <w:rPr>
            <w:rStyle w:val="Hipervnculo"/>
            <w:rFonts w:ascii="Times New Roman" w:hAnsi="Times New Roman" w:cs="Times New Roman"/>
            <w:b w:val="0"/>
            <w:noProof/>
            <w:sz w:val="24"/>
            <w:szCs w:val="24"/>
          </w:rPr>
          <w:t>Figura 18. Ilustración del desenfoque por movimiento en imágenes de una pantalla que muestra un patrón de tablero de ajedrez, tomadas por una cámara estática (a) y cuando está en movimiento (b).</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_Toc44318916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67</w:t>
        </w:r>
        <w:r w:rsidR="00D749E4" w:rsidRPr="00FF02B4">
          <w:rPr>
            <w:rFonts w:ascii="Times New Roman" w:hAnsi="Times New Roman" w:cs="Times New Roman"/>
            <w:b w:val="0"/>
            <w:noProof/>
            <w:webHidden/>
            <w:sz w:val="24"/>
            <w:szCs w:val="24"/>
          </w:rPr>
          <w:fldChar w:fldCharType="end"/>
        </w:r>
      </w:hyperlink>
    </w:p>
    <w:p w14:paraId="164CF82D" w14:textId="6D0D8997" w:rsidR="00D749E4" w:rsidRPr="00FF02B4" w:rsidRDefault="00D749E4" w:rsidP="00CD5E9C">
      <w:pPr>
        <w:spacing w:line="360" w:lineRule="auto"/>
        <w:jc w:val="both"/>
        <w:rPr>
          <w:rFonts w:ascii="Times New Roman" w:hAnsi="Times New Roman" w:cs="Times New Roman"/>
          <w:lang w:eastAsia="es-ES_tradnl"/>
        </w:rPr>
      </w:pPr>
      <w:r w:rsidRPr="00FF02B4">
        <w:rPr>
          <w:rFonts w:ascii="Times New Roman" w:hAnsi="Times New Roman" w:cs="Times New Roman"/>
          <w:lang w:eastAsia="es-ES_tradnl"/>
        </w:rPr>
        <w:fldChar w:fldCharType="end"/>
      </w:r>
    </w:p>
    <w:p w14:paraId="76E29FC0" w14:textId="6BADADC9" w:rsidR="00D749E4" w:rsidRPr="00FF02B4" w:rsidRDefault="00D749E4" w:rsidP="00384DB0">
      <w:pPr>
        <w:spacing w:line="360" w:lineRule="auto"/>
        <w:jc w:val="both"/>
        <w:rPr>
          <w:rFonts w:ascii="Times New Roman" w:hAnsi="Times New Roman" w:cs="Times New Roman"/>
        </w:rPr>
      </w:pPr>
    </w:p>
    <w:p w14:paraId="12E7044D" w14:textId="0E179A14" w:rsidR="001B0910" w:rsidRDefault="00D749E4" w:rsidP="00384DB0">
      <w:pPr>
        <w:pStyle w:val="TtuloTDC"/>
        <w:spacing w:line="360" w:lineRule="auto"/>
        <w:jc w:val="both"/>
        <w:rPr>
          <w:rFonts w:ascii="Times New Roman" w:hAnsi="Times New Roman" w:cs="Times New Roman"/>
          <w:color w:val="auto"/>
          <w:sz w:val="80"/>
          <w:szCs w:val="80"/>
        </w:rPr>
      </w:pPr>
      <w:r w:rsidRPr="00D749E4">
        <w:rPr>
          <w:rFonts w:ascii="Times New Roman" w:hAnsi="Times New Roman" w:cs="Times New Roman"/>
          <w:b w:val="0"/>
        </w:rPr>
        <w:br w:type="page"/>
      </w:r>
      <w:r w:rsidR="001B0910" w:rsidRPr="00387D69">
        <w:rPr>
          <w:rFonts w:ascii="Times New Roman" w:hAnsi="Times New Roman" w:cs="Times New Roman"/>
          <w:color w:val="auto"/>
          <w:sz w:val="80"/>
          <w:szCs w:val="80"/>
        </w:rPr>
        <w:lastRenderedPageBreak/>
        <w:t>Índice</w:t>
      </w:r>
      <w:r w:rsidR="001B0910">
        <w:rPr>
          <w:rFonts w:ascii="Times New Roman" w:hAnsi="Times New Roman" w:cs="Times New Roman"/>
          <w:color w:val="auto"/>
          <w:sz w:val="80"/>
          <w:szCs w:val="80"/>
        </w:rPr>
        <w:t xml:space="preserve"> de tablas</w:t>
      </w:r>
    </w:p>
    <w:p w14:paraId="0F97B316" w14:textId="7382817B" w:rsidR="00DA36DC" w:rsidRDefault="001B0910">
      <w:pPr>
        <w:pStyle w:val="Tabladeilustraciones"/>
        <w:tabs>
          <w:tab w:val="right" w:pos="8488"/>
        </w:tabs>
        <w:rPr>
          <w:rStyle w:val="Hipervnculo"/>
          <w:rFonts w:ascii="Times New Roman" w:hAnsi="Times New Roman" w:cs="Times New Roman"/>
          <w:b w:val="0"/>
          <w:noProof/>
          <w:sz w:val="24"/>
          <w:szCs w:val="24"/>
        </w:rPr>
      </w:pPr>
      <w:r w:rsidRPr="00DA36DC">
        <w:rPr>
          <w:rFonts w:ascii="Times New Roman" w:hAnsi="Times New Roman" w:cs="Times New Roman"/>
          <w:b w:val="0"/>
          <w:sz w:val="24"/>
          <w:szCs w:val="24"/>
          <w:lang w:eastAsia="es-ES_tradnl"/>
        </w:rPr>
        <w:fldChar w:fldCharType="begin"/>
      </w:r>
      <w:r w:rsidRPr="00DA36DC">
        <w:rPr>
          <w:rFonts w:ascii="Times New Roman" w:hAnsi="Times New Roman" w:cs="Times New Roman"/>
          <w:b w:val="0"/>
          <w:sz w:val="24"/>
          <w:szCs w:val="24"/>
          <w:lang w:eastAsia="es-ES_tradnl"/>
        </w:rPr>
        <w:instrText xml:space="preserve"> TOC \h \z \c "Tabla" </w:instrText>
      </w:r>
      <w:r w:rsidRPr="00DA36DC">
        <w:rPr>
          <w:rFonts w:ascii="Times New Roman" w:hAnsi="Times New Roman" w:cs="Times New Roman"/>
          <w:b w:val="0"/>
          <w:sz w:val="24"/>
          <w:szCs w:val="24"/>
          <w:lang w:eastAsia="es-ES_tradnl"/>
        </w:rPr>
        <w:fldChar w:fldCharType="separate"/>
      </w:r>
      <w:hyperlink w:anchor="_Toc44511701" w:history="1">
        <w:r w:rsidR="00DA36DC" w:rsidRPr="00DA36DC">
          <w:rPr>
            <w:rStyle w:val="Hipervnculo"/>
            <w:rFonts w:ascii="Times New Roman" w:hAnsi="Times New Roman" w:cs="Times New Roman"/>
            <w:b w:val="0"/>
            <w:noProof/>
            <w:sz w:val="24"/>
            <w:szCs w:val="24"/>
          </w:rPr>
          <w:t>Tabla 1. Comparación de OCC y VLC.</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_Toc44511701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49</w:t>
        </w:r>
        <w:r w:rsidR="00DA36DC" w:rsidRPr="00DA36DC">
          <w:rPr>
            <w:rFonts w:ascii="Times New Roman" w:hAnsi="Times New Roman" w:cs="Times New Roman"/>
            <w:b w:val="0"/>
            <w:noProof/>
            <w:webHidden/>
            <w:sz w:val="24"/>
            <w:szCs w:val="24"/>
          </w:rPr>
          <w:fldChar w:fldCharType="end"/>
        </w:r>
      </w:hyperlink>
    </w:p>
    <w:p w14:paraId="70AE2FDC" w14:textId="77777777" w:rsidR="00662AED" w:rsidRPr="00662AED" w:rsidRDefault="00662AED" w:rsidP="00662AED"/>
    <w:p w14:paraId="49BE172D" w14:textId="2A4452B9" w:rsidR="00DA36DC" w:rsidRDefault="00AF7E75">
      <w:pPr>
        <w:pStyle w:val="Tabladeilustraciones"/>
        <w:tabs>
          <w:tab w:val="right" w:pos="8488"/>
        </w:tabs>
        <w:rPr>
          <w:rStyle w:val="Hipervnculo"/>
          <w:rFonts w:ascii="Times New Roman" w:hAnsi="Times New Roman" w:cs="Times New Roman"/>
          <w:b w:val="0"/>
          <w:noProof/>
          <w:sz w:val="24"/>
          <w:szCs w:val="24"/>
        </w:rPr>
      </w:pPr>
      <w:hyperlink w:anchor="_Toc44511702" w:history="1">
        <w:r w:rsidR="00DA36DC" w:rsidRPr="00DA36DC">
          <w:rPr>
            <w:rStyle w:val="Hipervnculo"/>
            <w:rFonts w:ascii="Times New Roman" w:hAnsi="Times New Roman" w:cs="Times New Roman"/>
            <w:b w:val="0"/>
            <w:noProof/>
            <w:sz w:val="24"/>
            <w:szCs w:val="24"/>
          </w:rPr>
          <w:t>Tabla 2. Recursos hardware.</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_Toc44511702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76</w:t>
        </w:r>
        <w:r w:rsidR="00DA36DC" w:rsidRPr="00DA36DC">
          <w:rPr>
            <w:rFonts w:ascii="Times New Roman" w:hAnsi="Times New Roman" w:cs="Times New Roman"/>
            <w:b w:val="0"/>
            <w:noProof/>
            <w:webHidden/>
            <w:sz w:val="24"/>
            <w:szCs w:val="24"/>
          </w:rPr>
          <w:fldChar w:fldCharType="end"/>
        </w:r>
      </w:hyperlink>
    </w:p>
    <w:p w14:paraId="1A2658ED" w14:textId="77777777" w:rsidR="00662AED" w:rsidRPr="00662AED" w:rsidRDefault="00662AED" w:rsidP="00662AED"/>
    <w:p w14:paraId="1C8BFE6E" w14:textId="4C2E4E25" w:rsidR="00DA36DC" w:rsidRDefault="00AF7E75">
      <w:pPr>
        <w:pStyle w:val="Tabladeilustraciones"/>
        <w:tabs>
          <w:tab w:val="right" w:pos="8488"/>
        </w:tabs>
        <w:rPr>
          <w:rStyle w:val="Hipervnculo"/>
          <w:rFonts w:ascii="Times New Roman" w:hAnsi="Times New Roman" w:cs="Times New Roman"/>
          <w:b w:val="0"/>
          <w:noProof/>
          <w:sz w:val="24"/>
          <w:szCs w:val="24"/>
        </w:rPr>
      </w:pPr>
      <w:hyperlink w:anchor="_Toc44511703" w:history="1">
        <w:r w:rsidR="00DA36DC" w:rsidRPr="00DA36DC">
          <w:rPr>
            <w:rStyle w:val="Hipervnculo"/>
            <w:rFonts w:ascii="Times New Roman" w:hAnsi="Times New Roman" w:cs="Times New Roman"/>
            <w:b w:val="0"/>
            <w:noProof/>
            <w:sz w:val="24"/>
            <w:szCs w:val="24"/>
          </w:rPr>
          <w:t>Tabla 3. Factor de corrección en función del número de horas invertidas.</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_Toc44511703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77</w:t>
        </w:r>
        <w:r w:rsidR="00DA36DC" w:rsidRPr="00DA36DC">
          <w:rPr>
            <w:rFonts w:ascii="Times New Roman" w:hAnsi="Times New Roman" w:cs="Times New Roman"/>
            <w:b w:val="0"/>
            <w:noProof/>
            <w:webHidden/>
            <w:sz w:val="24"/>
            <w:szCs w:val="24"/>
          </w:rPr>
          <w:fldChar w:fldCharType="end"/>
        </w:r>
      </w:hyperlink>
    </w:p>
    <w:p w14:paraId="2778B750" w14:textId="77777777" w:rsidR="00662AED" w:rsidRPr="00662AED" w:rsidRDefault="00662AED" w:rsidP="00662AED"/>
    <w:p w14:paraId="41AC76B6" w14:textId="5D1D31AE" w:rsidR="00DA36DC" w:rsidRDefault="00AF7E75">
      <w:pPr>
        <w:pStyle w:val="Tabladeilustraciones"/>
        <w:tabs>
          <w:tab w:val="right" w:pos="8488"/>
        </w:tabs>
        <w:rPr>
          <w:rStyle w:val="Hipervnculo"/>
          <w:rFonts w:ascii="Times New Roman" w:hAnsi="Times New Roman" w:cs="Times New Roman"/>
          <w:b w:val="0"/>
          <w:noProof/>
          <w:sz w:val="24"/>
          <w:szCs w:val="24"/>
        </w:rPr>
      </w:pPr>
      <w:hyperlink w:anchor="_Toc44511704" w:history="1">
        <w:r w:rsidR="00DA36DC" w:rsidRPr="00DA36DC">
          <w:rPr>
            <w:rStyle w:val="Hipervnculo"/>
            <w:rFonts w:ascii="Times New Roman" w:hAnsi="Times New Roman" w:cs="Times New Roman"/>
            <w:b w:val="0"/>
            <w:noProof/>
            <w:sz w:val="24"/>
            <w:szCs w:val="24"/>
          </w:rPr>
          <w:t>Tabla 4. Presupuesto de ejecución material.</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_Toc44511704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78</w:t>
        </w:r>
        <w:r w:rsidR="00DA36DC" w:rsidRPr="00DA36DC">
          <w:rPr>
            <w:rFonts w:ascii="Times New Roman" w:hAnsi="Times New Roman" w:cs="Times New Roman"/>
            <w:b w:val="0"/>
            <w:noProof/>
            <w:webHidden/>
            <w:sz w:val="24"/>
            <w:szCs w:val="24"/>
          </w:rPr>
          <w:fldChar w:fldCharType="end"/>
        </w:r>
      </w:hyperlink>
    </w:p>
    <w:p w14:paraId="4407D433" w14:textId="77777777" w:rsidR="00662AED" w:rsidRPr="00662AED" w:rsidRDefault="00662AED" w:rsidP="00662AED"/>
    <w:p w14:paraId="1052F92A" w14:textId="230374FC" w:rsidR="00DA36DC" w:rsidRPr="00DA36DC" w:rsidRDefault="00AF7E75">
      <w:pPr>
        <w:pStyle w:val="Tabladeilustraciones"/>
        <w:tabs>
          <w:tab w:val="right" w:pos="8488"/>
        </w:tabs>
        <w:rPr>
          <w:rFonts w:ascii="Times New Roman" w:eastAsiaTheme="minorEastAsia" w:hAnsi="Times New Roman" w:cs="Times New Roman"/>
          <w:b w:val="0"/>
          <w:bCs w:val="0"/>
          <w:noProof/>
          <w:sz w:val="24"/>
          <w:szCs w:val="24"/>
          <w:lang w:eastAsia="es-ES_tradnl"/>
        </w:rPr>
      </w:pPr>
      <w:hyperlink w:anchor="_Toc44511705" w:history="1">
        <w:r w:rsidR="00DA36DC" w:rsidRPr="00DA36DC">
          <w:rPr>
            <w:rStyle w:val="Hipervnculo"/>
            <w:rFonts w:ascii="Times New Roman" w:hAnsi="Times New Roman" w:cs="Times New Roman"/>
            <w:b w:val="0"/>
            <w:noProof/>
            <w:sz w:val="24"/>
            <w:szCs w:val="24"/>
          </w:rPr>
          <w:t>Tabla 5. Costes totales del proyecto.</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_Toc44511705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80</w:t>
        </w:r>
        <w:r w:rsidR="00DA36DC" w:rsidRPr="00DA36DC">
          <w:rPr>
            <w:rFonts w:ascii="Times New Roman" w:hAnsi="Times New Roman" w:cs="Times New Roman"/>
            <w:b w:val="0"/>
            <w:noProof/>
            <w:webHidden/>
            <w:sz w:val="24"/>
            <w:szCs w:val="24"/>
          </w:rPr>
          <w:fldChar w:fldCharType="end"/>
        </w:r>
      </w:hyperlink>
    </w:p>
    <w:p w14:paraId="3A7EAE55" w14:textId="0A4EE444" w:rsidR="001B0910" w:rsidRPr="00DA36DC" w:rsidRDefault="001B0910" w:rsidP="00384DB0">
      <w:pPr>
        <w:spacing w:line="360" w:lineRule="auto"/>
        <w:rPr>
          <w:rFonts w:ascii="Times New Roman" w:hAnsi="Times New Roman" w:cs="Times New Roman"/>
          <w:lang w:eastAsia="es-ES_tradnl"/>
        </w:rPr>
      </w:pPr>
      <w:r w:rsidRPr="00DA36DC">
        <w:rPr>
          <w:rFonts w:ascii="Times New Roman" w:hAnsi="Times New Roman" w:cs="Times New Roman"/>
          <w:lang w:eastAsia="es-ES_tradnl"/>
        </w:rPr>
        <w:fldChar w:fldCharType="end"/>
      </w:r>
    </w:p>
    <w:p w14:paraId="5433A280" w14:textId="04A68B00" w:rsidR="00DA36DC" w:rsidRDefault="001B0910" w:rsidP="00384DB0">
      <w:pPr>
        <w:spacing w:line="360" w:lineRule="auto"/>
        <w:rPr>
          <w:rFonts w:ascii="Times New Roman" w:hAnsi="Times New Roman" w:cs="Times New Roman"/>
        </w:rPr>
      </w:pPr>
      <w:r w:rsidRPr="00DA36DC">
        <w:rPr>
          <w:rFonts w:ascii="Times New Roman" w:hAnsi="Times New Roman" w:cs="Times New Roman"/>
        </w:rPr>
        <w:br w:type="page"/>
      </w:r>
    </w:p>
    <w:p w14:paraId="41329F34" w14:textId="77777777" w:rsidR="00DA36DC" w:rsidRDefault="00DA36DC">
      <w:pPr>
        <w:rPr>
          <w:rFonts w:ascii="Times New Roman" w:hAnsi="Times New Roman" w:cs="Times New Roman"/>
          <w:b/>
        </w:rPr>
      </w:pPr>
      <w:r w:rsidRPr="00DA36DC">
        <w:rPr>
          <w:rFonts w:ascii="Times New Roman" w:hAnsi="Times New Roman" w:cs="Times New Roman"/>
          <w:b/>
          <w:sz w:val="80"/>
          <w:szCs w:val="80"/>
        </w:rPr>
        <w:lastRenderedPageBreak/>
        <w:t>Índice de ecuaciones</w:t>
      </w:r>
      <w:r w:rsidRPr="00DA36DC">
        <w:rPr>
          <w:rFonts w:ascii="Times New Roman" w:hAnsi="Times New Roman" w:cs="Times New Roman"/>
          <w:b/>
        </w:rPr>
        <w:t xml:space="preserve"> </w:t>
      </w:r>
      <w:r>
        <w:rPr>
          <w:rFonts w:ascii="Times New Roman" w:hAnsi="Times New Roman" w:cs="Times New Roman"/>
          <w:b/>
        </w:rPr>
        <w:br/>
      </w:r>
    </w:p>
    <w:p w14:paraId="1197B925" w14:textId="3F562748" w:rsidR="00034461" w:rsidRPr="00DA36DC" w:rsidRDefault="00DA36DC" w:rsidP="00DA36DC">
      <w:pPr>
        <w:rPr>
          <w:rFonts w:ascii="Times New Roman" w:hAnsi="Times New Roman" w:cs="Times New Roman"/>
          <w:b/>
        </w:rPr>
      </w:pPr>
      <w:r>
        <w:rPr>
          <w:rFonts w:ascii="Times New Roman" w:hAnsi="Times New Roman" w:cs="Times New Roman"/>
          <w:b/>
        </w:rPr>
        <w:fldChar w:fldCharType="begin"/>
      </w:r>
      <w:r>
        <w:rPr>
          <w:rFonts w:ascii="Times New Roman" w:hAnsi="Times New Roman" w:cs="Times New Roman"/>
          <w:b/>
        </w:rPr>
        <w:instrText xml:space="preserve"> TOC \h \z \c "Ecuación" </w:instrText>
      </w:r>
      <w:r>
        <w:rPr>
          <w:rFonts w:ascii="Times New Roman" w:hAnsi="Times New Roman" w:cs="Times New Roman"/>
          <w:b/>
        </w:rPr>
        <w:fldChar w:fldCharType="separate"/>
      </w:r>
      <w:r>
        <w:rPr>
          <w:rFonts w:ascii="Times New Roman" w:hAnsi="Times New Roman" w:cs="Times New Roman"/>
          <w:bCs/>
          <w:noProof/>
        </w:rPr>
        <w:t>No se encuentran elementos de tabla de ilustraciones.</w:t>
      </w:r>
      <w:r>
        <w:rPr>
          <w:rFonts w:ascii="Times New Roman" w:hAnsi="Times New Roman" w:cs="Times New Roman"/>
          <w:b/>
        </w:rPr>
        <w:fldChar w:fldCharType="end"/>
      </w:r>
      <w:r w:rsidRPr="00DA36DC">
        <w:rPr>
          <w:rFonts w:ascii="Times New Roman" w:hAnsi="Times New Roman" w:cs="Times New Roman"/>
          <w:b/>
        </w:rPr>
        <w:br w:type="page"/>
      </w:r>
    </w:p>
    <w:p w14:paraId="102EDE8F" w14:textId="2FAA85FB" w:rsidR="00DA3F55" w:rsidRPr="00387D69" w:rsidRDefault="003E6845"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9" w:name="_Toc40375335"/>
      <w:bookmarkStart w:id="10" w:name="_Toc44872940"/>
      <w:r w:rsidRPr="00387D69">
        <w:rPr>
          <w:rFonts w:ascii="Times New Roman" w:hAnsi="Times New Roman" w:cs="Times New Roman"/>
          <w:b/>
          <w:color w:val="000000" w:themeColor="text1"/>
          <w:sz w:val="28"/>
        </w:rPr>
        <w:lastRenderedPageBreak/>
        <w:t>CAPÍTULO</w:t>
      </w:r>
      <w:r w:rsidR="00221B77" w:rsidRPr="00387D69">
        <w:rPr>
          <w:rFonts w:ascii="Times New Roman" w:hAnsi="Times New Roman" w:cs="Times New Roman"/>
          <w:b/>
          <w:color w:val="000000" w:themeColor="text1"/>
          <w:sz w:val="28"/>
        </w:rPr>
        <w:t xml:space="preserve"> </w:t>
      </w:r>
      <w:r w:rsidR="004A159F" w:rsidRPr="00387D69">
        <w:rPr>
          <w:rFonts w:ascii="Times New Roman" w:hAnsi="Times New Roman" w:cs="Times New Roman"/>
          <w:b/>
          <w:color w:val="000000" w:themeColor="text1"/>
          <w:sz w:val="28"/>
        </w:rPr>
        <w:t xml:space="preserve">1: </w:t>
      </w:r>
      <w:r w:rsidRPr="00387D69">
        <w:rPr>
          <w:rFonts w:ascii="Times New Roman" w:hAnsi="Times New Roman" w:cs="Times New Roman"/>
          <w:b/>
          <w:color w:val="000000" w:themeColor="text1"/>
          <w:sz w:val="28"/>
        </w:rPr>
        <w:t>INTRODUCCIÓN</w:t>
      </w:r>
      <w:bookmarkEnd w:id="9"/>
      <w:bookmarkEnd w:id="10"/>
    </w:p>
    <w:p w14:paraId="7D70F76E" w14:textId="71D1276E" w:rsidR="003E6845" w:rsidRPr="00387D69" w:rsidRDefault="003E6845" w:rsidP="00384DB0">
      <w:pPr>
        <w:spacing w:line="360" w:lineRule="auto"/>
        <w:jc w:val="both"/>
        <w:rPr>
          <w:rFonts w:ascii="Times New Roman" w:hAnsi="Times New Roman" w:cs="Times New Roman"/>
          <w:b/>
          <w:sz w:val="22"/>
        </w:rPr>
      </w:pPr>
    </w:p>
    <w:p w14:paraId="44E232A3" w14:textId="5AD61C9A" w:rsidR="00056EDD" w:rsidRPr="00387D69" w:rsidRDefault="003E6845" w:rsidP="00384DB0">
      <w:pPr>
        <w:pStyle w:val="Ttulo2"/>
        <w:numPr>
          <w:ilvl w:val="1"/>
          <w:numId w:val="5"/>
        </w:numPr>
        <w:spacing w:line="360" w:lineRule="auto"/>
        <w:jc w:val="both"/>
        <w:rPr>
          <w:rFonts w:ascii="Times New Roman" w:hAnsi="Times New Roman" w:cs="Times New Roman"/>
          <w:b/>
          <w:color w:val="000000" w:themeColor="text1"/>
          <w:sz w:val="24"/>
        </w:rPr>
      </w:pPr>
      <w:bookmarkStart w:id="11" w:name="_Ref43907502"/>
      <w:bookmarkStart w:id="12" w:name="_Toc44872941"/>
      <w:r w:rsidRPr="00387D69">
        <w:rPr>
          <w:rFonts w:ascii="Times New Roman" w:hAnsi="Times New Roman" w:cs="Times New Roman"/>
          <w:b/>
          <w:color w:val="000000" w:themeColor="text1"/>
          <w:sz w:val="24"/>
        </w:rPr>
        <w:t>Antecedentes</w:t>
      </w:r>
      <w:bookmarkEnd w:id="11"/>
      <w:bookmarkEnd w:id="12"/>
    </w:p>
    <w:p w14:paraId="5938ECD0" w14:textId="77777777" w:rsidR="00426781" w:rsidRPr="00387D69" w:rsidRDefault="00426781" w:rsidP="00384DB0">
      <w:pPr>
        <w:spacing w:line="360" w:lineRule="auto"/>
        <w:jc w:val="both"/>
        <w:rPr>
          <w:rFonts w:ascii="Times New Roman" w:hAnsi="Times New Roman" w:cs="Times New Roman"/>
          <w:sz w:val="22"/>
        </w:rPr>
      </w:pPr>
    </w:p>
    <w:p w14:paraId="70442FB8" w14:textId="7CDF198E" w:rsidR="00561AA3" w:rsidRPr="00387D69" w:rsidRDefault="004C796B"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la actualidad, el aument</w:t>
      </w:r>
      <w:r w:rsidR="00B36848" w:rsidRPr="00387D69">
        <w:rPr>
          <w:rFonts w:ascii="Times New Roman" w:hAnsi="Times New Roman" w:cs="Times New Roman"/>
          <w:sz w:val="22"/>
        </w:rPr>
        <w:t>o de los dispositivos conectados a Internet, promovido por la creciente expansión del Internet de las Cosas (IoT</w:t>
      </w:r>
      <w:ins w:id="13" w:author="Víctor Guerra Yánez" w:date="2020-07-04T20:37:00Z">
        <w:r w:rsidR="001150E0">
          <w:rPr>
            <w:rFonts w:ascii="Times New Roman" w:hAnsi="Times New Roman" w:cs="Times New Roman"/>
            <w:sz w:val="22"/>
          </w:rPr>
          <w:t>,</w:t>
        </w:r>
      </w:ins>
      <w:r w:rsidR="00B36848" w:rsidRPr="00387D69">
        <w:rPr>
          <w:rFonts w:ascii="Times New Roman" w:hAnsi="Times New Roman" w:cs="Times New Roman"/>
          <w:sz w:val="22"/>
        </w:rPr>
        <w:t xml:space="preserve"> del inglés Internet of Things), </w:t>
      </w:r>
      <w:r w:rsidR="00135223" w:rsidRPr="00387D69">
        <w:rPr>
          <w:rFonts w:ascii="Times New Roman" w:hAnsi="Times New Roman" w:cs="Times New Roman"/>
          <w:sz w:val="22"/>
        </w:rPr>
        <w:t xml:space="preserve">ha </w:t>
      </w:r>
      <w:r w:rsidR="00B36848" w:rsidRPr="00387D69">
        <w:rPr>
          <w:rFonts w:ascii="Times New Roman" w:hAnsi="Times New Roman" w:cs="Times New Roman"/>
          <w:sz w:val="22"/>
        </w:rPr>
        <w:t>genera</w:t>
      </w:r>
      <w:r w:rsidR="00135223" w:rsidRPr="00387D69">
        <w:rPr>
          <w:rFonts w:ascii="Times New Roman" w:hAnsi="Times New Roman" w:cs="Times New Roman"/>
          <w:sz w:val="22"/>
        </w:rPr>
        <w:t>do</w:t>
      </w:r>
      <w:r w:rsidR="00B36848" w:rsidRPr="00387D69">
        <w:rPr>
          <w:rFonts w:ascii="Times New Roman" w:hAnsi="Times New Roman" w:cs="Times New Roman"/>
          <w:sz w:val="22"/>
        </w:rPr>
        <w:t xml:space="preserve"> una gran demanda </w:t>
      </w:r>
      <w:r w:rsidR="00CD6667" w:rsidRPr="00387D69">
        <w:rPr>
          <w:rFonts w:ascii="Times New Roman" w:hAnsi="Times New Roman" w:cs="Times New Roman"/>
          <w:sz w:val="22"/>
        </w:rPr>
        <w:t>de comunicaciones inalámbricas,</w:t>
      </w:r>
      <w:r w:rsidR="00B50326" w:rsidRPr="00387D69">
        <w:rPr>
          <w:rFonts w:ascii="Times New Roman" w:hAnsi="Times New Roman" w:cs="Times New Roman"/>
          <w:sz w:val="22"/>
        </w:rPr>
        <w:t xml:space="preserve"> así como la progresiva</w:t>
      </w:r>
      <w:r w:rsidR="00CD6667" w:rsidRPr="00387D69">
        <w:rPr>
          <w:rFonts w:ascii="Times New Roman" w:hAnsi="Times New Roman" w:cs="Times New Roman"/>
          <w:sz w:val="22"/>
        </w:rPr>
        <w:t xml:space="preserve"> saturación del espe</w:t>
      </w:r>
      <w:r w:rsidR="00605571" w:rsidRPr="00387D69">
        <w:rPr>
          <w:rFonts w:ascii="Times New Roman" w:hAnsi="Times New Roman" w:cs="Times New Roman"/>
          <w:sz w:val="22"/>
        </w:rPr>
        <w:t>ctro radioeléctrico</w:t>
      </w:r>
      <w:r w:rsidR="00B50326" w:rsidRPr="00387D69">
        <w:rPr>
          <w:rFonts w:ascii="Times New Roman" w:hAnsi="Times New Roman" w:cs="Times New Roman"/>
          <w:sz w:val="22"/>
        </w:rPr>
        <w:t xml:space="preserve">, que constituye hoy en día un problema real </w:t>
      </w:r>
      <w:r w:rsidR="00605571" w:rsidRPr="00387D69">
        <w:rPr>
          <w:rFonts w:ascii="Times New Roman" w:hAnsi="Times New Roman" w:cs="Times New Roman"/>
          <w:sz w:val="22"/>
        </w:rPr>
        <w:t>[</w:t>
      </w:r>
      <w:r w:rsidR="00FF18EE" w:rsidRPr="00387D69">
        <w:rPr>
          <w:rFonts w:ascii="Times New Roman" w:hAnsi="Times New Roman" w:cs="Times New Roman"/>
          <w:sz w:val="22"/>
        </w:rPr>
        <w:fldChar w:fldCharType="begin"/>
      </w:r>
      <w:r w:rsidR="00FF18EE" w:rsidRPr="00387D69">
        <w:rPr>
          <w:rFonts w:ascii="Times New Roman" w:hAnsi="Times New Roman" w:cs="Times New Roman"/>
          <w:sz w:val="22"/>
        </w:rPr>
        <w:instrText xml:space="preserve"> REF _Ref43907466 \w \h </w:instrText>
      </w:r>
      <w:r w:rsidR="00556C70" w:rsidRPr="00387D69">
        <w:rPr>
          <w:rFonts w:ascii="Times New Roman" w:hAnsi="Times New Roman" w:cs="Times New Roman"/>
          <w:sz w:val="22"/>
        </w:rPr>
        <w:instrText xml:space="preserve"> \* MERGEFORMAT </w:instrText>
      </w:r>
      <w:r w:rsidR="00FF18EE" w:rsidRPr="00387D69">
        <w:rPr>
          <w:rFonts w:ascii="Times New Roman" w:hAnsi="Times New Roman" w:cs="Times New Roman"/>
          <w:sz w:val="22"/>
        </w:rPr>
      </w:r>
      <w:r w:rsidR="00FF18EE" w:rsidRPr="00387D69">
        <w:rPr>
          <w:rFonts w:ascii="Times New Roman" w:hAnsi="Times New Roman" w:cs="Times New Roman"/>
          <w:sz w:val="22"/>
        </w:rPr>
        <w:fldChar w:fldCharType="separate"/>
      </w:r>
      <w:r w:rsidR="005B066E">
        <w:rPr>
          <w:rFonts w:ascii="Times New Roman" w:hAnsi="Times New Roman" w:cs="Times New Roman"/>
          <w:sz w:val="22"/>
        </w:rPr>
        <w:t>1</w:t>
      </w:r>
      <w:r w:rsidR="00FF18EE" w:rsidRPr="00387D69">
        <w:rPr>
          <w:rFonts w:ascii="Times New Roman" w:hAnsi="Times New Roman" w:cs="Times New Roman"/>
          <w:sz w:val="22"/>
        </w:rPr>
        <w:fldChar w:fldCharType="end"/>
      </w:r>
      <w:r w:rsidR="00605571" w:rsidRPr="00387D69">
        <w:rPr>
          <w:rFonts w:ascii="Times New Roman" w:hAnsi="Times New Roman" w:cs="Times New Roman"/>
          <w:sz w:val="22"/>
        </w:rPr>
        <w:t xml:space="preserve">]. </w:t>
      </w:r>
      <w:r w:rsidR="006E53A2" w:rsidRPr="00387D69">
        <w:rPr>
          <w:rFonts w:ascii="Times New Roman" w:hAnsi="Times New Roman" w:cs="Times New Roman"/>
          <w:sz w:val="22"/>
        </w:rPr>
        <w:t xml:space="preserve">Este hecho </w:t>
      </w:r>
      <w:r w:rsidR="00EF0E75" w:rsidRPr="00387D69">
        <w:rPr>
          <w:rFonts w:ascii="Times New Roman" w:hAnsi="Times New Roman" w:cs="Times New Roman"/>
          <w:sz w:val="22"/>
        </w:rPr>
        <w:t xml:space="preserve">ha </w:t>
      </w:r>
      <w:r w:rsidR="006E53A2" w:rsidRPr="00387D69">
        <w:rPr>
          <w:rFonts w:ascii="Times New Roman" w:hAnsi="Times New Roman" w:cs="Times New Roman"/>
          <w:sz w:val="22"/>
        </w:rPr>
        <w:t>obliga</w:t>
      </w:r>
      <w:r w:rsidR="00EF0E75" w:rsidRPr="00387D69">
        <w:rPr>
          <w:rFonts w:ascii="Times New Roman" w:hAnsi="Times New Roman" w:cs="Times New Roman"/>
          <w:sz w:val="22"/>
        </w:rPr>
        <w:t>do</w:t>
      </w:r>
      <w:r w:rsidR="006E53A2" w:rsidRPr="00387D69">
        <w:rPr>
          <w:rFonts w:ascii="Times New Roman" w:hAnsi="Times New Roman" w:cs="Times New Roman"/>
          <w:sz w:val="22"/>
        </w:rPr>
        <w:t xml:space="preserve"> a la búsqueda de soluciones alternativas que alivien la carga de los canales de radio convencionales al tiempo que se aseguren ve</w:t>
      </w:r>
      <w:r w:rsidR="00FF76FC" w:rsidRPr="00387D69">
        <w:rPr>
          <w:rFonts w:ascii="Times New Roman" w:hAnsi="Times New Roman" w:cs="Times New Roman"/>
          <w:sz w:val="22"/>
        </w:rPr>
        <w:t xml:space="preserve">locidades de transmisión altas. Aparecen así las </w:t>
      </w:r>
      <w:r w:rsidR="00381B4C" w:rsidRPr="00387D69">
        <w:rPr>
          <w:rFonts w:ascii="Times New Roman" w:hAnsi="Times New Roman" w:cs="Times New Roman"/>
          <w:sz w:val="22"/>
        </w:rPr>
        <w:t>Comunicaciones Ópticas Inalámbricas (OWC</w:t>
      </w:r>
      <w:ins w:id="14" w:author="Víctor Guerra Yánez" w:date="2020-07-04T20:38:00Z">
        <w:r w:rsidR="00DF4F81">
          <w:rPr>
            <w:rFonts w:ascii="Times New Roman" w:hAnsi="Times New Roman" w:cs="Times New Roman"/>
            <w:sz w:val="22"/>
          </w:rPr>
          <w:t>,</w:t>
        </w:r>
      </w:ins>
      <w:r w:rsidR="00381B4C" w:rsidRPr="00387D69">
        <w:rPr>
          <w:rFonts w:ascii="Times New Roman" w:hAnsi="Times New Roman" w:cs="Times New Roman"/>
          <w:sz w:val="22"/>
        </w:rPr>
        <w:t xml:space="preserve"> del inglés Optical Wireless Communications), que se posicionan</w:t>
      </w:r>
      <w:r w:rsidR="007B163C" w:rsidRPr="00387D69">
        <w:rPr>
          <w:rFonts w:ascii="Times New Roman" w:hAnsi="Times New Roman" w:cs="Times New Roman"/>
          <w:sz w:val="22"/>
        </w:rPr>
        <w:t xml:space="preserve"> como una tecnología alternativa en el sector de las comunicaciones. </w:t>
      </w:r>
      <w:r w:rsidR="00370E23" w:rsidRPr="00387D69">
        <w:rPr>
          <w:rFonts w:ascii="Times New Roman" w:hAnsi="Times New Roman" w:cs="Times New Roman"/>
          <w:sz w:val="22"/>
        </w:rPr>
        <w:t>En concreto, dentro del campo de las Comunicaciones Ópticas, se sitúa la rama de las Comunicaciones por Luz Visible (VLC</w:t>
      </w:r>
      <w:ins w:id="15" w:author="Víctor Guerra Yánez" w:date="2020-07-04T20:38:00Z">
        <w:r w:rsidR="00DF4F81">
          <w:rPr>
            <w:rFonts w:ascii="Times New Roman" w:hAnsi="Times New Roman" w:cs="Times New Roman"/>
            <w:sz w:val="22"/>
          </w:rPr>
          <w:t>,</w:t>
        </w:r>
      </w:ins>
      <w:r w:rsidR="00370E23" w:rsidRPr="00387D69">
        <w:rPr>
          <w:rFonts w:ascii="Times New Roman" w:hAnsi="Times New Roman" w:cs="Times New Roman"/>
          <w:sz w:val="22"/>
        </w:rPr>
        <w:t xml:space="preserve"> del inglés Visible </w:t>
      </w:r>
      <w:r w:rsidR="002C4E54" w:rsidRPr="00387D69">
        <w:rPr>
          <w:rFonts w:ascii="Times New Roman" w:hAnsi="Times New Roman" w:cs="Times New Roman"/>
          <w:sz w:val="22"/>
        </w:rPr>
        <w:t>Light Comunications)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_Ref43907640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2</w:t>
      </w:r>
      <w:r w:rsidR="0075236F" w:rsidRPr="00387D69">
        <w:rPr>
          <w:rFonts w:ascii="Times New Roman" w:hAnsi="Times New Roman" w:cs="Times New Roman"/>
          <w:sz w:val="22"/>
        </w:rPr>
        <w:fldChar w:fldCharType="end"/>
      </w:r>
      <w:r w:rsidR="002C4E54" w:rsidRPr="00387D69">
        <w:rPr>
          <w:rFonts w:ascii="Times New Roman" w:hAnsi="Times New Roman" w:cs="Times New Roman"/>
          <w:sz w:val="22"/>
        </w:rPr>
        <w:t>], la cual utiliza el amplio espectro no regulado de la luz visible.</w:t>
      </w:r>
      <w:r w:rsidR="00684FF3" w:rsidRPr="00387D69">
        <w:rPr>
          <w:rFonts w:ascii="Times New Roman" w:hAnsi="Times New Roman" w:cs="Times New Roman"/>
          <w:sz w:val="22"/>
        </w:rPr>
        <w:t xml:space="preserve"> </w:t>
      </w:r>
      <w:r w:rsidR="00512D6C" w:rsidRPr="00387D69">
        <w:rPr>
          <w:rFonts w:ascii="Times New Roman" w:hAnsi="Times New Roman" w:cs="Times New Roman"/>
          <w:sz w:val="22"/>
        </w:rPr>
        <w:t xml:space="preserve"> </w:t>
      </w:r>
      <w:r w:rsidR="00684FF3" w:rsidRPr="00387D69">
        <w:rPr>
          <w:rFonts w:ascii="Times New Roman" w:hAnsi="Times New Roman" w:cs="Times New Roman"/>
          <w:sz w:val="22"/>
        </w:rPr>
        <w:t>El ánimo principal de esta tecnología consiste en utilizar la actual la infraestructura de luminarias LED</w:t>
      </w:r>
      <w:r w:rsidR="005144F7" w:rsidRPr="00387D69">
        <w:rPr>
          <w:rFonts w:ascii="Times New Roman" w:hAnsi="Times New Roman" w:cs="Times New Roman"/>
          <w:sz w:val="22"/>
        </w:rPr>
        <w:t xml:space="preserve"> para la transmisión de información,</w:t>
      </w:r>
      <w:r w:rsidR="00F24C1D" w:rsidRPr="00387D69">
        <w:rPr>
          <w:rFonts w:ascii="Times New Roman" w:hAnsi="Times New Roman" w:cs="Times New Roman"/>
          <w:sz w:val="22"/>
        </w:rPr>
        <w:t xml:space="preserve"> a la par</w:t>
      </w:r>
      <w:r w:rsidR="00A802EE" w:rsidRPr="00387D69">
        <w:rPr>
          <w:rFonts w:ascii="Times New Roman" w:hAnsi="Times New Roman" w:cs="Times New Roman"/>
          <w:sz w:val="22"/>
        </w:rPr>
        <w:t xml:space="preserve"> </w:t>
      </w:r>
      <w:r w:rsidR="005144F7" w:rsidRPr="00387D69">
        <w:rPr>
          <w:rFonts w:ascii="Times New Roman" w:hAnsi="Times New Roman" w:cs="Times New Roman"/>
          <w:sz w:val="22"/>
        </w:rPr>
        <w:t xml:space="preserve">que preservan su función principal como sistema de iluminación. </w:t>
      </w:r>
      <w:r w:rsidR="00561AA3" w:rsidRPr="00387D69">
        <w:rPr>
          <w:rFonts w:ascii="Times New Roman" w:hAnsi="Times New Roman" w:cs="Times New Roman"/>
          <w:sz w:val="22"/>
        </w:rPr>
        <w:t xml:space="preserve">En lo que respecta a los sistemas receptores, se utilizan comúnmente uno o varios fotorreceptores independientes. </w:t>
      </w:r>
    </w:p>
    <w:p w14:paraId="08EBADF0" w14:textId="77777777" w:rsidR="00561AA3" w:rsidRPr="00387D69" w:rsidRDefault="00561AA3" w:rsidP="00384DB0">
      <w:pPr>
        <w:spacing w:line="360" w:lineRule="auto"/>
        <w:jc w:val="both"/>
        <w:rPr>
          <w:rFonts w:ascii="Times New Roman" w:hAnsi="Times New Roman" w:cs="Times New Roman"/>
          <w:sz w:val="22"/>
        </w:rPr>
      </w:pPr>
    </w:p>
    <w:p w14:paraId="414EA158" w14:textId="316B8A41" w:rsidR="002606DE" w:rsidRPr="00387D69" w:rsidRDefault="00561AA3"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interés por esta tecnología es tal que el </w:t>
      </w:r>
      <w:del w:id="16" w:author="ALBERTO RAMOS MONAGAS" w:date="2020-07-05T09:02:00Z">
        <w:r w:rsidRPr="00387D69" w:rsidDel="001171BE">
          <w:rPr>
            <w:rFonts w:ascii="Times New Roman" w:hAnsi="Times New Roman" w:cs="Times New Roman"/>
            <w:sz w:val="22"/>
          </w:rPr>
          <w:delText>Instituto de Ingeniería Eléctrica y Electróni</w:delText>
        </w:r>
      </w:del>
      <w:del w:id="17" w:author="ALBERTO RAMOS MONAGAS" w:date="2020-07-05T09:01:00Z">
        <w:r w:rsidRPr="00387D69" w:rsidDel="001171BE">
          <w:rPr>
            <w:rFonts w:ascii="Times New Roman" w:hAnsi="Times New Roman" w:cs="Times New Roman"/>
            <w:sz w:val="22"/>
          </w:rPr>
          <w:delText>ca (IEE</w:delText>
        </w:r>
      </w:del>
      <w:ins w:id="18" w:author="Víctor Guerra Yánez" w:date="2020-07-04T20:38:00Z">
        <w:del w:id="19" w:author="ALBERTO RAMOS MONAGAS" w:date="2020-07-05T09:01:00Z">
          <w:r w:rsidR="00DF4F81" w:rsidDel="001171BE">
            <w:rPr>
              <w:rFonts w:ascii="Times New Roman" w:hAnsi="Times New Roman" w:cs="Times New Roman"/>
              <w:sz w:val="22"/>
            </w:rPr>
            <w:delText>E,</w:delText>
          </w:r>
        </w:del>
      </w:ins>
      <w:del w:id="20" w:author="ALBERTO RAMOS MONAGAS" w:date="2020-07-05T09:01:00Z">
        <w:r w:rsidRPr="00387D69" w:rsidDel="001171BE">
          <w:rPr>
            <w:rFonts w:ascii="Times New Roman" w:hAnsi="Times New Roman" w:cs="Times New Roman"/>
            <w:sz w:val="22"/>
          </w:rPr>
          <w:delText xml:space="preserve"> del inglés </w:delText>
        </w:r>
      </w:del>
      <w:r w:rsidRPr="00387D69">
        <w:rPr>
          <w:rFonts w:ascii="Times New Roman" w:hAnsi="Times New Roman" w:cs="Times New Roman"/>
          <w:sz w:val="22"/>
        </w:rPr>
        <w:t>Institute of Electrical and Electronics Engineers</w:t>
      </w:r>
      <w:r w:rsidR="001171BE">
        <w:rPr>
          <w:rFonts w:ascii="Times New Roman" w:hAnsi="Times New Roman" w:cs="Times New Roman"/>
          <w:sz w:val="22"/>
        </w:rPr>
        <w:t xml:space="preserve"> (IEE) </w:t>
      </w:r>
      <w:r w:rsidR="00A802EE" w:rsidRPr="00387D69">
        <w:rPr>
          <w:rFonts w:ascii="Times New Roman" w:hAnsi="Times New Roman" w:cs="Times New Roman"/>
          <w:sz w:val="22"/>
        </w:rPr>
        <w:t>posee</w:t>
      </w:r>
      <w:r w:rsidRPr="00387D69">
        <w:rPr>
          <w:rFonts w:ascii="Times New Roman" w:hAnsi="Times New Roman" w:cs="Times New Roman"/>
          <w:sz w:val="22"/>
        </w:rPr>
        <w:t xml:space="preserve"> un grupo asignado, el IEEE 802.15.7, para la regulación y normalización de estos sistemas, así como sus aplicaciones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_Ref43907656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3</w:t>
      </w:r>
      <w:r w:rsidR="0075236F" w:rsidRPr="00387D69">
        <w:rPr>
          <w:rFonts w:ascii="Times New Roman" w:hAnsi="Times New Roman" w:cs="Times New Roman"/>
          <w:sz w:val="22"/>
        </w:rPr>
        <w:fldChar w:fldCharType="end"/>
      </w:r>
      <w:r w:rsidRPr="00387D69">
        <w:rPr>
          <w:rFonts w:ascii="Times New Roman" w:hAnsi="Times New Roman" w:cs="Times New Roman"/>
          <w:sz w:val="22"/>
        </w:rPr>
        <w:t>].</w:t>
      </w:r>
      <w:r w:rsidR="0063731D" w:rsidRPr="00387D69">
        <w:rPr>
          <w:rFonts w:ascii="Times New Roman" w:hAnsi="Times New Roman" w:cs="Times New Roman"/>
          <w:sz w:val="22"/>
        </w:rPr>
        <w:t xml:space="preserve"> </w:t>
      </w:r>
      <w:r w:rsidR="00BC2306" w:rsidRPr="00387D69">
        <w:rPr>
          <w:rFonts w:ascii="Times New Roman" w:hAnsi="Times New Roman" w:cs="Times New Roman"/>
          <w:sz w:val="22"/>
        </w:rPr>
        <w:t xml:space="preserve"> </w:t>
      </w:r>
      <w:r w:rsidR="0063731D" w:rsidRPr="00387D69">
        <w:rPr>
          <w:rFonts w:ascii="Times New Roman" w:hAnsi="Times New Roman" w:cs="Times New Roman"/>
          <w:sz w:val="22"/>
        </w:rPr>
        <w:t xml:space="preserve">A esta rama tecnológica se le conoce como </w:t>
      </w:r>
      <w:r w:rsidR="00DF4F81">
        <w:rPr>
          <w:rFonts w:ascii="Times New Roman" w:hAnsi="Times New Roman" w:cs="Times New Roman"/>
          <w:sz w:val="22"/>
        </w:rPr>
        <w:t>Optical Camera Communication (OCC)</w:t>
      </w:r>
      <w:r w:rsidR="0063731D" w:rsidRPr="00387D69">
        <w:rPr>
          <w:rFonts w:ascii="Times New Roman" w:hAnsi="Times New Roman" w:cs="Times New Roman"/>
          <w:sz w:val="22"/>
        </w:rPr>
        <w:t xml:space="preserve">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_Ref43907671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4</w:t>
      </w:r>
      <w:r w:rsidR="0075236F" w:rsidRPr="00387D69">
        <w:rPr>
          <w:rFonts w:ascii="Times New Roman" w:hAnsi="Times New Roman" w:cs="Times New Roman"/>
          <w:sz w:val="22"/>
        </w:rPr>
        <w:fldChar w:fldCharType="end"/>
      </w:r>
      <w:r w:rsidR="0063731D" w:rsidRPr="00387D69">
        <w:rPr>
          <w:rFonts w:ascii="Times New Roman" w:hAnsi="Times New Roman" w:cs="Times New Roman"/>
          <w:sz w:val="22"/>
        </w:rPr>
        <w:t>]. Los sistemas OCC comparten con cualquier sistema de comunicación los bloques generales de transmisor, canal y receptor</w:t>
      </w:r>
      <w:r w:rsidR="002606DE" w:rsidRPr="00387D69">
        <w:rPr>
          <w:rFonts w:ascii="Times New Roman" w:hAnsi="Times New Roman" w:cs="Times New Roman"/>
          <w:sz w:val="22"/>
        </w:rPr>
        <w:t xml:space="preserve">. </w:t>
      </w:r>
    </w:p>
    <w:p w14:paraId="3F36FA95" w14:textId="25FAE47E" w:rsidR="00BE2218" w:rsidRPr="00387D69" w:rsidRDefault="00BE2218" w:rsidP="00384DB0">
      <w:pPr>
        <w:spacing w:line="360" w:lineRule="auto"/>
        <w:jc w:val="both"/>
        <w:rPr>
          <w:rFonts w:ascii="Times New Roman" w:hAnsi="Times New Roman" w:cs="Times New Roman"/>
          <w:sz w:val="22"/>
        </w:rPr>
      </w:pPr>
    </w:p>
    <w:p w14:paraId="76809937" w14:textId="46F18E9C" w:rsidR="00EB5C54" w:rsidRDefault="00EF0E75"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definitiva, l</w:t>
      </w:r>
      <w:r w:rsidR="00BE2218" w:rsidRPr="00387D69">
        <w:rPr>
          <w:rFonts w:ascii="Times New Roman" w:hAnsi="Times New Roman" w:cs="Times New Roman"/>
          <w:sz w:val="22"/>
        </w:rPr>
        <w:t xml:space="preserve">as </w:t>
      </w:r>
      <w:r w:rsidR="00DF4F81">
        <w:rPr>
          <w:rFonts w:ascii="Times New Roman" w:hAnsi="Times New Roman" w:cs="Times New Roman"/>
          <w:sz w:val="22"/>
        </w:rPr>
        <w:t>OCC</w:t>
      </w:r>
      <w:r w:rsidR="00BE2218" w:rsidRPr="00387D69">
        <w:rPr>
          <w:rFonts w:ascii="Times New Roman" w:hAnsi="Times New Roman" w:cs="Times New Roman"/>
          <w:sz w:val="22"/>
        </w:rPr>
        <w:t xml:space="preserve"> han aumentado su relevancia dentro del campo </w:t>
      </w:r>
      <w:r w:rsidR="00E75CDA" w:rsidRPr="00387D69">
        <w:rPr>
          <w:rFonts w:ascii="Times New Roman" w:hAnsi="Times New Roman" w:cs="Times New Roman"/>
          <w:sz w:val="22"/>
        </w:rPr>
        <w:t xml:space="preserve">de las </w:t>
      </w:r>
      <w:commentRangeStart w:id="21"/>
      <w:commentRangeEnd w:id="21"/>
      <w:r w:rsidR="00DF4F81">
        <w:rPr>
          <w:rFonts w:ascii="Times New Roman" w:hAnsi="Times New Roman" w:cs="Times New Roman"/>
          <w:sz w:val="22"/>
        </w:rPr>
        <w:t>VLC</w:t>
      </w:r>
      <w:r w:rsidR="00E75CDA" w:rsidRPr="00387D69">
        <w:rPr>
          <w:rFonts w:ascii="Times New Roman" w:hAnsi="Times New Roman" w:cs="Times New Roman"/>
          <w:sz w:val="22"/>
        </w:rPr>
        <w:t xml:space="preserve"> debido a la amplia disponibilidad de cámaras</w:t>
      </w:r>
      <w:r w:rsidR="00DF4F81">
        <w:rPr>
          <w:rFonts w:ascii="Times New Roman" w:hAnsi="Times New Roman" w:cs="Times New Roman"/>
          <w:sz w:val="22"/>
        </w:rPr>
        <w:t xml:space="preserve"> CMOS</w:t>
      </w:r>
      <w:r w:rsidR="00E75CDA" w:rsidRPr="00387D69">
        <w:rPr>
          <w:rFonts w:ascii="Times New Roman" w:hAnsi="Times New Roman" w:cs="Times New Roman"/>
          <w:sz w:val="22"/>
        </w:rPr>
        <w:t xml:space="preserve"> en un gran número de dispositivos (teléfonos inteligentes, tabletas, sistemas de vigilancia, …). La mayoría de estas cámaras se basan en la técnica de persiana</w:t>
      </w:r>
      <w:r w:rsidR="00DF4F81">
        <w:rPr>
          <w:rFonts w:ascii="Times New Roman" w:hAnsi="Times New Roman" w:cs="Times New Roman"/>
          <w:sz w:val="22"/>
        </w:rPr>
        <w:t xml:space="preserve"> Rolling Shutter</w:t>
      </w:r>
      <w:r w:rsidR="00E75CDA" w:rsidRPr="00387D69">
        <w:rPr>
          <w:rFonts w:ascii="Times New Roman" w:hAnsi="Times New Roman" w:cs="Times New Roman"/>
          <w:sz w:val="22"/>
        </w:rPr>
        <w:t xml:space="preserve"> (RS), que implementa un proceso de escaneo </w:t>
      </w:r>
      <w:r w:rsidR="00DF4F81">
        <w:rPr>
          <w:rFonts w:ascii="Times New Roman" w:hAnsi="Times New Roman" w:cs="Times New Roman"/>
          <w:sz w:val="22"/>
        </w:rPr>
        <w:t>del sensor</w:t>
      </w:r>
      <w:r w:rsidR="00E75CDA" w:rsidRPr="00387D69">
        <w:rPr>
          <w:rFonts w:ascii="Times New Roman" w:hAnsi="Times New Roman" w:cs="Times New Roman"/>
          <w:sz w:val="22"/>
        </w:rPr>
        <w:t xml:space="preserve"> fila por fila. Por lo tanto, una fuente de luz LED, que </w:t>
      </w:r>
      <w:r w:rsidR="00DF4F81" w:rsidRPr="00387D69">
        <w:rPr>
          <w:rFonts w:ascii="Times New Roman" w:hAnsi="Times New Roman" w:cs="Times New Roman"/>
          <w:sz w:val="22"/>
        </w:rPr>
        <w:t>cambi</w:t>
      </w:r>
      <w:r w:rsidR="00DF4F81">
        <w:rPr>
          <w:rFonts w:ascii="Times New Roman" w:hAnsi="Times New Roman" w:cs="Times New Roman"/>
          <w:sz w:val="22"/>
        </w:rPr>
        <w:t>e</w:t>
      </w:r>
      <w:r w:rsidR="00DF4F81" w:rsidRPr="00387D69">
        <w:rPr>
          <w:rFonts w:ascii="Times New Roman" w:hAnsi="Times New Roman" w:cs="Times New Roman"/>
          <w:sz w:val="22"/>
        </w:rPr>
        <w:t xml:space="preserve"> </w:t>
      </w:r>
      <w:r w:rsidR="00E75CDA" w:rsidRPr="00387D69">
        <w:rPr>
          <w:rFonts w:ascii="Times New Roman" w:hAnsi="Times New Roman" w:cs="Times New Roman"/>
          <w:sz w:val="22"/>
        </w:rPr>
        <w:t>a una frecuencia superior a la velocidad de obturación, aparecerá en la imagen como una serie de rayas oscuras y brillantes, representando los datos binarios. Por lo tanto, esta ar</w:t>
      </w:r>
      <w:r w:rsidR="00135223" w:rsidRPr="00387D69">
        <w:rPr>
          <w:rFonts w:ascii="Times New Roman" w:hAnsi="Times New Roman" w:cs="Times New Roman"/>
          <w:sz w:val="22"/>
        </w:rPr>
        <w:t xml:space="preserve">quitectura de la cámara proporciona a los sistemas OCC una velocidad de datos </w:t>
      </w:r>
      <w:r w:rsidR="00716F7F" w:rsidRPr="00387D69">
        <w:rPr>
          <w:rFonts w:ascii="Times New Roman" w:hAnsi="Times New Roman" w:cs="Times New Roman"/>
          <w:sz w:val="22"/>
        </w:rPr>
        <w:t>muy</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superior</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a</w:t>
      </w:r>
      <w:r w:rsidR="00135223" w:rsidRPr="00387D69">
        <w:rPr>
          <w:rFonts w:ascii="Times New Roman" w:hAnsi="Times New Roman" w:cs="Times New Roman"/>
          <w:sz w:val="22"/>
        </w:rPr>
        <w:t xml:space="preserve"> la velocidad de frames (fps)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84</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w:t>
      </w:r>
      <w:commentRangeStart w:id="22"/>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_Ref43907698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85</w:t>
      </w:r>
      <w:r w:rsidR="0075236F" w:rsidRPr="00387D69">
        <w:rPr>
          <w:rFonts w:ascii="Times New Roman" w:hAnsi="Times New Roman" w:cs="Times New Roman"/>
          <w:sz w:val="22"/>
        </w:rPr>
        <w:fldChar w:fldCharType="end"/>
      </w:r>
      <w:commentRangeEnd w:id="22"/>
      <w:r w:rsidR="00DF4F81">
        <w:rPr>
          <w:rStyle w:val="Refdecomentario"/>
        </w:rPr>
        <w:commentReference w:id="22"/>
      </w:r>
      <w:r w:rsidR="00135223" w:rsidRPr="00387D69">
        <w:rPr>
          <w:rFonts w:ascii="Times New Roman" w:hAnsi="Times New Roman" w:cs="Times New Roman"/>
          <w:sz w:val="22"/>
        </w:rPr>
        <w:t xml:space="preserve">]. </w:t>
      </w:r>
    </w:p>
    <w:p w14:paraId="3BF8CC64" w14:textId="0FE7C567" w:rsidR="004A2FD9" w:rsidRDefault="00D61A35" w:rsidP="00384DB0">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2F3E7F7D" w14:textId="60124BC8" w:rsidR="00E51899" w:rsidRDefault="007E471B" w:rsidP="00446F46">
      <w:pPr>
        <w:spacing w:line="360" w:lineRule="auto"/>
        <w:jc w:val="both"/>
        <w:rPr>
          <w:rFonts w:ascii="Times New Roman" w:hAnsi="Times New Roman" w:cs="Times New Roman"/>
          <w:sz w:val="22"/>
        </w:rPr>
      </w:pPr>
      <w:commentRangeStart w:id="23"/>
      <w:r w:rsidRPr="007E471B">
        <w:rPr>
          <w:rFonts w:ascii="Times New Roman" w:hAnsi="Times New Roman" w:cs="Times New Roman"/>
          <w:sz w:val="22"/>
        </w:rPr>
        <w:t xml:space="preserve">Con la creciente popularidad de los dispositivos inteligentes en nuestra vida diaria, la gente depende cada vez más de ellos para recuperar y distribuir información en el mundo </w:t>
      </w:r>
      <w:r>
        <w:rPr>
          <w:rFonts w:ascii="Times New Roman" w:hAnsi="Times New Roman" w:cs="Times New Roman"/>
          <w:sz w:val="22"/>
        </w:rPr>
        <w:t>del IoT</w:t>
      </w:r>
      <w:r w:rsidRPr="007E471B">
        <w:rPr>
          <w:rFonts w:ascii="Times New Roman" w:hAnsi="Times New Roman" w:cs="Times New Roman"/>
          <w:sz w:val="22"/>
        </w:rPr>
        <w:t>.</w:t>
      </w:r>
      <w:r w:rsidR="00E51899">
        <w:rPr>
          <w:rFonts w:ascii="Times New Roman" w:hAnsi="Times New Roman" w:cs="Times New Roman"/>
          <w:sz w:val="22"/>
        </w:rPr>
        <w:t xml:space="preserve">  </w:t>
      </w:r>
      <w:r w:rsidR="00446F46" w:rsidRPr="00446F46">
        <w:rPr>
          <w:rFonts w:ascii="Times New Roman" w:hAnsi="Times New Roman" w:cs="Times New Roman"/>
          <w:sz w:val="22"/>
        </w:rPr>
        <w:lastRenderedPageBreak/>
        <w:t xml:space="preserve">Mientras tanto, muchos medios de difusión equipados con pantallas y </w:t>
      </w:r>
      <w:r w:rsidR="002045DB">
        <w:rPr>
          <w:rFonts w:ascii="Times New Roman" w:hAnsi="Times New Roman" w:cs="Times New Roman"/>
          <w:sz w:val="22"/>
        </w:rPr>
        <w:t>cámaras</w:t>
      </w:r>
      <w:r w:rsidR="00446F46" w:rsidRPr="00446F46">
        <w:rPr>
          <w:rFonts w:ascii="Times New Roman" w:hAnsi="Times New Roman" w:cs="Times New Roman"/>
          <w:sz w:val="22"/>
        </w:rPr>
        <w:t xml:space="preserve">, por ejemplo, </w:t>
      </w:r>
      <w:r w:rsidR="00446F46">
        <w:rPr>
          <w:rFonts w:ascii="Times New Roman" w:hAnsi="Times New Roman" w:cs="Times New Roman"/>
          <w:sz w:val="22"/>
        </w:rPr>
        <w:t>pantallas</w:t>
      </w:r>
      <w:r w:rsidR="00446F46" w:rsidRPr="00446F46">
        <w:rPr>
          <w:rFonts w:ascii="Times New Roman" w:hAnsi="Times New Roman" w:cs="Times New Roman"/>
          <w:sz w:val="22"/>
        </w:rPr>
        <w:t xml:space="preserve"> de publicidad, televisores, </w:t>
      </w:r>
      <w:r w:rsidR="00446F46">
        <w:rPr>
          <w:rFonts w:ascii="Times New Roman" w:hAnsi="Times New Roman" w:cs="Times New Roman"/>
          <w:sz w:val="22"/>
        </w:rPr>
        <w:t>ordenadores</w:t>
      </w:r>
      <w:r w:rsidR="00446F46" w:rsidRPr="00446F46">
        <w:rPr>
          <w:rFonts w:ascii="Times New Roman" w:hAnsi="Times New Roman" w:cs="Times New Roman"/>
          <w:sz w:val="22"/>
        </w:rPr>
        <w:t xml:space="preserve"> de escritorio</w:t>
      </w:r>
      <w:r w:rsidR="00D0142F">
        <w:rPr>
          <w:rFonts w:ascii="Times New Roman" w:hAnsi="Times New Roman" w:cs="Times New Roman"/>
          <w:sz w:val="22"/>
        </w:rPr>
        <w:t xml:space="preserve"> o </w:t>
      </w:r>
      <w:r w:rsidR="00446F46" w:rsidRPr="00446F46">
        <w:rPr>
          <w:rFonts w:ascii="Times New Roman" w:hAnsi="Times New Roman" w:cs="Times New Roman"/>
          <w:sz w:val="22"/>
        </w:rPr>
        <w:t>portátiles,</w:t>
      </w:r>
      <w:r w:rsidR="00D0142F">
        <w:rPr>
          <w:rFonts w:ascii="Times New Roman" w:hAnsi="Times New Roman" w:cs="Times New Roman"/>
          <w:sz w:val="22"/>
        </w:rPr>
        <w:t xml:space="preserve"> teléfonos inteligentes</w:t>
      </w:r>
      <w:r w:rsidR="00397DE3">
        <w:rPr>
          <w:rFonts w:ascii="Times New Roman" w:hAnsi="Times New Roman" w:cs="Times New Roman"/>
          <w:sz w:val="22"/>
        </w:rPr>
        <w:t xml:space="preserve"> y </w:t>
      </w:r>
      <w:r w:rsidR="00D0142F">
        <w:rPr>
          <w:rFonts w:ascii="Times New Roman" w:hAnsi="Times New Roman" w:cs="Times New Roman"/>
          <w:sz w:val="22"/>
        </w:rPr>
        <w:t>tabletas,</w:t>
      </w:r>
      <w:r w:rsidR="00446F46" w:rsidRPr="00446F46">
        <w:rPr>
          <w:rFonts w:ascii="Times New Roman" w:hAnsi="Times New Roman" w:cs="Times New Roman"/>
          <w:sz w:val="22"/>
        </w:rPr>
        <w:t xml:space="preserve"> se han convertido en una fuente de información fácilmente disponible para los usuarios.</w:t>
      </w:r>
      <w:r w:rsidR="00C921B8">
        <w:rPr>
          <w:rFonts w:ascii="Times New Roman" w:hAnsi="Times New Roman" w:cs="Times New Roman"/>
          <w:sz w:val="22"/>
        </w:rPr>
        <w:t xml:space="preserve"> </w:t>
      </w:r>
      <w:r w:rsidR="00C921B8" w:rsidRPr="00C921B8">
        <w:rPr>
          <w:rFonts w:ascii="Times New Roman" w:hAnsi="Times New Roman" w:cs="Times New Roman"/>
          <w:sz w:val="22"/>
        </w:rPr>
        <w:t>En el contexto de esta tendencia, es deseable una comunicación de doble canal, en la que las pantallas y l</w:t>
      </w:r>
      <w:r w:rsidR="00C921B8">
        <w:rPr>
          <w:rFonts w:ascii="Times New Roman" w:hAnsi="Times New Roman" w:cs="Times New Roman"/>
          <w:sz w:val="22"/>
        </w:rPr>
        <w:t xml:space="preserve">as cámaras </w:t>
      </w:r>
      <w:r w:rsidR="00C921B8" w:rsidRPr="00C921B8">
        <w:rPr>
          <w:rFonts w:ascii="Times New Roman" w:hAnsi="Times New Roman" w:cs="Times New Roman"/>
          <w:sz w:val="22"/>
        </w:rPr>
        <w:t>transmitan información primaria a través de vídeos a los usuarios</w:t>
      </w:r>
      <w:r w:rsidR="00FD4B45">
        <w:rPr>
          <w:rFonts w:ascii="Times New Roman" w:hAnsi="Times New Roman" w:cs="Times New Roman"/>
          <w:sz w:val="22"/>
        </w:rPr>
        <w:t>, mientras la información es captada por la cámara de un smartphone o tableta.</w:t>
      </w:r>
      <w:r w:rsidR="00721CA0">
        <w:rPr>
          <w:rFonts w:ascii="Times New Roman" w:hAnsi="Times New Roman" w:cs="Times New Roman"/>
          <w:sz w:val="22"/>
        </w:rPr>
        <w:t xml:space="preserve"> </w:t>
      </w:r>
      <w:r w:rsidR="00721CA0" w:rsidRPr="00721CA0">
        <w:rPr>
          <w:rFonts w:ascii="Times New Roman" w:hAnsi="Times New Roman" w:cs="Times New Roman"/>
          <w:sz w:val="22"/>
        </w:rPr>
        <w:t xml:space="preserve">Por ejemplo, un aficionado a los deportes que ve </w:t>
      </w:r>
      <w:r w:rsidR="00721CA0">
        <w:rPr>
          <w:rFonts w:ascii="Times New Roman" w:hAnsi="Times New Roman" w:cs="Times New Roman"/>
          <w:sz w:val="22"/>
        </w:rPr>
        <w:t xml:space="preserve">un partido </w:t>
      </w:r>
      <w:r w:rsidR="00721CA0" w:rsidRPr="00721CA0">
        <w:rPr>
          <w:rFonts w:ascii="Times New Roman" w:hAnsi="Times New Roman" w:cs="Times New Roman"/>
          <w:sz w:val="22"/>
        </w:rPr>
        <w:t xml:space="preserve">en directo de la NBA en la pantalla del estadio </w:t>
      </w:r>
      <w:r w:rsidR="00843590">
        <w:rPr>
          <w:rFonts w:ascii="Times New Roman" w:hAnsi="Times New Roman" w:cs="Times New Roman"/>
          <w:sz w:val="22"/>
        </w:rPr>
        <w:t>podría</w:t>
      </w:r>
      <w:r w:rsidR="00721CA0" w:rsidRPr="00721CA0">
        <w:rPr>
          <w:rFonts w:ascii="Times New Roman" w:hAnsi="Times New Roman" w:cs="Times New Roman"/>
          <w:sz w:val="22"/>
        </w:rPr>
        <w:t xml:space="preserve"> recibir </w:t>
      </w:r>
      <w:r w:rsidR="00843590">
        <w:rPr>
          <w:rFonts w:ascii="Times New Roman" w:hAnsi="Times New Roman" w:cs="Times New Roman"/>
          <w:sz w:val="22"/>
        </w:rPr>
        <w:t xml:space="preserve">las </w:t>
      </w:r>
      <w:r w:rsidR="00721CA0" w:rsidRPr="00721CA0">
        <w:rPr>
          <w:rFonts w:ascii="Times New Roman" w:hAnsi="Times New Roman" w:cs="Times New Roman"/>
          <w:sz w:val="22"/>
        </w:rPr>
        <w:t>estadísticas de los jugadores y equipos en su dispositivo inteligente sin recurrir a la Internet.</w:t>
      </w:r>
      <w:r w:rsidR="00EA4B2E">
        <w:rPr>
          <w:rFonts w:ascii="Times New Roman" w:hAnsi="Times New Roman" w:cs="Times New Roman"/>
          <w:sz w:val="22"/>
        </w:rPr>
        <w:t xml:space="preserve"> </w:t>
      </w:r>
      <w:r w:rsidR="00EA4B2E" w:rsidRPr="00EA4B2E">
        <w:rPr>
          <w:rFonts w:ascii="Times New Roman" w:hAnsi="Times New Roman" w:cs="Times New Roman"/>
          <w:sz w:val="22"/>
        </w:rPr>
        <w:t>Otro ejemplo</w:t>
      </w:r>
      <w:r w:rsidR="00EA4B2E">
        <w:rPr>
          <w:rFonts w:ascii="Times New Roman" w:hAnsi="Times New Roman" w:cs="Times New Roman"/>
          <w:sz w:val="22"/>
        </w:rPr>
        <w:t xml:space="preserve"> </w:t>
      </w:r>
      <w:r w:rsidR="00EA4B2E" w:rsidRPr="00EA4B2E">
        <w:rPr>
          <w:rFonts w:ascii="Times New Roman" w:hAnsi="Times New Roman" w:cs="Times New Roman"/>
          <w:sz w:val="22"/>
        </w:rPr>
        <w:t xml:space="preserve">podría ser </w:t>
      </w:r>
      <w:r w:rsidR="00722A84">
        <w:rPr>
          <w:rFonts w:ascii="Times New Roman" w:hAnsi="Times New Roman" w:cs="Times New Roman"/>
          <w:sz w:val="22"/>
        </w:rPr>
        <w:t>el de una</w:t>
      </w:r>
      <w:r w:rsidR="00EA4B2E" w:rsidRPr="00EA4B2E">
        <w:rPr>
          <w:rFonts w:ascii="Times New Roman" w:hAnsi="Times New Roman" w:cs="Times New Roman"/>
          <w:sz w:val="22"/>
        </w:rPr>
        <w:t xml:space="preserve"> persona que ve anuncios en la televisión mientras recibe notificaciones instantáneas, ofertas y promociones en su dispositivo.</w:t>
      </w:r>
      <w:commentRangeEnd w:id="23"/>
      <w:r w:rsidR="00EB4EF1">
        <w:rPr>
          <w:rStyle w:val="Refdecomentario"/>
        </w:rPr>
        <w:commentReference w:id="23"/>
      </w:r>
    </w:p>
    <w:p w14:paraId="7144058A" w14:textId="77777777" w:rsidR="00446F46" w:rsidRPr="00387D69" w:rsidRDefault="00446F46" w:rsidP="00446F46">
      <w:pPr>
        <w:spacing w:line="360" w:lineRule="auto"/>
        <w:jc w:val="both"/>
        <w:rPr>
          <w:rFonts w:ascii="Times New Roman" w:hAnsi="Times New Roman" w:cs="Times New Roman"/>
          <w:sz w:val="22"/>
        </w:rPr>
      </w:pPr>
    </w:p>
    <w:p w14:paraId="77A9A09E" w14:textId="4B496EAA" w:rsidR="00056EDD" w:rsidRPr="00387D69" w:rsidRDefault="00240001" w:rsidP="00384DB0">
      <w:pPr>
        <w:pStyle w:val="Ttulo2"/>
        <w:numPr>
          <w:ilvl w:val="1"/>
          <w:numId w:val="5"/>
        </w:numPr>
        <w:spacing w:line="360" w:lineRule="auto"/>
        <w:jc w:val="both"/>
        <w:rPr>
          <w:rFonts w:ascii="Times New Roman" w:hAnsi="Times New Roman" w:cs="Times New Roman"/>
          <w:b/>
          <w:color w:val="000000" w:themeColor="text1"/>
          <w:sz w:val="24"/>
        </w:rPr>
      </w:pPr>
      <w:bookmarkStart w:id="24" w:name="_Toc44872942"/>
      <w:r w:rsidRPr="00387D69">
        <w:rPr>
          <w:rFonts w:ascii="Times New Roman" w:hAnsi="Times New Roman" w:cs="Times New Roman"/>
          <w:b/>
          <w:color w:val="000000" w:themeColor="text1"/>
          <w:sz w:val="24"/>
        </w:rPr>
        <w:t xml:space="preserve">Justificación e </w:t>
      </w:r>
      <w:commentRangeStart w:id="25"/>
      <w:r w:rsidRPr="00387D69">
        <w:rPr>
          <w:rFonts w:ascii="Times New Roman" w:hAnsi="Times New Roman" w:cs="Times New Roman"/>
          <w:b/>
          <w:color w:val="000000" w:themeColor="text1"/>
          <w:sz w:val="24"/>
        </w:rPr>
        <w:t>importancia</w:t>
      </w:r>
      <w:commentRangeEnd w:id="25"/>
      <w:r w:rsidR="00DF4F81">
        <w:rPr>
          <w:rStyle w:val="Refdecomentario"/>
          <w:rFonts w:asciiTheme="minorHAnsi" w:eastAsiaTheme="minorHAnsi" w:hAnsiTheme="minorHAnsi" w:cstheme="minorBidi"/>
          <w:color w:val="auto"/>
        </w:rPr>
        <w:commentReference w:id="25"/>
      </w:r>
      <w:bookmarkEnd w:id="24"/>
    </w:p>
    <w:p w14:paraId="2E2C56E8" w14:textId="77777777" w:rsidR="00426781" w:rsidRPr="00387D69" w:rsidRDefault="00426781" w:rsidP="00384DB0">
      <w:pPr>
        <w:spacing w:line="360" w:lineRule="auto"/>
        <w:jc w:val="both"/>
        <w:rPr>
          <w:rFonts w:ascii="Times New Roman" w:hAnsi="Times New Roman" w:cs="Times New Roman"/>
          <w:sz w:val="22"/>
        </w:rPr>
      </w:pPr>
    </w:p>
    <w:p w14:paraId="1E3D01A7" w14:textId="10B4840F" w:rsidR="007C2FCA" w:rsidRDefault="007C2FCA" w:rsidP="00384DB0">
      <w:pPr>
        <w:spacing w:line="360" w:lineRule="auto"/>
        <w:jc w:val="both"/>
        <w:rPr>
          <w:rFonts w:ascii="Times New Roman" w:hAnsi="Times New Roman" w:cs="Times New Roman"/>
          <w:sz w:val="22"/>
        </w:rPr>
      </w:pPr>
      <w:commentRangeStart w:id="26"/>
      <w:r w:rsidRPr="007C2FCA">
        <w:rPr>
          <w:rFonts w:ascii="Times New Roman" w:hAnsi="Times New Roman" w:cs="Times New Roman"/>
          <w:sz w:val="22"/>
        </w:rPr>
        <w:t xml:space="preserve">Las técnicas de comunicación </w:t>
      </w:r>
      <w:r>
        <w:rPr>
          <w:rFonts w:ascii="Times New Roman" w:hAnsi="Times New Roman" w:cs="Times New Roman"/>
          <w:sz w:val="22"/>
        </w:rPr>
        <w:t>Screen-to-camera</w:t>
      </w:r>
      <w:r w:rsidRPr="007C2FCA">
        <w:rPr>
          <w:rFonts w:ascii="Times New Roman" w:hAnsi="Times New Roman" w:cs="Times New Roman"/>
          <w:sz w:val="22"/>
        </w:rPr>
        <w:t xml:space="preserve"> </w:t>
      </w:r>
      <w:r w:rsidR="00354B83">
        <w:rPr>
          <w:rFonts w:ascii="Times New Roman" w:hAnsi="Times New Roman" w:cs="Times New Roman"/>
          <w:sz w:val="22"/>
        </w:rPr>
        <w:t>están cobrando gran importancia ya que los displays LED actualmente están en todas partes. Dichas técnicas s</w:t>
      </w:r>
      <w:r w:rsidRPr="007C2FCA">
        <w:rPr>
          <w:rFonts w:ascii="Times New Roman" w:hAnsi="Times New Roman" w:cs="Times New Roman"/>
          <w:sz w:val="22"/>
        </w:rPr>
        <w:t xml:space="preserve">urgen como un nuevo paradigma </w:t>
      </w:r>
      <w:r w:rsidR="006056C6">
        <w:rPr>
          <w:rFonts w:ascii="Times New Roman" w:hAnsi="Times New Roman" w:cs="Times New Roman"/>
          <w:sz w:val="22"/>
        </w:rPr>
        <w:t xml:space="preserve">donde se </w:t>
      </w:r>
      <w:r w:rsidRPr="007C2FCA">
        <w:rPr>
          <w:rFonts w:ascii="Times New Roman" w:hAnsi="Times New Roman" w:cs="Times New Roman"/>
          <w:sz w:val="22"/>
        </w:rPr>
        <w:t>incrusta</w:t>
      </w:r>
      <w:r w:rsidR="006056C6">
        <w:rPr>
          <w:rFonts w:ascii="Times New Roman" w:hAnsi="Times New Roman" w:cs="Times New Roman"/>
          <w:sz w:val="22"/>
        </w:rPr>
        <w:t>n</w:t>
      </w:r>
      <w:r w:rsidRPr="007C2FCA">
        <w:rPr>
          <w:rFonts w:ascii="Times New Roman" w:hAnsi="Times New Roman" w:cs="Times New Roman"/>
          <w:sz w:val="22"/>
        </w:rPr>
        <w:t xml:space="preserve"> los datos de manera imperceptible en vídeos, al mismo tiempo que se mantiene </w:t>
      </w:r>
      <w:r w:rsidR="002B403B">
        <w:rPr>
          <w:rFonts w:ascii="Times New Roman" w:hAnsi="Times New Roman" w:cs="Times New Roman"/>
          <w:sz w:val="22"/>
        </w:rPr>
        <w:t>oculto</w:t>
      </w:r>
      <w:r w:rsidRPr="007C2FCA">
        <w:rPr>
          <w:rFonts w:ascii="Times New Roman" w:hAnsi="Times New Roman" w:cs="Times New Roman"/>
          <w:sz w:val="22"/>
        </w:rPr>
        <w:t xml:space="preserve"> para los espectadores.</w:t>
      </w:r>
      <w:r w:rsidR="00876C29">
        <w:rPr>
          <w:rFonts w:ascii="Times New Roman" w:hAnsi="Times New Roman" w:cs="Times New Roman"/>
          <w:sz w:val="22"/>
        </w:rPr>
        <w:t xml:space="preserve"> Es tal el interés por esta tecnología que el Instituto para el Desarrollo Tecnológico y la Innovación en Comunicaciones</w:t>
      </w:r>
      <w:r w:rsidR="006056C6">
        <w:rPr>
          <w:rFonts w:ascii="Times New Roman" w:hAnsi="Times New Roman" w:cs="Times New Roman"/>
          <w:sz w:val="22"/>
        </w:rPr>
        <w:t xml:space="preserve"> (IDeTIC) ha creado una división de Tecnología Fotónica y Comunicaciones donde han incluido estos sistemas dentro de sus áreas de interés. Actualmente están llevando a cabo una tesis en este campo y un proyecto con financiación privada. </w:t>
      </w:r>
      <w:commentRangeEnd w:id="26"/>
      <w:r w:rsidR="00354B83">
        <w:rPr>
          <w:rStyle w:val="Refdecomentario"/>
        </w:rPr>
        <w:commentReference w:id="26"/>
      </w:r>
    </w:p>
    <w:p w14:paraId="00AF320C" w14:textId="77777777" w:rsidR="007C2FCA" w:rsidRDefault="007C2FCA" w:rsidP="00384DB0">
      <w:pPr>
        <w:spacing w:line="360" w:lineRule="auto"/>
        <w:jc w:val="both"/>
        <w:rPr>
          <w:rFonts w:ascii="Times New Roman" w:hAnsi="Times New Roman" w:cs="Times New Roman"/>
          <w:sz w:val="22"/>
        </w:rPr>
      </w:pPr>
    </w:p>
    <w:p w14:paraId="462146F5" w14:textId="166631BA" w:rsidR="000C021E" w:rsidRPr="00387D69" w:rsidRDefault="002606D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lo largo de </w:t>
      </w:r>
      <w:r w:rsidR="00677760" w:rsidRPr="00387D69">
        <w:rPr>
          <w:rFonts w:ascii="Times New Roman" w:hAnsi="Times New Roman" w:cs="Times New Roman"/>
          <w:sz w:val="22"/>
        </w:rPr>
        <w:t>este proyecto se pretenderá evaluar la capacidad de un sistema de comunicación OCC, donde la señal transmitida se encuentra incrustada en las imágenes de vídeo emitidas por un televisor</w:t>
      </w:r>
      <w:r w:rsidR="00672334" w:rsidRPr="00387D69">
        <w:rPr>
          <w:rFonts w:ascii="Times New Roman" w:hAnsi="Times New Roman" w:cs="Times New Roman"/>
          <w:sz w:val="22"/>
        </w:rPr>
        <w:t xml:space="preserve">, mientras que la recepción será realizada mediante una cámara integrada en un dispositivo móvil. </w:t>
      </w:r>
    </w:p>
    <w:p w14:paraId="33B286C0" w14:textId="77777777" w:rsidR="000C021E" w:rsidRPr="00387D69" w:rsidRDefault="000C021E" w:rsidP="00384DB0">
      <w:pPr>
        <w:spacing w:line="360" w:lineRule="auto"/>
        <w:jc w:val="both"/>
        <w:rPr>
          <w:rFonts w:ascii="Times New Roman" w:hAnsi="Times New Roman" w:cs="Times New Roman"/>
          <w:sz w:val="22"/>
        </w:rPr>
      </w:pPr>
    </w:p>
    <w:p w14:paraId="6EB88182" w14:textId="77777777" w:rsidR="0069046E" w:rsidRPr="00387D69" w:rsidRDefault="000C021E" w:rsidP="00384DB0">
      <w:pPr>
        <w:spacing w:line="360" w:lineRule="auto"/>
        <w:jc w:val="both"/>
        <w:rPr>
          <w:rFonts w:ascii="Times New Roman" w:hAnsi="Times New Roman" w:cs="Times New Roman"/>
          <w:sz w:val="22"/>
        </w:rPr>
      </w:pPr>
      <w:r w:rsidRPr="00387D69">
        <w:rPr>
          <w:rFonts w:ascii="Times New Roman" w:hAnsi="Times New Roman" w:cs="Times New Roman"/>
          <w:sz w:val="22"/>
        </w:rPr>
        <w:t>Al tratarse</w:t>
      </w:r>
      <w:r w:rsidR="000C2316" w:rsidRPr="00387D69">
        <w:rPr>
          <w:rFonts w:ascii="Times New Roman" w:hAnsi="Times New Roman" w:cs="Times New Roman"/>
          <w:sz w:val="22"/>
        </w:rPr>
        <w:t xml:space="preserve"> de una tecnología altamente novedosa, no hay muchas referencias sobre las técnicas a utilizar y las prestaciones y capacidades de este tipo de sistemas.</w:t>
      </w:r>
      <w:r w:rsidR="00A761F0" w:rsidRPr="00387D69">
        <w:rPr>
          <w:rFonts w:ascii="Times New Roman" w:hAnsi="Times New Roman" w:cs="Times New Roman"/>
          <w:sz w:val="22"/>
        </w:rPr>
        <w:t xml:space="preserve"> En esta propuesta se pretenden analizar y buscar diferentes opciones y estudiar cuáles son sus características y parámetros más importantes. </w:t>
      </w:r>
    </w:p>
    <w:p w14:paraId="2D8B429B" w14:textId="77777777" w:rsidR="0069046E" w:rsidRPr="00387D69" w:rsidRDefault="0069046E" w:rsidP="00384DB0">
      <w:pPr>
        <w:spacing w:line="360" w:lineRule="auto"/>
        <w:jc w:val="both"/>
        <w:rPr>
          <w:rFonts w:ascii="Times New Roman" w:hAnsi="Times New Roman" w:cs="Times New Roman"/>
          <w:sz w:val="22"/>
        </w:rPr>
      </w:pPr>
    </w:p>
    <w:p w14:paraId="704EDC29" w14:textId="26D0C398" w:rsidR="00D7535D" w:rsidRPr="00387D69" w:rsidRDefault="00BB4A2D"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Diversos autores propusieron </w:t>
      </w:r>
      <w:r w:rsidR="002E35E2"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_Ref43907789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w:t>
      </w:r>
      <w:r w:rsidR="00820FC5" w:rsidRPr="00387D69">
        <w:rPr>
          <w:rFonts w:ascii="Times New Roman" w:hAnsi="Times New Roman" w:cs="Times New Roman"/>
          <w:sz w:val="22"/>
        </w:rPr>
        <w:fldChar w:fldCharType="end"/>
      </w:r>
      <w:r w:rsidR="002E35E2" w:rsidRPr="00387D69">
        <w:rPr>
          <w:rFonts w:ascii="Times New Roman" w:hAnsi="Times New Roman" w:cs="Times New Roman"/>
          <w:sz w:val="22"/>
        </w:rPr>
        <w:t xml:space="preserve">] un sistema en tiempo real basado en el canal alfa (transparencia) para introducir información espacialmente distribuida </w:t>
      </w:r>
      <w:r w:rsidR="00A63331" w:rsidRPr="00387D69">
        <w:rPr>
          <w:rFonts w:ascii="Times New Roman" w:hAnsi="Times New Roman" w:cs="Times New Roman"/>
          <w:sz w:val="22"/>
        </w:rPr>
        <w:t>sobre cualquier imagen. El algoritmo sugerido por los autores dividía la pantalla en una retícula</w:t>
      </w:r>
      <w:r w:rsidR="0050684D" w:rsidRPr="00387D69">
        <w:rPr>
          <w:rFonts w:ascii="Times New Roman" w:hAnsi="Times New Roman" w:cs="Times New Roman"/>
          <w:sz w:val="22"/>
        </w:rPr>
        <w:t xml:space="preserve"> uniforme y decidía, en función de la secuencia de frames, qué cantidad de información incluir o</w:t>
      </w:r>
      <w:r w:rsidR="00562D35" w:rsidRPr="00387D69">
        <w:rPr>
          <w:rFonts w:ascii="Times New Roman" w:hAnsi="Times New Roman" w:cs="Times New Roman"/>
          <w:sz w:val="22"/>
        </w:rPr>
        <w:t xml:space="preserve">, </w:t>
      </w:r>
      <w:r w:rsidR="0050684D" w:rsidRPr="00387D69">
        <w:rPr>
          <w:rFonts w:ascii="Times New Roman" w:hAnsi="Times New Roman" w:cs="Times New Roman"/>
          <w:sz w:val="22"/>
        </w:rPr>
        <w:t>incluso</w:t>
      </w:r>
      <w:r w:rsidR="00562D35" w:rsidRPr="00387D69">
        <w:rPr>
          <w:rFonts w:ascii="Times New Roman" w:hAnsi="Times New Roman" w:cs="Times New Roman"/>
          <w:sz w:val="22"/>
        </w:rPr>
        <w:t>, si</w:t>
      </w:r>
      <w:r w:rsidR="0050684D" w:rsidRPr="00387D69">
        <w:rPr>
          <w:rFonts w:ascii="Times New Roman" w:hAnsi="Times New Roman" w:cs="Times New Roman"/>
          <w:sz w:val="22"/>
        </w:rPr>
        <w:t xml:space="preserve"> descartar </w:t>
      </w:r>
      <w:r w:rsidR="004F5A83" w:rsidRPr="00387D69">
        <w:rPr>
          <w:rFonts w:ascii="Times New Roman" w:hAnsi="Times New Roman" w:cs="Times New Roman"/>
          <w:sz w:val="22"/>
        </w:rPr>
        <w:t>incrustar información (frames negros, por ejemplo) [</w:t>
      </w:r>
      <w:commentRangeStart w:id="27"/>
      <w:commentRangeStart w:id="28"/>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_Ref43907803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w:t>
      </w:r>
      <w:r w:rsidR="00820FC5" w:rsidRPr="00387D69">
        <w:rPr>
          <w:rFonts w:ascii="Times New Roman" w:hAnsi="Times New Roman" w:cs="Times New Roman"/>
          <w:sz w:val="22"/>
        </w:rPr>
        <w:fldChar w:fldCharType="end"/>
      </w:r>
      <w:commentRangeEnd w:id="27"/>
      <w:r w:rsidR="00DF4F81">
        <w:rPr>
          <w:rStyle w:val="Refdecomentario"/>
        </w:rPr>
        <w:commentReference w:id="27"/>
      </w:r>
      <w:commentRangeEnd w:id="28"/>
      <w:r w:rsidR="007C2FCA">
        <w:rPr>
          <w:rStyle w:val="Refdecomentario"/>
        </w:rPr>
        <w:commentReference w:id="28"/>
      </w:r>
      <w:r w:rsidR="004F5A83" w:rsidRPr="00387D69">
        <w:rPr>
          <w:rFonts w:ascii="Times New Roman" w:hAnsi="Times New Roman" w:cs="Times New Roman"/>
          <w:sz w:val="22"/>
        </w:rPr>
        <w:t>].</w:t>
      </w:r>
      <w:r w:rsidR="00D7535D" w:rsidRPr="00387D69">
        <w:rPr>
          <w:rFonts w:ascii="Times New Roman" w:hAnsi="Times New Roman" w:cs="Times New Roman"/>
          <w:sz w:val="22"/>
        </w:rPr>
        <w:t xml:space="preserve"> </w:t>
      </w:r>
    </w:p>
    <w:p w14:paraId="33EF5337" w14:textId="045EAEA0" w:rsidR="00D344C3" w:rsidRPr="00387D69" w:rsidRDefault="00D7535D"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Otro ejemplo de esteganografía en vídeo es el uso de la trans</w:t>
      </w:r>
      <w:r w:rsidR="00F67760" w:rsidRPr="00387D69">
        <w:rPr>
          <w:rFonts w:ascii="Times New Roman" w:hAnsi="Times New Roman" w:cs="Times New Roman"/>
          <w:sz w:val="22"/>
        </w:rPr>
        <w:t xml:space="preserve">formada discreta del coseno (DCT del </w:t>
      </w:r>
      <w:r w:rsidR="006C0ACF" w:rsidRPr="00387D69">
        <w:rPr>
          <w:rFonts w:ascii="Times New Roman" w:hAnsi="Times New Roman" w:cs="Times New Roman"/>
          <w:sz w:val="22"/>
        </w:rPr>
        <w:t xml:space="preserve">inglés Discrete Fourier Transform). Sin embargo, esta técnica ampliamente utilizada parte de la base de que tanto el emisor del mensaje esteganográfico </w:t>
      </w:r>
      <w:r w:rsidR="004A2816" w:rsidRPr="00387D69">
        <w:rPr>
          <w:rFonts w:ascii="Times New Roman" w:hAnsi="Times New Roman" w:cs="Times New Roman"/>
          <w:sz w:val="22"/>
        </w:rPr>
        <w:t>como el receptor, disponen del fichero sin pérdidas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7</w:t>
      </w:r>
      <w:r w:rsidR="00820FC5" w:rsidRPr="00387D69">
        <w:rPr>
          <w:rFonts w:ascii="Times New Roman" w:hAnsi="Times New Roman" w:cs="Times New Roman"/>
          <w:sz w:val="22"/>
        </w:rPr>
        <w:fldChar w:fldCharType="end"/>
      </w:r>
      <w:r w:rsidR="004A2816" w:rsidRPr="00387D69">
        <w:rPr>
          <w:rFonts w:ascii="Times New Roman" w:hAnsi="Times New Roman" w:cs="Times New Roman"/>
          <w:sz w:val="22"/>
        </w:rPr>
        <w:t xml:space="preserve">]. En el caso que nos ocupa, el canal de transmisión modificaría la información al tratarse de una captura </w:t>
      </w:r>
      <w:r w:rsidR="004A2816" w:rsidRPr="00387D69">
        <w:rPr>
          <w:rFonts w:ascii="Times New Roman" w:hAnsi="Times New Roman" w:cs="Times New Roman"/>
          <w:i/>
          <w:sz w:val="22"/>
        </w:rPr>
        <w:t>in situ</w:t>
      </w:r>
      <w:r w:rsidR="004A2816" w:rsidRPr="00387D69">
        <w:rPr>
          <w:rFonts w:ascii="Times New Roman" w:hAnsi="Times New Roman" w:cs="Times New Roman"/>
          <w:sz w:val="22"/>
        </w:rPr>
        <w:t xml:space="preserve"> del vídeo con información imperceptible en reproducción.</w:t>
      </w:r>
      <w:r w:rsidR="00D344C3" w:rsidRPr="00387D69">
        <w:rPr>
          <w:rFonts w:ascii="Times New Roman" w:hAnsi="Times New Roman" w:cs="Times New Roman"/>
          <w:sz w:val="22"/>
        </w:rPr>
        <w:t xml:space="preserve"> </w:t>
      </w:r>
    </w:p>
    <w:p w14:paraId="77748FB3" w14:textId="77777777" w:rsidR="00D344C3" w:rsidRPr="00387D69" w:rsidRDefault="00D344C3" w:rsidP="00384DB0">
      <w:pPr>
        <w:spacing w:line="360" w:lineRule="auto"/>
        <w:jc w:val="both"/>
        <w:rPr>
          <w:rFonts w:ascii="Times New Roman" w:hAnsi="Times New Roman" w:cs="Times New Roman"/>
          <w:sz w:val="22"/>
        </w:rPr>
      </w:pPr>
    </w:p>
    <w:p w14:paraId="5B9064A3" w14:textId="5D1E990E" w:rsidR="00D344C3" w:rsidRPr="00387D69" w:rsidRDefault="00D344C3"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Pr="00387D69" w:rsidRDefault="00AA12A8" w:rsidP="00384DB0">
      <w:pPr>
        <w:spacing w:line="360" w:lineRule="auto"/>
        <w:jc w:val="both"/>
        <w:rPr>
          <w:rFonts w:ascii="Times New Roman" w:hAnsi="Times New Roman" w:cs="Times New Roman"/>
          <w:sz w:val="22"/>
        </w:rPr>
      </w:pPr>
    </w:p>
    <w:p w14:paraId="14842132" w14:textId="39CCA117" w:rsidR="00DC1968" w:rsidRPr="00387D69" w:rsidRDefault="00AA12A8" w:rsidP="00384DB0">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Sistema de transmisión OCC basado en vídeo</w:t>
      </w:r>
      <w:r w:rsidRPr="00387D69">
        <w:rPr>
          <w:rFonts w:ascii="Times New Roman" w:hAnsi="Times New Roman" w:cs="Times New Roman"/>
          <w:sz w:val="22"/>
        </w:rPr>
        <w:t>. Con</w:t>
      </w:r>
      <w:r w:rsidR="003E63BC" w:rsidRPr="00387D69">
        <w:rPr>
          <w:rFonts w:ascii="Times New Roman" w:hAnsi="Times New Roman" w:cs="Times New Roman"/>
          <w:sz w:val="22"/>
        </w:rPr>
        <w:t>siste en una pantalla de televisión convencional</w:t>
      </w:r>
      <w:r w:rsidR="00914BEB" w:rsidRPr="00387D69">
        <w:rPr>
          <w:rFonts w:ascii="Times New Roman" w:hAnsi="Times New Roman" w:cs="Times New Roman"/>
          <w:sz w:val="22"/>
        </w:rPr>
        <w:t xml:space="preserve"> que emite imágenes de un vídeo pre-procesado al que se le ha aplicado técnicas esteganográficas </w:t>
      </w:r>
      <w:r w:rsidR="006B2B42" w:rsidRPr="00387D69">
        <w:rPr>
          <w:rFonts w:ascii="Times New Roman" w:hAnsi="Times New Roman" w:cs="Times New Roman"/>
          <w:sz w:val="22"/>
        </w:rPr>
        <w:t>para embeber la señal de datos. Dicha integración debe permitir incorporar la señal de información de tal manera que no se altere de forma apreciable por el usuario</w:t>
      </w:r>
      <w:r w:rsidR="0026734B" w:rsidRPr="00387D69">
        <w:rPr>
          <w:rFonts w:ascii="Times New Roman" w:hAnsi="Times New Roman" w:cs="Times New Roman"/>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sidRPr="00387D69">
        <w:rPr>
          <w:rFonts w:ascii="Times New Roman" w:hAnsi="Times New Roman" w:cs="Times New Roman"/>
          <w:sz w:val="22"/>
        </w:rPr>
        <w:t>procederá</w:t>
      </w:r>
      <w:r w:rsidR="0026734B" w:rsidRPr="00387D69">
        <w:rPr>
          <w:rFonts w:ascii="Times New Roman" w:hAnsi="Times New Roman" w:cs="Times New Roman"/>
          <w:sz w:val="22"/>
        </w:rPr>
        <w:t xml:space="preserve"> al estudio de las posibles codificaciones o modulaciones a realizar sobre dichas propiedades.</w:t>
      </w:r>
    </w:p>
    <w:p w14:paraId="39042DEE" w14:textId="77777777" w:rsidR="00DC1968" w:rsidRPr="00387D69" w:rsidRDefault="00DC1968" w:rsidP="00384DB0">
      <w:pPr>
        <w:pStyle w:val="Prrafodelista"/>
        <w:spacing w:line="360" w:lineRule="auto"/>
        <w:ind w:left="360"/>
        <w:jc w:val="both"/>
        <w:rPr>
          <w:rFonts w:ascii="Times New Roman" w:hAnsi="Times New Roman" w:cs="Times New Roman"/>
          <w:sz w:val="22"/>
        </w:rPr>
      </w:pPr>
    </w:p>
    <w:p w14:paraId="09E198C7" w14:textId="2BFA365C" w:rsidR="0026734B" w:rsidRPr="00387D69" w:rsidRDefault="0026734B" w:rsidP="00384DB0">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 xml:space="preserve">Sistema de recepción OCC. </w:t>
      </w:r>
      <w:r w:rsidRPr="00387D69">
        <w:rPr>
          <w:rFonts w:ascii="Times New Roman" w:hAnsi="Times New Roman" w:cs="Times New Roman"/>
          <w:sz w:val="22"/>
        </w:rPr>
        <w:t xml:space="preserve">Aunque </w:t>
      </w:r>
      <w:r w:rsidR="006D36A1" w:rsidRPr="00387D69">
        <w:rPr>
          <w:rFonts w:ascii="Times New Roman" w:hAnsi="Times New Roman" w:cs="Times New Roman"/>
          <w:sz w:val="22"/>
        </w:rPr>
        <w:t xml:space="preserve">el objeto de este proyecto no es el </w:t>
      </w:r>
      <w:r w:rsidR="001C315A" w:rsidRPr="00387D69">
        <w:rPr>
          <w:rFonts w:ascii="Times New Roman" w:hAnsi="Times New Roman" w:cs="Times New Roman"/>
          <w:sz w:val="22"/>
        </w:rPr>
        <w:t xml:space="preserve">receptor, es conveniente conocerlo para trabajar con él. Consiste en una cámara </w:t>
      </w:r>
      <w:r w:rsidR="00321F94" w:rsidRPr="00387D69">
        <w:rPr>
          <w:rFonts w:ascii="Times New Roman" w:hAnsi="Times New Roman" w:cs="Times New Roman"/>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387D69" w:rsidRDefault="0015334E" w:rsidP="00384DB0">
      <w:pPr>
        <w:pStyle w:val="Prrafodelista"/>
        <w:spacing w:line="360" w:lineRule="auto"/>
        <w:jc w:val="both"/>
        <w:rPr>
          <w:rFonts w:ascii="Times New Roman" w:hAnsi="Times New Roman" w:cs="Times New Roman"/>
          <w:sz w:val="22"/>
        </w:rPr>
      </w:pPr>
    </w:p>
    <w:p w14:paraId="1F2D2BCD" w14:textId="4C821C81" w:rsidR="00B667C8" w:rsidRPr="00387D69" w:rsidRDefault="0015334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resultado de este proyecto, se pretenden analizar las posibles soluciones de transmisión clasificándolas en función de su complejidad y prestaciones. </w:t>
      </w:r>
      <w:r w:rsidR="00DA72E1" w:rsidRPr="00387D69">
        <w:rPr>
          <w:rFonts w:ascii="Times New Roman" w:hAnsi="Times New Roman" w:cs="Times New Roman"/>
          <w:sz w:val="22"/>
        </w:rPr>
        <w:t>Asimismo, las técnicas de detección asociadas y sus parámetros más relevantes como velocidad de transmisión, distancia o tiempo de adquisición de datos serán igualmente estudiadas.</w:t>
      </w:r>
    </w:p>
    <w:p w14:paraId="77C56A4F" w14:textId="77777777" w:rsidR="008B25CA" w:rsidRPr="00387D69" w:rsidRDefault="008B25CA" w:rsidP="00384DB0">
      <w:pPr>
        <w:spacing w:line="360" w:lineRule="auto"/>
        <w:jc w:val="both"/>
        <w:rPr>
          <w:rFonts w:ascii="Times New Roman" w:hAnsi="Times New Roman" w:cs="Times New Roman"/>
          <w:sz w:val="22"/>
        </w:rPr>
      </w:pPr>
    </w:p>
    <w:p w14:paraId="7B752FE2" w14:textId="6D1B180C" w:rsidR="00056EDD" w:rsidRPr="00387D69" w:rsidRDefault="002474F7" w:rsidP="00384DB0">
      <w:pPr>
        <w:pStyle w:val="Ttulo2"/>
        <w:numPr>
          <w:ilvl w:val="1"/>
          <w:numId w:val="5"/>
        </w:numPr>
        <w:spacing w:line="360" w:lineRule="auto"/>
        <w:jc w:val="both"/>
        <w:rPr>
          <w:rFonts w:ascii="Times New Roman" w:hAnsi="Times New Roman" w:cs="Times New Roman"/>
          <w:b/>
          <w:color w:val="000000" w:themeColor="text1"/>
          <w:sz w:val="24"/>
        </w:rPr>
      </w:pPr>
      <w:bookmarkStart w:id="29" w:name="_Toc44872943"/>
      <w:r w:rsidRPr="00387D69">
        <w:rPr>
          <w:rFonts w:ascii="Times New Roman" w:hAnsi="Times New Roman" w:cs="Times New Roman"/>
          <w:b/>
          <w:color w:val="000000" w:themeColor="text1"/>
          <w:sz w:val="24"/>
        </w:rPr>
        <w:t>Objetivos</w:t>
      </w:r>
      <w:r w:rsidR="00A373B0" w:rsidRPr="00387D69">
        <w:rPr>
          <w:rFonts w:ascii="Times New Roman" w:hAnsi="Times New Roman" w:cs="Times New Roman"/>
          <w:b/>
          <w:color w:val="000000" w:themeColor="text1"/>
          <w:sz w:val="24"/>
        </w:rPr>
        <w:t xml:space="preserve"> y alcance del proyecto</w:t>
      </w:r>
      <w:bookmarkEnd w:id="29"/>
    </w:p>
    <w:p w14:paraId="135DADF9" w14:textId="77777777" w:rsidR="00426781" w:rsidRPr="00387D69" w:rsidRDefault="00426781" w:rsidP="00384DB0">
      <w:pPr>
        <w:spacing w:line="360" w:lineRule="auto"/>
        <w:jc w:val="both"/>
        <w:rPr>
          <w:rFonts w:ascii="Times New Roman" w:hAnsi="Times New Roman" w:cs="Times New Roman"/>
          <w:sz w:val="22"/>
        </w:rPr>
      </w:pPr>
    </w:p>
    <w:p w14:paraId="44BD0649" w14:textId="603D28DC" w:rsidR="007631F6" w:rsidRPr="00387D69" w:rsidRDefault="007631F6"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Realizando una investigación e implementación del presente proyecto con la herramienta de desarrollo MATLAB® se llegará a determinar el diseño de un aplicativo que permitirá </w:t>
      </w:r>
      <w:r w:rsidR="00217034" w:rsidRPr="00387D69">
        <w:rPr>
          <w:rFonts w:ascii="Times New Roman" w:hAnsi="Times New Roman" w:cs="Times New Roman"/>
          <w:sz w:val="22"/>
        </w:rPr>
        <w:t>efectuar</w:t>
      </w:r>
      <w:r w:rsidRPr="00387D69">
        <w:rPr>
          <w:rFonts w:ascii="Times New Roman" w:hAnsi="Times New Roman" w:cs="Times New Roman"/>
          <w:sz w:val="22"/>
        </w:rPr>
        <w:t xml:space="preserve"> </w:t>
      </w:r>
      <w:r w:rsidRPr="00387D69">
        <w:rPr>
          <w:rFonts w:ascii="Times New Roman" w:hAnsi="Times New Roman" w:cs="Times New Roman"/>
          <w:sz w:val="22"/>
        </w:rPr>
        <w:lastRenderedPageBreak/>
        <w:t xml:space="preserve">la codificación esteganográfica del vídeo para </w:t>
      </w:r>
      <w:r w:rsidR="00DA72E1" w:rsidRPr="00387D69">
        <w:rPr>
          <w:rFonts w:ascii="Times New Roman" w:hAnsi="Times New Roman" w:cs="Times New Roman"/>
          <w:sz w:val="22"/>
        </w:rPr>
        <w:t>llevar a cabo</w:t>
      </w:r>
      <w:r w:rsidRPr="00387D69">
        <w:rPr>
          <w:rFonts w:ascii="Times New Roman" w:hAnsi="Times New Roman" w:cs="Times New Roman"/>
          <w:sz w:val="22"/>
        </w:rPr>
        <w:t xml:space="preserve"> una comunicación síncrona entre transmisor y receptor.</w:t>
      </w:r>
    </w:p>
    <w:p w14:paraId="7B68AE47" w14:textId="5C3F4D26" w:rsidR="007631F6" w:rsidRPr="00387D69" w:rsidRDefault="007631F6" w:rsidP="00384DB0">
      <w:pPr>
        <w:spacing w:line="360" w:lineRule="auto"/>
        <w:jc w:val="both"/>
        <w:rPr>
          <w:rFonts w:ascii="Times New Roman" w:hAnsi="Times New Roman" w:cs="Times New Roman"/>
          <w:sz w:val="22"/>
        </w:rPr>
      </w:pPr>
    </w:p>
    <w:p w14:paraId="56A901B5" w14:textId="07A456D0" w:rsidR="005A1704" w:rsidRPr="00387D69" w:rsidRDefault="00336C52"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realizará el análisis de los factores que influyen en la percepción visual humana, que serán </w:t>
      </w:r>
      <w:r w:rsidR="005A1704" w:rsidRPr="00387D69">
        <w:rPr>
          <w:rFonts w:ascii="Times New Roman" w:hAnsi="Times New Roman" w:cs="Times New Roman"/>
          <w:sz w:val="22"/>
        </w:rPr>
        <w:t xml:space="preserve">de vital importancia en el </w:t>
      </w:r>
      <w:r w:rsidR="00221741" w:rsidRPr="00387D69">
        <w:rPr>
          <w:rFonts w:ascii="Times New Roman" w:hAnsi="Times New Roman" w:cs="Times New Roman"/>
          <w:sz w:val="22"/>
        </w:rPr>
        <w:t>próximo</w:t>
      </w:r>
      <w:r w:rsidR="005A1704" w:rsidRPr="00387D69">
        <w:rPr>
          <w:rFonts w:ascii="Times New Roman" w:hAnsi="Times New Roman" w:cs="Times New Roman"/>
          <w:sz w:val="22"/>
        </w:rPr>
        <w:t xml:space="preserve"> punto</w:t>
      </w:r>
      <w:r w:rsidR="00221741" w:rsidRPr="00387D69">
        <w:rPr>
          <w:rFonts w:ascii="Times New Roman" w:hAnsi="Times New Roman" w:cs="Times New Roman"/>
          <w:sz w:val="22"/>
        </w:rPr>
        <w:t xml:space="preserve"> a tratar</w:t>
      </w:r>
      <w:r w:rsidR="005A1704" w:rsidRPr="00387D69">
        <w:rPr>
          <w:rFonts w:ascii="Times New Roman" w:hAnsi="Times New Roman" w:cs="Times New Roman"/>
          <w:sz w:val="22"/>
        </w:rPr>
        <w:t>, el sistema de transmisión Screen-to-camera (también conocido como S2C,</w:t>
      </w:r>
      <w:r w:rsidR="00FE6B7D" w:rsidRPr="00387D69">
        <w:rPr>
          <w:rFonts w:ascii="Times New Roman" w:hAnsi="Times New Roman" w:cs="Times New Roman"/>
          <w:sz w:val="22"/>
        </w:rPr>
        <w:t xml:space="preserve"> </w:t>
      </w:r>
      <w:r w:rsidR="005A1704" w:rsidRPr="00387D69">
        <w:rPr>
          <w:rFonts w:ascii="Times New Roman" w:hAnsi="Times New Roman" w:cs="Times New Roman"/>
          <w:sz w:val="22"/>
        </w:rPr>
        <w:t>nombre que recibirá a lo largo de este documento).</w:t>
      </w:r>
      <w:r w:rsidR="00AA5A59" w:rsidRPr="00387D69">
        <w:rPr>
          <w:rFonts w:ascii="Times New Roman" w:hAnsi="Times New Roman" w:cs="Times New Roman"/>
          <w:sz w:val="22"/>
        </w:rPr>
        <w:t xml:space="preserve"> En el siguiente punto</w:t>
      </w:r>
      <w:r w:rsidR="00064AF9" w:rsidRPr="00387D69">
        <w:rPr>
          <w:rFonts w:ascii="Times New Roman" w:hAnsi="Times New Roman" w:cs="Times New Roman"/>
          <w:sz w:val="22"/>
        </w:rPr>
        <w:t xml:space="preserve"> anteriormente mencionado se </w:t>
      </w:r>
      <w:r w:rsidR="00FE6B7D" w:rsidRPr="00387D69">
        <w:rPr>
          <w:rFonts w:ascii="Times New Roman" w:hAnsi="Times New Roman" w:cs="Times New Roman"/>
          <w:sz w:val="22"/>
        </w:rPr>
        <w:t>efectuar</w:t>
      </w:r>
      <w:r w:rsidR="00906CE2" w:rsidRPr="00387D69">
        <w:rPr>
          <w:rFonts w:ascii="Times New Roman" w:hAnsi="Times New Roman" w:cs="Times New Roman"/>
          <w:sz w:val="22"/>
        </w:rPr>
        <w:t>á</w:t>
      </w:r>
      <w:r w:rsidR="00064AF9" w:rsidRPr="00387D69">
        <w:rPr>
          <w:rFonts w:ascii="Times New Roman" w:hAnsi="Times New Roman" w:cs="Times New Roman"/>
          <w:sz w:val="22"/>
        </w:rPr>
        <w:t xml:space="preserve"> un análisis de los S2C utilizados en la actualidad que serán de gran ayuda a la hora de diseñar nuestro sistema desde el punto de vista técnico. Además, se </w:t>
      </w:r>
      <w:r w:rsidR="007D3000" w:rsidRPr="00387D69">
        <w:rPr>
          <w:rFonts w:ascii="Times New Roman" w:hAnsi="Times New Roman" w:cs="Times New Roman"/>
          <w:sz w:val="22"/>
        </w:rPr>
        <w:t xml:space="preserve">hará </w:t>
      </w:r>
      <w:r w:rsidR="009B58B3" w:rsidRPr="00387D69">
        <w:rPr>
          <w:rFonts w:ascii="Times New Roman" w:hAnsi="Times New Roman" w:cs="Times New Roman"/>
          <w:sz w:val="22"/>
        </w:rPr>
        <w:t xml:space="preserve">un especial </w:t>
      </w:r>
      <w:r w:rsidR="007D3000" w:rsidRPr="00387D69">
        <w:rPr>
          <w:rFonts w:ascii="Times New Roman" w:hAnsi="Times New Roman" w:cs="Times New Roman"/>
          <w:sz w:val="22"/>
        </w:rPr>
        <w:t>hincapié</w:t>
      </w:r>
      <w:r w:rsidR="00064AF9" w:rsidRPr="00387D69">
        <w:rPr>
          <w:rFonts w:ascii="Times New Roman" w:hAnsi="Times New Roman" w:cs="Times New Roman"/>
          <w:sz w:val="22"/>
        </w:rPr>
        <w:t xml:space="preserve"> en la forma en la que los datos irán codificados, por lo que se deberá realizar un estudio de las técnicas de codificación empleadas en dichos sistemas para obtener un esquema de codificación robusto </w:t>
      </w:r>
      <w:r w:rsidR="00C83CD2" w:rsidRPr="00387D69">
        <w:rPr>
          <w:rFonts w:ascii="Times New Roman" w:hAnsi="Times New Roman" w:cs="Times New Roman"/>
          <w:sz w:val="22"/>
        </w:rPr>
        <w:t>frente a</w:t>
      </w:r>
      <w:r w:rsidR="00064AF9" w:rsidRPr="00387D69">
        <w:rPr>
          <w:rFonts w:ascii="Times New Roman" w:hAnsi="Times New Roman" w:cs="Times New Roman"/>
          <w:sz w:val="22"/>
        </w:rPr>
        <w:t xml:space="preserve"> errores e interferencias. </w:t>
      </w:r>
      <w:r w:rsidR="000C5D82" w:rsidRPr="00387D69">
        <w:rPr>
          <w:rFonts w:ascii="Times New Roman" w:hAnsi="Times New Roman" w:cs="Times New Roman"/>
          <w:sz w:val="22"/>
        </w:rPr>
        <w:t xml:space="preserve">Se incluirá además una breve explicación de las características </w:t>
      </w:r>
      <w:r w:rsidR="00A6661E" w:rsidRPr="00387D69">
        <w:rPr>
          <w:rFonts w:ascii="Times New Roman" w:hAnsi="Times New Roman" w:cs="Times New Roman"/>
          <w:sz w:val="22"/>
        </w:rPr>
        <w:t>de los estegosistemas que nos permitirán conocer qué conjunto de métodos pueden ser utilizados para ocultar información.</w:t>
      </w:r>
    </w:p>
    <w:p w14:paraId="2F94C4C1" w14:textId="77777777" w:rsidR="00A6661E" w:rsidRPr="00387D69" w:rsidRDefault="00A6661E" w:rsidP="00384DB0">
      <w:pPr>
        <w:spacing w:line="360" w:lineRule="auto"/>
        <w:jc w:val="both"/>
        <w:rPr>
          <w:rFonts w:ascii="Times New Roman" w:hAnsi="Times New Roman" w:cs="Times New Roman"/>
          <w:sz w:val="22"/>
        </w:rPr>
      </w:pPr>
    </w:p>
    <w:p w14:paraId="5E4307E8" w14:textId="5D101EF3" w:rsidR="007B018B" w:rsidRPr="00387D69" w:rsidRDefault="00A44A28"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 los objetivos, el presente proyecto tiene como </w:t>
      </w:r>
      <w:r w:rsidR="00906221" w:rsidRPr="00387D69">
        <w:rPr>
          <w:rFonts w:ascii="Times New Roman" w:hAnsi="Times New Roman" w:cs="Times New Roman"/>
          <w:sz w:val="22"/>
        </w:rPr>
        <w:t>meta</w:t>
      </w:r>
      <w:r w:rsidR="00B17633" w:rsidRPr="00387D69">
        <w:rPr>
          <w:rFonts w:ascii="Times New Roman" w:hAnsi="Times New Roman" w:cs="Times New Roman"/>
          <w:sz w:val="22"/>
        </w:rPr>
        <w:t xml:space="preserve"> el estudio de los sistemas de codificación esteganográficos para las comunicaciones OCC.</w:t>
      </w:r>
      <w:r w:rsidR="00A373B0" w:rsidRPr="00387D69">
        <w:rPr>
          <w:rFonts w:ascii="Times New Roman" w:hAnsi="Times New Roman" w:cs="Times New Roman"/>
          <w:sz w:val="22"/>
        </w:rPr>
        <w:t xml:space="preserve"> </w:t>
      </w:r>
      <w:r w:rsidR="00B17633" w:rsidRPr="00387D69">
        <w:rPr>
          <w:rFonts w:ascii="Times New Roman" w:hAnsi="Times New Roman" w:cs="Times New Roman"/>
          <w:sz w:val="22"/>
        </w:rPr>
        <w:t xml:space="preserve">Los objetivos fundamentales que se </w:t>
      </w:r>
      <w:r w:rsidR="008B25CA">
        <w:rPr>
          <w:rFonts w:ascii="Times New Roman" w:hAnsi="Times New Roman" w:cs="Times New Roman"/>
          <w:sz w:val="22"/>
        </w:rPr>
        <w:t>han fijado</w:t>
      </w:r>
      <w:r w:rsidR="00AE0103">
        <w:rPr>
          <w:rStyle w:val="Refdecomentario"/>
        </w:rPr>
        <w:t xml:space="preserve"> </w:t>
      </w:r>
      <w:r w:rsidR="00BE23FD">
        <w:rPr>
          <w:rFonts w:ascii="Times New Roman" w:hAnsi="Times New Roman" w:cs="Times New Roman"/>
          <w:sz w:val="22"/>
        </w:rPr>
        <w:t>pa</w:t>
      </w:r>
      <w:r w:rsidR="007B018B" w:rsidRPr="00387D69">
        <w:rPr>
          <w:rFonts w:ascii="Times New Roman" w:hAnsi="Times New Roman" w:cs="Times New Roman"/>
          <w:sz w:val="22"/>
        </w:rPr>
        <w:t>ra este Trabajo Fin de Grado han sido:</w:t>
      </w:r>
    </w:p>
    <w:p w14:paraId="34AA4949" w14:textId="77777777" w:rsidR="00A373B0" w:rsidRPr="00387D69" w:rsidRDefault="00A373B0" w:rsidP="00384DB0">
      <w:pPr>
        <w:spacing w:line="360" w:lineRule="auto"/>
        <w:jc w:val="both"/>
        <w:rPr>
          <w:rFonts w:ascii="Times New Roman" w:hAnsi="Times New Roman" w:cs="Times New Roman"/>
          <w:sz w:val="22"/>
        </w:rPr>
      </w:pPr>
    </w:p>
    <w:p w14:paraId="3C37E8FC" w14:textId="675827DE" w:rsidR="007B018B" w:rsidRPr="00387D69" w:rsidRDefault="007B018B"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Estudi</w:t>
      </w:r>
      <w:r w:rsidR="00DC314E" w:rsidRPr="00387D69">
        <w:rPr>
          <w:rFonts w:ascii="Times New Roman" w:hAnsi="Times New Roman" w:cs="Times New Roman"/>
          <w:sz w:val="22"/>
        </w:rPr>
        <w:t>o de</w:t>
      </w:r>
      <w:r w:rsidRPr="00387D69">
        <w:rPr>
          <w:rFonts w:ascii="Times New Roman" w:hAnsi="Times New Roman" w:cs="Times New Roman"/>
          <w:sz w:val="22"/>
        </w:rPr>
        <w:t xml:space="preserve"> los sistemas </w:t>
      </w:r>
      <w:r w:rsidR="00D918FD" w:rsidRPr="00387D69">
        <w:rPr>
          <w:rFonts w:ascii="Times New Roman" w:hAnsi="Times New Roman" w:cs="Times New Roman"/>
          <w:sz w:val="22"/>
        </w:rPr>
        <w:t>Screen To Camera (S2C).</w:t>
      </w:r>
    </w:p>
    <w:p w14:paraId="2C598794" w14:textId="27D9A46C" w:rsidR="00D918FD" w:rsidRPr="00387D69" w:rsidRDefault="002B281D"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Evaluación</w:t>
      </w:r>
      <w:r w:rsidR="00D918FD" w:rsidRPr="00387D69">
        <w:rPr>
          <w:rFonts w:ascii="Times New Roman" w:hAnsi="Times New Roman" w:cs="Times New Roman"/>
          <w:sz w:val="22"/>
        </w:rPr>
        <w:t xml:space="preserve"> sistemas de codificación que permitan utilizar una televisión</w:t>
      </w:r>
      <w:r w:rsidR="007163A8" w:rsidRPr="00387D69">
        <w:rPr>
          <w:rFonts w:ascii="Times New Roman" w:hAnsi="Times New Roman" w:cs="Times New Roman"/>
          <w:sz w:val="22"/>
        </w:rPr>
        <w:t xml:space="preserve">/pantalla </w:t>
      </w:r>
      <w:r w:rsidR="00D918FD" w:rsidRPr="00387D69">
        <w:rPr>
          <w:rFonts w:ascii="Times New Roman" w:hAnsi="Times New Roman" w:cs="Times New Roman"/>
          <w:sz w:val="22"/>
        </w:rPr>
        <w:t>como fuente de datos sin afectar a la percepción visual.</w:t>
      </w:r>
    </w:p>
    <w:p w14:paraId="0227EDF9" w14:textId="6849C764" w:rsidR="00D918FD" w:rsidRPr="00387D69" w:rsidRDefault="00D918FD"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Diseño y evaluación de un sistema </w:t>
      </w:r>
      <w:proofErr w:type="gramStart"/>
      <w:r w:rsidRPr="00387D69">
        <w:rPr>
          <w:rFonts w:ascii="Times New Roman" w:hAnsi="Times New Roman" w:cs="Times New Roman"/>
          <w:sz w:val="22"/>
        </w:rPr>
        <w:t>de test</w:t>
      </w:r>
      <w:proofErr w:type="gramEnd"/>
      <w:r w:rsidRPr="00387D69">
        <w:rPr>
          <w:rFonts w:ascii="Times New Roman" w:hAnsi="Times New Roman" w:cs="Times New Roman"/>
          <w:sz w:val="22"/>
        </w:rPr>
        <w:t>.</w:t>
      </w:r>
    </w:p>
    <w:p w14:paraId="18DCCD65" w14:textId="77777777" w:rsidR="005E3FE4" w:rsidRPr="00387D69" w:rsidRDefault="005E3FE4" w:rsidP="00384DB0">
      <w:pPr>
        <w:spacing w:line="360" w:lineRule="auto"/>
        <w:jc w:val="both"/>
        <w:rPr>
          <w:rFonts w:ascii="Times New Roman" w:hAnsi="Times New Roman" w:cs="Times New Roman"/>
          <w:sz w:val="22"/>
        </w:rPr>
      </w:pPr>
    </w:p>
    <w:p w14:paraId="6B16E249" w14:textId="22FEB428" w:rsidR="00A42D4D" w:rsidRPr="00387D69" w:rsidRDefault="00A42D4D" w:rsidP="00384DB0">
      <w:pPr>
        <w:pStyle w:val="Ttulo2"/>
        <w:numPr>
          <w:ilvl w:val="1"/>
          <w:numId w:val="5"/>
        </w:numPr>
        <w:spacing w:line="360" w:lineRule="auto"/>
        <w:jc w:val="both"/>
        <w:rPr>
          <w:rFonts w:ascii="Times New Roman" w:hAnsi="Times New Roman" w:cs="Times New Roman"/>
          <w:b/>
          <w:color w:val="000000" w:themeColor="text1"/>
          <w:sz w:val="24"/>
        </w:rPr>
      </w:pPr>
      <w:bookmarkStart w:id="30" w:name="_Toc44872944"/>
      <w:r w:rsidRPr="00387D69">
        <w:rPr>
          <w:rFonts w:ascii="Times New Roman" w:hAnsi="Times New Roman" w:cs="Times New Roman"/>
          <w:b/>
          <w:color w:val="000000" w:themeColor="text1"/>
          <w:sz w:val="24"/>
        </w:rPr>
        <w:t>Medios utilizados</w:t>
      </w:r>
      <w:bookmarkEnd w:id="30"/>
    </w:p>
    <w:p w14:paraId="0483D946" w14:textId="4AD77253" w:rsidR="005C00E0" w:rsidRPr="00387D69" w:rsidRDefault="005C00E0" w:rsidP="00384DB0">
      <w:pPr>
        <w:spacing w:line="360" w:lineRule="auto"/>
        <w:jc w:val="both"/>
        <w:rPr>
          <w:rFonts w:ascii="Times New Roman" w:hAnsi="Times New Roman" w:cs="Times New Roman"/>
          <w:sz w:val="22"/>
        </w:rPr>
      </w:pPr>
    </w:p>
    <w:p w14:paraId="2AAD8707" w14:textId="0CFD3384" w:rsidR="005C00E0" w:rsidRPr="00387D69" w:rsidRDefault="00F53B3D" w:rsidP="00384DB0">
      <w:pPr>
        <w:spacing w:line="360" w:lineRule="auto"/>
        <w:jc w:val="both"/>
        <w:rPr>
          <w:rFonts w:ascii="Times New Roman" w:hAnsi="Times New Roman" w:cs="Times New Roman"/>
          <w:sz w:val="22"/>
        </w:rPr>
      </w:pPr>
      <w:r w:rsidRPr="00387D69">
        <w:rPr>
          <w:rFonts w:ascii="Times New Roman" w:hAnsi="Times New Roman" w:cs="Times New Roman"/>
          <w:sz w:val="22"/>
        </w:rPr>
        <w:t>Para la realización de</w:t>
      </w:r>
      <w:r w:rsidR="00436E1A" w:rsidRPr="00387D69">
        <w:rPr>
          <w:rFonts w:ascii="Times New Roman" w:hAnsi="Times New Roman" w:cs="Times New Roman"/>
          <w:sz w:val="22"/>
        </w:rPr>
        <w:t xml:space="preserve">l código de </w:t>
      </w:r>
      <w:r w:rsidRPr="00387D69">
        <w:rPr>
          <w:rFonts w:ascii="Times New Roman" w:hAnsi="Times New Roman" w:cs="Times New Roman"/>
          <w:sz w:val="22"/>
        </w:rPr>
        <w:t xml:space="preserve">este proyecto </w:t>
      </w:r>
      <w:r w:rsidR="00075C83" w:rsidRPr="00387D69">
        <w:rPr>
          <w:rFonts w:ascii="Times New Roman" w:hAnsi="Times New Roman" w:cs="Times New Roman"/>
          <w:sz w:val="22"/>
        </w:rPr>
        <w:t>únicamente fue necesario disponer de un ordenador portátil con conexión a internet y del entorno MATLAB</w:t>
      </w:r>
      <w:r w:rsidR="00950E17" w:rsidRPr="00387D69">
        <w:rPr>
          <w:rFonts w:ascii="Times New Roman" w:hAnsi="Times New Roman" w:cs="Times New Roman"/>
          <w:sz w:val="22"/>
        </w:rPr>
        <w:t>. Por el contrario, d</w:t>
      </w:r>
      <w:r w:rsidR="00436E1A" w:rsidRPr="00387D69">
        <w:rPr>
          <w:rFonts w:ascii="Times New Roman" w:hAnsi="Times New Roman" w:cs="Times New Roman"/>
          <w:sz w:val="22"/>
        </w:rPr>
        <w:t xml:space="preserve">esde el punto de vista de las comunicaciones ópticas, </w:t>
      </w:r>
      <w:r w:rsidR="002C329F" w:rsidRPr="00387D69">
        <w:rPr>
          <w:rFonts w:ascii="Times New Roman" w:hAnsi="Times New Roman" w:cs="Times New Roman"/>
          <w:sz w:val="22"/>
        </w:rPr>
        <w:t>ha sido</w:t>
      </w:r>
      <w:r w:rsidR="00436E1A" w:rsidRPr="00387D69">
        <w:rPr>
          <w:rFonts w:ascii="Times New Roman" w:hAnsi="Times New Roman" w:cs="Times New Roman"/>
          <w:sz w:val="22"/>
        </w:rPr>
        <w:t xml:space="preserve"> </w:t>
      </w:r>
      <w:r w:rsidR="002C329F" w:rsidRPr="00387D69">
        <w:rPr>
          <w:rFonts w:ascii="Times New Roman" w:hAnsi="Times New Roman" w:cs="Times New Roman"/>
          <w:sz w:val="22"/>
        </w:rPr>
        <w:t>necesaria la utilización de</w:t>
      </w:r>
      <w:r w:rsidR="00436E1A" w:rsidRPr="00387D69">
        <w:rPr>
          <w:rFonts w:ascii="Times New Roman" w:hAnsi="Times New Roman" w:cs="Times New Roman"/>
          <w:sz w:val="22"/>
        </w:rPr>
        <w:t xml:space="preserve"> una pantalla que visualice el vídeo con el código incrustado (puede ser la misma pantalla del ordenador, tableta, televisor, …)  y un móvil </w:t>
      </w:r>
      <w:r w:rsidR="00950E17" w:rsidRPr="00387D69">
        <w:rPr>
          <w:rFonts w:ascii="Times New Roman" w:hAnsi="Times New Roman" w:cs="Times New Roman"/>
          <w:sz w:val="22"/>
        </w:rPr>
        <w:t xml:space="preserve">con un trípode </w:t>
      </w:r>
      <w:r w:rsidR="00436E1A" w:rsidRPr="00387D69">
        <w:rPr>
          <w:rFonts w:ascii="Times New Roman" w:hAnsi="Times New Roman" w:cs="Times New Roman"/>
          <w:sz w:val="22"/>
        </w:rPr>
        <w:t>que capture en forma de grabación dicho vídeo con</w:t>
      </w:r>
      <w:r w:rsidR="007376C6" w:rsidRPr="00387D69">
        <w:rPr>
          <w:rFonts w:ascii="Times New Roman" w:hAnsi="Times New Roman" w:cs="Times New Roman"/>
          <w:sz w:val="22"/>
        </w:rPr>
        <w:t>tenido</w:t>
      </w:r>
      <w:r w:rsidR="00B7146B" w:rsidRPr="00387D69">
        <w:rPr>
          <w:rFonts w:ascii="Times New Roman" w:hAnsi="Times New Roman" w:cs="Times New Roman"/>
          <w:sz w:val="22"/>
        </w:rPr>
        <w:t xml:space="preserve"> con el fin de</w:t>
      </w:r>
      <w:r w:rsidR="00436E1A" w:rsidRPr="00387D69">
        <w:rPr>
          <w:rFonts w:ascii="Times New Roman" w:hAnsi="Times New Roman" w:cs="Times New Roman"/>
          <w:sz w:val="22"/>
        </w:rPr>
        <w:t xml:space="preserve"> comprobar </w:t>
      </w:r>
      <w:r w:rsidR="008A32BF" w:rsidRPr="00387D69">
        <w:rPr>
          <w:rFonts w:ascii="Times New Roman" w:hAnsi="Times New Roman" w:cs="Times New Roman"/>
          <w:sz w:val="22"/>
        </w:rPr>
        <w:t xml:space="preserve">que </w:t>
      </w:r>
      <w:r w:rsidR="00436E1A" w:rsidRPr="00387D69">
        <w:rPr>
          <w:rFonts w:ascii="Times New Roman" w:hAnsi="Times New Roman" w:cs="Times New Roman"/>
          <w:sz w:val="22"/>
        </w:rPr>
        <w:t xml:space="preserve">en el receptor se ha realizado correctamente la comunicación. </w:t>
      </w:r>
    </w:p>
    <w:p w14:paraId="538FA9A5" w14:textId="77777777" w:rsidR="00436E1A" w:rsidRPr="00387D69" w:rsidRDefault="00436E1A" w:rsidP="00384DB0">
      <w:pPr>
        <w:spacing w:line="360" w:lineRule="auto"/>
        <w:jc w:val="both"/>
        <w:rPr>
          <w:rFonts w:ascii="Times New Roman" w:hAnsi="Times New Roman" w:cs="Times New Roman"/>
          <w:sz w:val="22"/>
        </w:rPr>
      </w:pPr>
    </w:p>
    <w:p w14:paraId="18239052" w14:textId="3A867E99" w:rsidR="00056EDD" w:rsidRPr="00387D69" w:rsidRDefault="00DA3F55" w:rsidP="00384DB0">
      <w:pPr>
        <w:pStyle w:val="Ttulo2"/>
        <w:numPr>
          <w:ilvl w:val="1"/>
          <w:numId w:val="5"/>
        </w:numPr>
        <w:spacing w:line="360" w:lineRule="auto"/>
        <w:jc w:val="both"/>
        <w:rPr>
          <w:rFonts w:ascii="Times New Roman" w:hAnsi="Times New Roman" w:cs="Times New Roman"/>
          <w:b/>
          <w:color w:val="000000" w:themeColor="text1"/>
          <w:sz w:val="24"/>
        </w:rPr>
      </w:pPr>
      <w:bookmarkStart w:id="31" w:name="_Toc44872945"/>
      <w:r w:rsidRPr="00387D69">
        <w:rPr>
          <w:rFonts w:ascii="Times New Roman" w:hAnsi="Times New Roman" w:cs="Times New Roman"/>
          <w:b/>
          <w:color w:val="000000" w:themeColor="text1"/>
          <w:sz w:val="24"/>
        </w:rPr>
        <w:t>Organización de la memoria</w:t>
      </w:r>
      <w:bookmarkEnd w:id="31"/>
    </w:p>
    <w:p w14:paraId="061799F0" w14:textId="77777777" w:rsidR="00426781" w:rsidRPr="00387D69" w:rsidRDefault="00426781" w:rsidP="00384DB0">
      <w:pPr>
        <w:spacing w:line="360" w:lineRule="auto"/>
        <w:jc w:val="both"/>
        <w:rPr>
          <w:rFonts w:ascii="Times New Roman" w:hAnsi="Times New Roman" w:cs="Times New Roman"/>
          <w:sz w:val="22"/>
        </w:rPr>
      </w:pPr>
    </w:p>
    <w:p w14:paraId="46980C97" w14:textId="144D81B0" w:rsidR="00A373B0" w:rsidRPr="00387D69" w:rsidRDefault="00A373B0"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Este documento se estructura</w:t>
      </w:r>
      <w:r w:rsidR="00F06E08" w:rsidRPr="00387D69">
        <w:rPr>
          <w:rFonts w:ascii="Times New Roman" w:hAnsi="Times New Roman" w:cs="Times New Roman"/>
          <w:sz w:val="22"/>
          <w:szCs w:val="22"/>
        </w:rPr>
        <w:t>rá</w:t>
      </w:r>
      <w:r w:rsidRPr="00387D69">
        <w:rPr>
          <w:rFonts w:ascii="Times New Roman" w:hAnsi="Times New Roman" w:cs="Times New Roman"/>
          <w:sz w:val="22"/>
          <w:szCs w:val="22"/>
        </w:rPr>
        <w:t xml:space="preserve"> en </w:t>
      </w:r>
      <w:r w:rsidR="001E6CF1" w:rsidRPr="00387D69">
        <w:rPr>
          <w:rFonts w:ascii="Times New Roman" w:hAnsi="Times New Roman" w:cs="Times New Roman"/>
          <w:sz w:val="22"/>
          <w:szCs w:val="22"/>
        </w:rPr>
        <w:t>siete</w:t>
      </w:r>
      <w:r w:rsidRPr="00387D69">
        <w:rPr>
          <w:rFonts w:ascii="Times New Roman" w:hAnsi="Times New Roman" w:cs="Times New Roman"/>
          <w:sz w:val="22"/>
          <w:szCs w:val="22"/>
        </w:rPr>
        <w:t xml:space="preserve"> capítulos, siendo el primero el actual, en el que se </w:t>
      </w:r>
      <w:r w:rsidR="00804615" w:rsidRPr="00387D69">
        <w:rPr>
          <w:rFonts w:ascii="Times New Roman" w:hAnsi="Times New Roman" w:cs="Times New Roman"/>
          <w:sz w:val="22"/>
          <w:szCs w:val="22"/>
        </w:rPr>
        <w:t>a cabo</w:t>
      </w:r>
      <w:r w:rsidRPr="00387D69">
        <w:rPr>
          <w:rFonts w:ascii="Times New Roman" w:hAnsi="Times New Roman" w:cs="Times New Roman"/>
          <w:sz w:val="22"/>
          <w:szCs w:val="22"/>
        </w:rPr>
        <w:t xml:space="preserve"> una introducción inicial, a modo de motivación, para comprender los motivos que han llevado a </w:t>
      </w:r>
      <w:r w:rsidRPr="00387D69">
        <w:rPr>
          <w:rFonts w:ascii="Times New Roman" w:hAnsi="Times New Roman" w:cs="Times New Roman"/>
          <w:sz w:val="22"/>
          <w:szCs w:val="22"/>
        </w:rPr>
        <w:lastRenderedPageBreak/>
        <w:t xml:space="preserve">la </w:t>
      </w:r>
      <w:r w:rsidR="00EC474B" w:rsidRPr="00387D69">
        <w:rPr>
          <w:rFonts w:ascii="Times New Roman" w:hAnsi="Times New Roman" w:cs="Times New Roman"/>
          <w:sz w:val="22"/>
          <w:szCs w:val="22"/>
        </w:rPr>
        <w:t>elaboración</w:t>
      </w:r>
      <w:r w:rsidRPr="00387D69">
        <w:rPr>
          <w:rFonts w:ascii="Times New Roman" w:hAnsi="Times New Roman" w:cs="Times New Roman"/>
          <w:sz w:val="22"/>
          <w:szCs w:val="22"/>
        </w:rPr>
        <w:t xml:space="preserve"> de este proyecto</w:t>
      </w:r>
      <w:r w:rsidR="00C803F8" w:rsidRPr="00387D69">
        <w:rPr>
          <w:rFonts w:ascii="Times New Roman" w:hAnsi="Times New Roman" w:cs="Times New Roman"/>
          <w:sz w:val="22"/>
          <w:szCs w:val="22"/>
        </w:rPr>
        <w:t xml:space="preserve">, además de definirse la importancia y necesidad del tema que se aborda, y se dejarán explícitos los elementos de la investigación y diseño. </w:t>
      </w:r>
      <w:r w:rsidRPr="00387D69">
        <w:rPr>
          <w:rFonts w:ascii="Times New Roman" w:hAnsi="Times New Roman" w:cs="Times New Roman"/>
          <w:sz w:val="22"/>
          <w:szCs w:val="22"/>
        </w:rPr>
        <w:t xml:space="preserve">Los capítulos sucesivos abarcan contenidos bastante diferenciados, los cuales son comentados a continuación. </w:t>
      </w:r>
    </w:p>
    <w:p w14:paraId="3ED84FEF" w14:textId="0B7F53C7" w:rsidR="00A373B0" w:rsidRPr="00387D69" w:rsidRDefault="00A373B0" w:rsidP="00384DB0">
      <w:pPr>
        <w:spacing w:line="360" w:lineRule="auto"/>
        <w:jc w:val="both"/>
        <w:rPr>
          <w:rFonts w:ascii="Times New Roman" w:hAnsi="Times New Roman" w:cs="Times New Roman"/>
          <w:sz w:val="22"/>
          <w:szCs w:val="22"/>
        </w:rPr>
      </w:pPr>
    </w:p>
    <w:p w14:paraId="0DD85798" w14:textId="0F883D0B" w:rsidR="00C2541F" w:rsidRPr="00387D69" w:rsidRDefault="00A373B0"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2</w:t>
      </w:r>
      <w:r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En el capítulo</w:t>
      </w:r>
      <w:r w:rsidR="007A6C12"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2 se plasmará el estado del arte de la percepción visual humana</w:t>
      </w:r>
      <w:r w:rsidR="00716D50" w:rsidRPr="00387D69">
        <w:rPr>
          <w:rFonts w:ascii="Times New Roman" w:hAnsi="Times New Roman" w:cs="Times New Roman"/>
          <w:sz w:val="22"/>
          <w:szCs w:val="22"/>
        </w:rPr>
        <w:t xml:space="preserve">, describiendo </w:t>
      </w:r>
      <w:r w:rsidR="007A6C12" w:rsidRPr="00387D69">
        <w:rPr>
          <w:rFonts w:ascii="Times New Roman" w:hAnsi="Times New Roman" w:cs="Times New Roman"/>
          <w:sz w:val="22"/>
          <w:szCs w:val="22"/>
        </w:rPr>
        <w:t xml:space="preserve">el sistema visual humano desde el punto de vista biológico y físico, </w:t>
      </w:r>
      <w:r w:rsidR="00D42500" w:rsidRPr="00387D69">
        <w:rPr>
          <w:rFonts w:ascii="Times New Roman" w:hAnsi="Times New Roman" w:cs="Times New Roman"/>
          <w:sz w:val="22"/>
          <w:szCs w:val="22"/>
        </w:rPr>
        <w:t>destacándose especialmente</w:t>
      </w:r>
      <w:r w:rsidR="007A6C12" w:rsidRPr="00387D69">
        <w:rPr>
          <w:rFonts w:ascii="Times New Roman" w:hAnsi="Times New Roman" w:cs="Times New Roman"/>
          <w:sz w:val="22"/>
          <w:szCs w:val="22"/>
        </w:rPr>
        <w:t xml:space="preserve"> los aspectos referentes al enmascaramiento visual y al proceso de visión human</w:t>
      </w:r>
      <w:r w:rsidR="007773BC" w:rsidRPr="00387D69">
        <w:rPr>
          <w:rFonts w:ascii="Times New Roman" w:hAnsi="Times New Roman" w:cs="Times New Roman"/>
          <w:sz w:val="22"/>
          <w:szCs w:val="22"/>
        </w:rPr>
        <w:t>a</w:t>
      </w:r>
      <w:r w:rsidR="007A6C12" w:rsidRPr="00387D69">
        <w:rPr>
          <w:rFonts w:ascii="Times New Roman" w:hAnsi="Times New Roman" w:cs="Times New Roman"/>
          <w:sz w:val="22"/>
          <w:szCs w:val="22"/>
        </w:rPr>
        <w:t>.</w:t>
      </w:r>
      <w:r w:rsidR="00D42500" w:rsidRPr="00387D69">
        <w:rPr>
          <w:rFonts w:ascii="Times New Roman" w:hAnsi="Times New Roman" w:cs="Times New Roman"/>
          <w:sz w:val="22"/>
          <w:szCs w:val="22"/>
        </w:rPr>
        <w:t xml:space="preserve"> Asimismo, se pretende realizar </w:t>
      </w:r>
      <w:r w:rsidR="007A6C12" w:rsidRPr="00387D69">
        <w:rPr>
          <w:rFonts w:ascii="Times New Roman" w:hAnsi="Times New Roman" w:cs="Times New Roman"/>
          <w:sz w:val="22"/>
          <w:szCs w:val="22"/>
        </w:rPr>
        <w:t>una</w:t>
      </w:r>
      <w:r w:rsidR="00F00579" w:rsidRPr="00387D69">
        <w:rPr>
          <w:rFonts w:ascii="Times New Roman" w:hAnsi="Times New Roman" w:cs="Times New Roman"/>
          <w:sz w:val="22"/>
          <w:szCs w:val="22"/>
        </w:rPr>
        <w:t xml:space="preserve"> breve</w:t>
      </w:r>
      <w:r w:rsidR="007A6C12" w:rsidRPr="00387D69">
        <w:rPr>
          <w:rFonts w:ascii="Times New Roman" w:hAnsi="Times New Roman" w:cs="Times New Roman"/>
          <w:sz w:val="22"/>
          <w:szCs w:val="22"/>
        </w:rPr>
        <w:t xml:space="preserve"> comparación entre los sistemas de pantalla actuales y cámaras modernas con el ojo humano. </w:t>
      </w:r>
    </w:p>
    <w:p w14:paraId="3BF6170F" w14:textId="77777777" w:rsidR="00C2541F" w:rsidRPr="00387D69" w:rsidRDefault="00C2541F" w:rsidP="00384DB0">
      <w:pPr>
        <w:pStyle w:val="Prrafodelista"/>
        <w:spacing w:line="360" w:lineRule="auto"/>
        <w:jc w:val="both"/>
        <w:rPr>
          <w:rFonts w:ascii="Times New Roman" w:hAnsi="Times New Roman" w:cs="Times New Roman"/>
          <w:sz w:val="22"/>
          <w:szCs w:val="22"/>
        </w:rPr>
      </w:pPr>
    </w:p>
    <w:p w14:paraId="36460B96" w14:textId="37E09FE1" w:rsidR="00716D50" w:rsidRPr="00387D69" w:rsidRDefault="00A373B0"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3</w:t>
      </w:r>
      <w:r w:rsidRPr="00387D69">
        <w:rPr>
          <w:rFonts w:ascii="Times New Roman" w:hAnsi="Times New Roman" w:cs="Times New Roman"/>
          <w:sz w:val="22"/>
          <w:szCs w:val="22"/>
        </w:rPr>
        <w:t>:</w:t>
      </w:r>
      <w:r w:rsidR="005F707C" w:rsidRPr="00387D69">
        <w:rPr>
          <w:rFonts w:ascii="Times New Roman" w:hAnsi="Times New Roman" w:cs="Times New Roman"/>
          <w:sz w:val="22"/>
          <w:szCs w:val="22"/>
        </w:rPr>
        <w:t xml:space="preserve"> </w:t>
      </w:r>
      <w:r w:rsidR="00716D50" w:rsidRPr="00387D69">
        <w:rPr>
          <w:rFonts w:ascii="Times New Roman" w:hAnsi="Times New Roman" w:cs="Times New Roman"/>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387D69" w:rsidRDefault="00716D50" w:rsidP="00384DB0">
      <w:pPr>
        <w:spacing w:line="360" w:lineRule="auto"/>
        <w:jc w:val="both"/>
        <w:rPr>
          <w:rFonts w:ascii="Times New Roman" w:hAnsi="Times New Roman" w:cs="Times New Roman"/>
          <w:sz w:val="22"/>
          <w:szCs w:val="22"/>
        </w:rPr>
      </w:pPr>
    </w:p>
    <w:p w14:paraId="246F6710" w14:textId="196DFA50"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4:</w:t>
      </w:r>
      <w:r w:rsidR="00716D50" w:rsidRPr="00387D69">
        <w:rPr>
          <w:rFonts w:ascii="Times New Roman" w:hAnsi="Times New Roman" w:cs="Times New Roman"/>
          <w:b/>
          <w:sz w:val="22"/>
          <w:szCs w:val="22"/>
        </w:rPr>
        <w:t xml:space="preserve"> </w:t>
      </w:r>
      <w:r w:rsidR="00716D50" w:rsidRPr="00387D69">
        <w:rPr>
          <w:rFonts w:ascii="Times New Roman" w:hAnsi="Times New Roman" w:cs="Times New Roman"/>
          <w:sz w:val="22"/>
          <w:szCs w:val="22"/>
        </w:rPr>
        <w:t>En el capítulo 4 se describirá el estado del arte de los S2C</w:t>
      </w:r>
      <w:r w:rsidR="004F73F7" w:rsidRPr="00387D69">
        <w:rPr>
          <w:rFonts w:ascii="Times New Roman" w:hAnsi="Times New Roman" w:cs="Times New Roman"/>
          <w:sz w:val="22"/>
          <w:szCs w:val="22"/>
        </w:rPr>
        <w:t xml:space="preserve">, aplicándole especial atención a las comunicaciones OCC que serán fundamentales en el diseño de nuestro sistema. </w:t>
      </w:r>
      <w:r w:rsidR="003C255C" w:rsidRPr="00387D69">
        <w:rPr>
          <w:rFonts w:ascii="Times New Roman" w:hAnsi="Times New Roman" w:cs="Times New Roman"/>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387D69" w:rsidRDefault="00D111F2" w:rsidP="00384DB0">
      <w:pPr>
        <w:spacing w:line="360" w:lineRule="auto"/>
        <w:jc w:val="both"/>
        <w:rPr>
          <w:rFonts w:ascii="Times New Roman" w:hAnsi="Times New Roman" w:cs="Times New Roman"/>
          <w:sz w:val="22"/>
          <w:szCs w:val="22"/>
        </w:rPr>
      </w:pPr>
    </w:p>
    <w:p w14:paraId="769CD540" w14:textId="078A637C"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5:</w:t>
      </w:r>
      <w:r w:rsidR="00D111F2" w:rsidRPr="00387D69">
        <w:rPr>
          <w:rFonts w:ascii="Times New Roman" w:hAnsi="Times New Roman" w:cs="Times New Roman"/>
          <w:b/>
          <w:sz w:val="22"/>
          <w:szCs w:val="22"/>
        </w:rPr>
        <w:t xml:space="preserve"> </w:t>
      </w:r>
      <w:r w:rsidR="00D111F2" w:rsidRPr="00387D69">
        <w:rPr>
          <w:rFonts w:ascii="Times New Roman" w:hAnsi="Times New Roman" w:cs="Times New Roman"/>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sidRPr="00387D69">
        <w:rPr>
          <w:rFonts w:ascii="Times New Roman" w:hAnsi="Times New Roman" w:cs="Times New Roman"/>
          <w:sz w:val="22"/>
          <w:szCs w:val="22"/>
        </w:rPr>
        <w:t>n</w:t>
      </w:r>
      <w:r w:rsidR="00D111F2" w:rsidRPr="00387D69">
        <w:rPr>
          <w:rFonts w:ascii="Times New Roman" w:hAnsi="Times New Roman" w:cs="Times New Roman"/>
          <w:sz w:val="22"/>
          <w:szCs w:val="22"/>
        </w:rPr>
        <w:t xml:space="preserve"> los logros alcanzados en cuanto a la perceptibilidad, señalando además el incremento de la robustez y seguridad del esteganograma obtenido en el proceso de </w:t>
      </w:r>
      <w:r w:rsidR="005675C1" w:rsidRPr="00387D69">
        <w:rPr>
          <w:rFonts w:ascii="Times New Roman" w:hAnsi="Times New Roman" w:cs="Times New Roman"/>
          <w:sz w:val="22"/>
          <w:szCs w:val="22"/>
        </w:rPr>
        <w:t>codificación</w:t>
      </w:r>
      <w:r w:rsidR="00D111F2" w:rsidRPr="00387D69">
        <w:rPr>
          <w:rFonts w:ascii="Times New Roman" w:hAnsi="Times New Roman" w:cs="Times New Roman"/>
          <w:sz w:val="22"/>
          <w:szCs w:val="22"/>
        </w:rPr>
        <w:t>.</w:t>
      </w:r>
      <w:r w:rsidR="00C048F6" w:rsidRPr="00387D69">
        <w:rPr>
          <w:rFonts w:ascii="Times New Roman" w:hAnsi="Times New Roman" w:cs="Times New Roman"/>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387D69" w:rsidRDefault="00D111F2" w:rsidP="00384DB0">
      <w:pPr>
        <w:pStyle w:val="Prrafodelista"/>
        <w:spacing w:line="360" w:lineRule="auto"/>
        <w:jc w:val="both"/>
        <w:rPr>
          <w:rFonts w:ascii="Times New Roman" w:hAnsi="Times New Roman" w:cs="Times New Roman"/>
          <w:sz w:val="22"/>
          <w:szCs w:val="22"/>
        </w:rPr>
      </w:pPr>
    </w:p>
    <w:p w14:paraId="79AE00D7" w14:textId="44B9C135"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6:</w:t>
      </w:r>
      <w:r w:rsidR="00DE1D54" w:rsidRPr="00387D69">
        <w:rPr>
          <w:rFonts w:ascii="Times New Roman" w:hAnsi="Times New Roman" w:cs="Times New Roman"/>
          <w:b/>
          <w:sz w:val="22"/>
          <w:szCs w:val="22"/>
        </w:rPr>
        <w:t xml:space="preserve"> </w:t>
      </w:r>
      <w:r w:rsidR="004D21AA" w:rsidRPr="00387D69">
        <w:rPr>
          <w:rFonts w:ascii="Times New Roman" w:hAnsi="Times New Roman" w:cs="Times New Roman"/>
          <w:sz w:val="22"/>
          <w:szCs w:val="22"/>
        </w:rPr>
        <w:t xml:space="preserve">A lo largo de este capítulo tendrá lugar una descripción del sistema implementado, utilizado para la realización de pruebas de funcionamiento y validación. </w:t>
      </w:r>
      <w:r w:rsidR="00EE3281">
        <w:rPr>
          <w:rFonts w:ascii="Times New Roman" w:hAnsi="Times New Roman" w:cs="Times New Roman"/>
          <w:sz w:val="22"/>
          <w:szCs w:val="22"/>
        </w:rPr>
        <w:t>Una vez hechas dichas pruebas, se expondrán los resultados obtenidos.</w:t>
      </w:r>
    </w:p>
    <w:p w14:paraId="161F03A8" w14:textId="77777777" w:rsidR="002278F4" w:rsidRPr="00387D69" w:rsidRDefault="002278F4" w:rsidP="00384DB0">
      <w:pPr>
        <w:spacing w:line="360" w:lineRule="auto"/>
        <w:jc w:val="both"/>
        <w:rPr>
          <w:rFonts w:ascii="Times New Roman" w:hAnsi="Times New Roman" w:cs="Times New Roman"/>
          <w:sz w:val="22"/>
          <w:szCs w:val="22"/>
        </w:rPr>
      </w:pPr>
    </w:p>
    <w:p w14:paraId="735ABCD5" w14:textId="55779D84"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7:</w:t>
      </w:r>
      <w:r w:rsidR="00EE3281">
        <w:rPr>
          <w:rFonts w:ascii="Times New Roman" w:hAnsi="Times New Roman" w:cs="Times New Roman"/>
          <w:b/>
          <w:sz w:val="22"/>
          <w:szCs w:val="22"/>
        </w:rPr>
        <w:t xml:space="preserve"> </w:t>
      </w:r>
      <w:r w:rsidR="00EE3281">
        <w:rPr>
          <w:rFonts w:ascii="Times New Roman" w:hAnsi="Times New Roman" w:cs="Times New Roman"/>
          <w:sz w:val="22"/>
          <w:szCs w:val="22"/>
        </w:rPr>
        <w:t xml:space="preserve">En este capítulo se expondrá de manera desglosada el presupuesto de este proyecto siguiendo las </w:t>
      </w:r>
      <w:r w:rsidR="00C0244C">
        <w:rPr>
          <w:rFonts w:ascii="Times New Roman" w:hAnsi="Times New Roman" w:cs="Times New Roman"/>
          <w:sz w:val="22"/>
          <w:szCs w:val="22"/>
        </w:rPr>
        <w:t>directrices técnicas</w:t>
      </w:r>
      <w:r w:rsidR="00A110BD">
        <w:rPr>
          <w:rFonts w:ascii="Times New Roman" w:hAnsi="Times New Roman" w:cs="Times New Roman"/>
          <w:sz w:val="22"/>
          <w:szCs w:val="22"/>
        </w:rPr>
        <w:t xml:space="preserve"> </w:t>
      </w:r>
      <w:r w:rsidR="00EE3281">
        <w:rPr>
          <w:rFonts w:ascii="Times New Roman" w:hAnsi="Times New Roman" w:cs="Times New Roman"/>
          <w:sz w:val="22"/>
          <w:szCs w:val="22"/>
        </w:rPr>
        <w:t>del COITT (Colegio Oficial de Ingenieros Técnicos de Telecomunicación).</w:t>
      </w:r>
      <w:r w:rsidR="0093207E" w:rsidRPr="00387D69">
        <w:rPr>
          <w:rFonts w:ascii="Times New Roman" w:hAnsi="Times New Roman" w:cs="Times New Roman"/>
          <w:sz w:val="22"/>
          <w:szCs w:val="22"/>
        </w:rPr>
        <w:t xml:space="preserve"> </w:t>
      </w:r>
    </w:p>
    <w:p w14:paraId="103E3FFD" w14:textId="7F94699F" w:rsidR="00014FB4" w:rsidRPr="00387D69" w:rsidRDefault="00014FB4" w:rsidP="00384DB0">
      <w:pPr>
        <w:spacing w:line="360" w:lineRule="auto"/>
        <w:jc w:val="both"/>
        <w:rPr>
          <w:rFonts w:ascii="Times New Roman" w:hAnsi="Times New Roman" w:cs="Times New Roman"/>
          <w:sz w:val="22"/>
          <w:szCs w:val="22"/>
        </w:rPr>
      </w:pPr>
    </w:p>
    <w:p w14:paraId="493E9AAF" w14:textId="39104DAE" w:rsidR="00CD4601" w:rsidRPr="00387D69" w:rsidRDefault="00B86B85"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Las conclusiones reflejarán los logros obtenidos con el diseño de S2C </w:t>
      </w:r>
      <w:r w:rsidR="006C166E" w:rsidRPr="00387D69">
        <w:rPr>
          <w:rFonts w:ascii="Times New Roman" w:hAnsi="Times New Roman" w:cs="Times New Roman"/>
          <w:sz w:val="22"/>
          <w:szCs w:val="22"/>
        </w:rPr>
        <w:t>empleado,</w:t>
      </w:r>
      <w:r w:rsidRPr="00387D69">
        <w:rPr>
          <w:rFonts w:ascii="Times New Roman" w:hAnsi="Times New Roman" w:cs="Times New Roman"/>
          <w:sz w:val="22"/>
          <w:szCs w:val="22"/>
        </w:rPr>
        <w:t xml:space="preserve"> a partir de un análisis de los resultados y de los experimentos probados.</w:t>
      </w:r>
      <w:r w:rsidR="006C166E" w:rsidRPr="00387D69">
        <w:rPr>
          <w:rFonts w:ascii="Times New Roman" w:hAnsi="Times New Roman" w:cs="Times New Roman"/>
          <w:sz w:val="22"/>
          <w:szCs w:val="22"/>
        </w:rPr>
        <w:t xml:space="preserve"> Las recomendaciones se harán teniendo en cuenta las limitantes del método descrito, para su posterior perfeccionamiento por otros diseñadores e investigadores del tema; así como para el enriquecimiento de algunas de las temáticas abordadas. Además, se incluirán las referencias bibliográficas haciendo un listado, de toda la bibliografía consultada y siguiendo las normas establecidas. </w:t>
      </w:r>
      <w:r w:rsidR="007F071A" w:rsidRPr="00387D69">
        <w:rPr>
          <w:rFonts w:ascii="Times New Roman" w:hAnsi="Times New Roman" w:cs="Times New Roman"/>
          <w:sz w:val="22"/>
          <w:szCs w:val="22"/>
        </w:rPr>
        <w:t>Por otro lado, la totalidad del código se encontrará en el apartado del anexo.</w:t>
      </w:r>
    </w:p>
    <w:p w14:paraId="4180ECF2" w14:textId="0A0EC680" w:rsidR="00A60D34" w:rsidRPr="00387D69" w:rsidRDefault="00A60D34" w:rsidP="00384DB0">
      <w:pPr>
        <w:spacing w:line="360" w:lineRule="auto"/>
        <w:jc w:val="both"/>
        <w:rPr>
          <w:rFonts w:ascii="Times New Roman" w:hAnsi="Times New Roman" w:cs="Times New Roman"/>
          <w:sz w:val="22"/>
          <w:szCs w:val="22"/>
        </w:rPr>
      </w:pPr>
    </w:p>
    <w:p w14:paraId="73E1D405" w14:textId="5938866E" w:rsidR="00A60D34" w:rsidRPr="00387D69" w:rsidRDefault="00A60D34" w:rsidP="00384DB0">
      <w:pPr>
        <w:spacing w:line="360" w:lineRule="auto"/>
        <w:jc w:val="both"/>
        <w:rPr>
          <w:rFonts w:ascii="Times New Roman" w:hAnsi="Times New Roman" w:cs="Times New Roman"/>
          <w:sz w:val="22"/>
          <w:szCs w:val="22"/>
        </w:rPr>
      </w:pPr>
    </w:p>
    <w:p w14:paraId="688A1DB9" w14:textId="66F2DCC2" w:rsidR="00A60D34" w:rsidRPr="00387D69" w:rsidRDefault="00A60D34" w:rsidP="00384DB0">
      <w:pPr>
        <w:spacing w:line="360" w:lineRule="auto"/>
        <w:jc w:val="both"/>
        <w:rPr>
          <w:rFonts w:ascii="Times New Roman" w:hAnsi="Times New Roman" w:cs="Times New Roman"/>
          <w:sz w:val="22"/>
          <w:szCs w:val="22"/>
        </w:rPr>
      </w:pPr>
    </w:p>
    <w:p w14:paraId="32E29645" w14:textId="295DF2E6" w:rsidR="00A60D34" w:rsidRDefault="00A60D34" w:rsidP="00384DB0">
      <w:pPr>
        <w:spacing w:line="360" w:lineRule="auto"/>
        <w:jc w:val="both"/>
        <w:rPr>
          <w:rFonts w:ascii="Times New Roman" w:hAnsi="Times New Roman" w:cs="Times New Roman"/>
          <w:sz w:val="22"/>
          <w:szCs w:val="22"/>
        </w:rPr>
      </w:pPr>
    </w:p>
    <w:p w14:paraId="143C2D16" w14:textId="639A5C10" w:rsidR="009A55FE" w:rsidRDefault="009A55FE" w:rsidP="00384DB0">
      <w:pPr>
        <w:spacing w:line="360" w:lineRule="auto"/>
        <w:jc w:val="both"/>
        <w:rPr>
          <w:rFonts w:ascii="Times New Roman" w:hAnsi="Times New Roman" w:cs="Times New Roman"/>
          <w:sz w:val="22"/>
          <w:szCs w:val="22"/>
        </w:rPr>
      </w:pPr>
    </w:p>
    <w:p w14:paraId="33CABF0F" w14:textId="54173261" w:rsidR="009A55FE" w:rsidRDefault="009A55FE" w:rsidP="00384DB0">
      <w:pPr>
        <w:spacing w:line="360" w:lineRule="auto"/>
        <w:jc w:val="both"/>
        <w:rPr>
          <w:rFonts w:ascii="Times New Roman" w:hAnsi="Times New Roman" w:cs="Times New Roman"/>
          <w:sz w:val="22"/>
          <w:szCs w:val="22"/>
        </w:rPr>
      </w:pPr>
    </w:p>
    <w:p w14:paraId="18F4879C" w14:textId="27E4BE31" w:rsidR="009A55FE" w:rsidRDefault="009A55FE" w:rsidP="00384DB0">
      <w:pPr>
        <w:spacing w:line="360" w:lineRule="auto"/>
        <w:jc w:val="both"/>
        <w:rPr>
          <w:rFonts w:ascii="Times New Roman" w:hAnsi="Times New Roman" w:cs="Times New Roman"/>
          <w:sz w:val="22"/>
          <w:szCs w:val="22"/>
        </w:rPr>
      </w:pPr>
    </w:p>
    <w:p w14:paraId="0D611E18" w14:textId="34109CA9" w:rsidR="009A55FE" w:rsidRDefault="009A55FE" w:rsidP="00384DB0">
      <w:pPr>
        <w:spacing w:line="360" w:lineRule="auto"/>
        <w:jc w:val="both"/>
        <w:rPr>
          <w:rFonts w:ascii="Times New Roman" w:hAnsi="Times New Roman" w:cs="Times New Roman"/>
          <w:sz w:val="22"/>
          <w:szCs w:val="22"/>
        </w:rPr>
      </w:pPr>
    </w:p>
    <w:p w14:paraId="7C56D6D5" w14:textId="10861307" w:rsidR="009A55FE" w:rsidRDefault="009A55FE" w:rsidP="00384DB0">
      <w:pPr>
        <w:spacing w:line="360" w:lineRule="auto"/>
        <w:jc w:val="both"/>
        <w:rPr>
          <w:rFonts w:ascii="Times New Roman" w:hAnsi="Times New Roman" w:cs="Times New Roman"/>
          <w:sz w:val="22"/>
          <w:szCs w:val="22"/>
        </w:rPr>
      </w:pPr>
    </w:p>
    <w:p w14:paraId="0294B4A9" w14:textId="42F0829B" w:rsidR="009A55FE" w:rsidRDefault="009A55FE" w:rsidP="00384DB0">
      <w:pPr>
        <w:spacing w:line="360" w:lineRule="auto"/>
        <w:jc w:val="both"/>
        <w:rPr>
          <w:rFonts w:ascii="Times New Roman" w:hAnsi="Times New Roman" w:cs="Times New Roman"/>
          <w:sz w:val="22"/>
          <w:szCs w:val="22"/>
        </w:rPr>
      </w:pPr>
    </w:p>
    <w:p w14:paraId="1FCF423C" w14:textId="0F33A241" w:rsidR="009A55FE" w:rsidRDefault="009A55FE" w:rsidP="00384DB0">
      <w:pPr>
        <w:spacing w:line="360" w:lineRule="auto"/>
        <w:jc w:val="both"/>
        <w:rPr>
          <w:rFonts w:ascii="Times New Roman" w:hAnsi="Times New Roman" w:cs="Times New Roman"/>
          <w:sz w:val="22"/>
          <w:szCs w:val="22"/>
        </w:rPr>
      </w:pPr>
    </w:p>
    <w:p w14:paraId="4AE461DE" w14:textId="09E0E8B2" w:rsidR="009A55FE" w:rsidRDefault="009A55FE" w:rsidP="00384DB0">
      <w:pPr>
        <w:spacing w:line="360" w:lineRule="auto"/>
        <w:jc w:val="both"/>
        <w:rPr>
          <w:rFonts w:ascii="Times New Roman" w:hAnsi="Times New Roman" w:cs="Times New Roman"/>
          <w:sz w:val="22"/>
          <w:szCs w:val="22"/>
        </w:rPr>
      </w:pPr>
    </w:p>
    <w:p w14:paraId="144B9DA7" w14:textId="4EF3C7EA" w:rsidR="009A55FE" w:rsidRDefault="009A55FE" w:rsidP="00384DB0">
      <w:pPr>
        <w:spacing w:line="360" w:lineRule="auto"/>
        <w:jc w:val="both"/>
        <w:rPr>
          <w:rFonts w:ascii="Times New Roman" w:hAnsi="Times New Roman" w:cs="Times New Roman"/>
          <w:sz w:val="22"/>
          <w:szCs w:val="22"/>
        </w:rPr>
      </w:pPr>
    </w:p>
    <w:p w14:paraId="7949486D" w14:textId="267B42DE" w:rsidR="009A55FE" w:rsidRDefault="009A55FE" w:rsidP="00384DB0">
      <w:pPr>
        <w:spacing w:line="360" w:lineRule="auto"/>
        <w:jc w:val="both"/>
        <w:rPr>
          <w:rFonts w:ascii="Times New Roman" w:hAnsi="Times New Roman" w:cs="Times New Roman"/>
          <w:sz w:val="22"/>
          <w:szCs w:val="22"/>
        </w:rPr>
      </w:pPr>
    </w:p>
    <w:p w14:paraId="61C10B26" w14:textId="5A0B99F3" w:rsidR="009A55FE" w:rsidRDefault="009A55FE" w:rsidP="00384DB0">
      <w:pPr>
        <w:spacing w:line="360" w:lineRule="auto"/>
        <w:jc w:val="both"/>
        <w:rPr>
          <w:rFonts w:ascii="Times New Roman" w:hAnsi="Times New Roman" w:cs="Times New Roman"/>
          <w:sz w:val="22"/>
          <w:szCs w:val="22"/>
        </w:rPr>
      </w:pPr>
    </w:p>
    <w:p w14:paraId="0A1DD812" w14:textId="07EF865A" w:rsidR="009A55FE" w:rsidRDefault="009A55FE" w:rsidP="00384DB0">
      <w:pPr>
        <w:spacing w:line="360" w:lineRule="auto"/>
        <w:jc w:val="both"/>
        <w:rPr>
          <w:rFonts w:ascii="Times New Roman" w:hAnsi="Times New Roman" w:cs="Times New Roman"/>
          <w:sz w:val="22"/>
          <w:szCs w:val="22"/>
        </w:rPr>
      </w:pPr>
    </w:p>
    <w:p w14:paraId="0B01DB07" w14:textId="2687C9F2" w:rsidR="009A55FE" w:rsidRDefault="009A55FE" w:rsidP="00384DB0">
      <w:pPr>
        <w:spacing w:line="360" w:lineRule="auto"/>
        <w:jc w:val="both"/>
        <w:rPr>
          <w:rFonts w:ascii="Times New Roman" w:hAnsi="Times New Roman" w:cs="Times New Roman"/>
          <w:sz w:val="22"/>
          <w:szCs w:val="22"/>
        </w:rPr>
      </w:pPr>
    </w:p>
    <w:p w14:paraId="425B0F1F" w14:textId="26149C3F" w:rsidR="009A55FE" w:rsidRDefault="009A55FE" w:rsidP="00384DB0">
      <w:pPr>
        <w:spacing w:line="360" w:lineRule="auto"/>
        <w:jc w:val="both"/>
        <w:rPr>
          <w:rFonts w:ascii="Times New Roman" w:hAnsi="Times New Roman" w:cs="Times New Roman"/>
          <w:sz w:val="22"/>
          <w:szCs w:val="22"/>
        </w:rPr>
      </w:pPr>
    </w:p>
    <w:p w14:paraId="7FBAEA95" w14:textId="62989C62" w:rsidR="009A55FE" w:rsidRDefault="009A55FE" w:rsidP="00384DB0">
      <w:pPr>
        <w:spacing w:line="360" w:lineRule="auto"/>
        <w:jc w:val="both"/>
        <w:rPr>
          <w:rFonts w:ascii="Times New Roman" w:hAnsi="Times New Roman" w:cs="Times New Roman"/>
          <w:sz w:val="22"/>
          <w:szCs w:val="22"/>
        </w:rPr>
      </w:pPr>
    </w:p>
    <w:p w14:paraId="13B448C6" w14:textId="2D7E631F" w:rsidR="009A55FE" w:rsidRDefault="009A55FE" w:rsidP="00384DB0">
      <w:pPr>
        <w:spacing w:line="360" w:lineRule="auto"/>
        <w:jc w:val="both"/>
        <w:rPr>
          <w:rFonts w:ascii="Times New Roman" w:hAnsi="Times New Roman" w:cs="Times New Roman"/>
          <w:sz w:val="22"/>
          <w:szCs w:val="22"/>
        </w:rPr>
      </w:pPr>
    </w:p>
    <w:p w14:paraId="64AD7427" w14:textId="0B82B4EA" w:rsidR="009A55FE" w:rsidRDefault="009A55FE" w:rsidP="00384DB0">
      <w:pPr>
        <w:spacing w:line="360" w:lineRule="auto"/>
        <w:jc w:val="both"/>
        <w:rPr>
          <w:rFonts w:ascii="Times New Roman" w:hAnsi="Times New Roman" w:cs="Times New Roman"/>
          <w:sz w:val="22"/>
          <w:szCs w:val="22"/>
        </w:rPr>
      </w:pPr>
    </w:p>
    <w:p w14:paraId="30633034" w14:textId="31EC59A3" w:rsidR="009A55FE" w:rsidRDefault="009A55FE" w:rsidP="00384DB0">
      <w:pPr>
        <w:spacing w:line="360" w:lineRule="auto"/>
        <w:jc w:val="both"/>
        <w:rPr>
          <w:rFonts w:ascii="Times New Roman" w:hAnsi="Times New Roman" w:cs="Times New Roman"/>
          <w:sz w:val="22"/>
          <w:szCs w:val="22"/>
        </w:rPr>
      </w:pPr>
    </w:p>
    <w:p w14:paraId="53379DA0" w14:textId="17A6F40B" w:rsidR="00577A17" w:rsidRDefault="00577A17" w:rsidP="00384DB0">
      <w:pPr>
        <w:spacing w:line="360" w:lineRule="auto"/>
        <w:jc w:val="both"/>
        <w:rPr>
          <w:rFonts w:ascii="Times New Roman" w:hAnsi="Times New Roman" w:cs="Times New Roman"/>
          <w:sz w:val="22"/>
          <w:szCs w:val="22"/>
        </w:rPr>
      </w:pPr>
    </w:p>
    <w:p w14:paraId="7AED1991" w14:textId="4E5C12F2" w:rsidR="00577A17" w:rsidRDefault="00577A17" w:rsidP="00384DB0">
      <w:pPr>
        <w:spacing w:line="360" w:lineRule="auto"/>
        <w:jc w:val="both"/>
        <w:rPr>
          <w:rFonts w:ascii="Times New Roman" w:hAnsi="Times New Roman" w:cs="Times New Roman"/>
          <w:sz w:val="22"/>
          <w:szCs w:val="22"/>
        </w:rPr>
      </w:pPr>
    </w:p>
    <w:p w14:paraId="3D4FB29E" w14:textId="77777777" w:rsidR="00577A17" w:rsidRPr="00387D69" w:rsidRDefault="00577A17" w:rsidP="00384DB0">
      <w:pPr>
        <w:spacing w:line="360" w:lineRule="auto"/>
        <w:jc w:val="both"/>
        <w:rPr>
          <w:rFonts w:ascii="Times New Roman" w:hAnsi="Times New Roman" w:cs="Times New Roman"/>
          <w:sz w:val="22"/>
          <w:szCs w:val="22"/>
        </w:rPr>
      </w:pPr>
    </w:p>
    <w:p w14:paraId="4624CE55" w14:textId="77777777" w:rsidR="009846D2" w:rsidRPr="00387D69" w:rsidRDefault="00CD4601"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32" w:name="_Ref44257253"/>
      <w:bookmarkStart w:id="33" w:name="_Toc44872946"/>
      <w:r w:rsidRPr="00387D69">
        <w:rPr>
          <w:rFonts w:ascii="Times New Roman" w:hAnsi="Times New Roman" w:cs="Times New Roman"/>
          <w:b/>
          <w:color w:val="000000" w:themeColor="text1"/>
          <w:sz w:val="28"/>
        </w:rPr>
        <w:lastRenderedPageBreak/>
        <w:t xml:space="preserve">CAPÍTULO </w:t>
      </w:r>
      <w:r w:rsidR="00E529AA" w:rsidRPr="00387D69">
        <w:rPr>
          <w:rFonts w:ascii="Times New Roman" w:hAnsi="Times New Roman" w:cs="Times New Roman"/>
          <w:b/>
          <w:color w:val="000000" w:themeColor="text1"/>
          <w:sz w:val="28"/>
        </w:rPr>
        <w:t>2</w:t>
      </w:r>
      <w:r w:rsidRPr="00387D69">
        <w:rPr>
          <w:rFonts w:ascii="Times New Roman" w:hAnsi="Times New Roman" w:cs="Times New Roman"/>
          <w:b/>
          <w:color w:val="000000" w:themeColor="text1"/>
          <w:sz w:val="28"/>
        </w:rPr>
        <w:t>: EFECTOS DE LA PERCEPCIÓN VISUAL HUMANA</w:t>
      </w:r>
      <w:bookmarkEnd w:id="32"/>
      <w:bookmarkEnd w:id="33"/>
    </w:p>
    <w:p w14:paraId="04B3311C" w14:textId="77777777" w:rsidR="00CD4601" w:rsidRPr="00387D69" w:rsidRDefault="00CD4601" w:rsidP="00384DB0">
      <w:pPr>
        <w:pStyle w:val="Ttulo2"/>
        <w:spacing w:line="360" w:lineRule="auto"/>
        <w:jc w:val="both"/>
        <w:rPr>
          <w:rFonts w:ascii="Times New Roman" w:hAnsi="Times New Roman" w:cs="Times New Roman"/>
          <w:color w:val="000000" w:themeColor="text1"/>
          <w:sz w:val="22"/>
          <w:szCs w:val="22"/>
        </w:rPr>
      </w:pPr>
    </w:p>
    <w:p w14:paraId="4A23599B" w14:textId="4061A813" w:rsidR="00426781" w:rsidRPr="00387D69" w:rsidRDefault="002503F5" w:rsidP="00384DB0">
      <w:pPr>
        <w:pStyle w:val="Ttulo2"/>
        <w:numPr>
          <w:ilvl w:val="1"/>
          <w:numId w:val="1"/>
        </w:numPr>
        <w:spacing w:line="360" w:lineRule="auto"/>
        <w:jc w:val="both"/>
        <w:rPr>
          <w:rFonts w:ascii="Times New Roman" w:hAnsi="Times New Roman" w:cs="Times New Roman"/>
          <w:b/>
          <w:color w:val="000000" w:themeColor="text1"/>
          <w:sz w:val="24"/>
        </w:rPr>
      </w:pPr>
      <w:bookmarkStart w:id="34" w:name="_Toc44872947"/>
      <w:r w:rsidRPr="00387D69">
        <w:rPr>
          <w:rFonts w:ascii="Times New Roman" w:hAnsi="Times New Roman" w:cs="Times New Roman"/>
          <w:b/>
          <w:color w:val="000000" w:themeColor="text1"/>
          <w:sz w:val="24"/>
        </w:rPr>
        <w:t>Introducción</w:t>
      </w:r>
      <w:bookmarkEnd w:id="34"/>
    </w:p>
    <w:p w14:paraId="27E5BD2A" w14:textId="77777777" w:rsidR="005D1C65" w:rsidRPr="00387D69" w:rsidRDefault="005D1C65" w:rsidP="00384DB0">
      <w:pPr>
        <w:spacing w:line="360" w:lineRule="auto"/>
        <w:jc w:val="both"/>
        <w:rPr>
          <w:rFonts w:ascii="Times New Roman" w:hAnsi="Times New Roman" w:cs="Times New Roman"/>
          <w:sz w:val="22"/>
        </w:rPr>
      </w:pPr>
    </w:p>
    <w:p w14:paraId="186F511D" w14:textId="49B1E357" w:rsidR="00AE1D88" w:rsidRPr="00387D69" w:rsidRDefault="00AE1D88" w:rsidP="00384DB0">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sistema visual humano (SVH) se ha desarrollado </w:t>
      </w:r>
      <w:r w:rsidR="00E058DA" w:rsidRPr="00387D69">
        <w:rPr>
          <w:rFonts w:ascii="Times New Roman" w:hAnsi="Times New Roman" w:cs="Times New Roman"/>
          <w:bCs/>
          <w:sz w:val="22"/>
        </w:rPr>
        <w:t xml:space="preserve">y perfeccionado </w:t>
      </w:r>
      <w:r w:rsidR="00DF4F81">
        <w:rPr>
          <w:rFonts w:ascii="Times New Roman" w:hAnsi="Times New Roman" w:cs="Times New Roman"/>
          <w:bCs/>
          <w:sz w:val="22"/>
        </w:rPr>
        <w:t>tras</w:t>
      </w:r>
      <w:r w:rsidR="00DF4F81" w:rsidRPr="00387D69">
        <w:rPr>
          <w:rFonts w:ascii="Times New Roman" w:hAnsi="Times New Roman" w:cs="Times New Roman"/>
          <w:bCs/>
          <w:sz w:val="22"/>
        </w:rPr>
        <w:t xml:space="preserve"> </w:t>
      </w:r>
      <w:r w:rsidR="00E058DA" w:rsidRPr="00387D69">
        <w:rPr>
          <w:rFonts w:ascii="Times New Roman" w:hAnsi="Times New Roman" w:cs="Times New Roman"/>
          <w:bCs/>
          <w:sz w:val="22"/>
        </w:rPr>
        <w:t xml:space="preserve">millones de años de adaptación al medio que lo rodea, permitiendo </w:t>
      </w:r>
      <w:commentRangeStart w:id="35"/>
      <w:r w:rsidR="00E058DA" w:rsidRPr="00387D69">
        <w:rPr>
          <w:rFonts w:ascii="Times New Roman" w:hAnsi="Times New Roman" w:cs="Times New Roman"/>
          <w:bCs/>
          <w:sz w:val="22"/>
        </w:rPr>
        <w:t>a</w:t>
      </w:r>
      <w:r w:rsidR="00320181">
        <w:rPr>
          <w:rFonts w:ascii="Times New Roman" w:hAnsi="Times New Roman" w:cs="Times New Roman"/>
          <w:bCs/>
          <w:sz w:val="22"/>
        </w:rPr>
        <w:t xml:space="preserve"> los seres humanos</w:t>
      </w:r>
      <w:r w:rsidR="00E058DA" w:rsidRPr="00387D69">
        <w:rPr>
          <w:rFonts w:ascii="Times New Roman" w:hAnsi="Times New Roman" w:cs="Times New Roman"/>
          <w:bCs/>
          <w:sz w:val="22"/>
        </w:rPr>
        <w:t xml:space="preserve"> </w:t>
      </w:r>
      <w:commentRangeEnd w:id="35"/>
      <w:r w:rsidR="00320181">
        <w:rPr>
          <w:rStyle w:val="Refdecomentario"/>
        </w:rPr>
        <w:commentReference w:id="35"/>
      </w:r>
      <w:r w:rsidR="00E058DA" w:rsidRPr="00387D69">
        <w:rPr>
          <w:rFonts w:ascii="Times New Roman" w:hAnsi="Times New Roman" w:cs="Times New Roman"/>
          <w:bCs/>
          <w:sz w:val="22"/>
        </w:rPr>
        <w:t xml:space="preserve">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387D69">
        <w:rPr>
          <w:rFonts w:ascii="Times New Roman" w:hAnsi="Times New Roman" w:cs="Times New Roman"/>
          <w:bCs/>
          <w:i/>
          <w:sz w:val="22"/>
        </w:rPr>
        <w:t>Función de Sensibilidad al Contraste</w:t>
      </w:r>
      <w:r w:rsidR="00E058DA" w:rsidRPr="00387D69">
        <w:rPr>
          <w:rFonts w:ascii="Times New Roman" w:hAnsi="Times New Roman" w:cs="Times New Roman"/>
          <w:bCs/>
          <w:sz w:val="22"/>
        </w:rPr>
        <w:t xml:space="preserve"> (del inglés </w:t>
      </w:r>
      <w:r w:rsidR="00E058DA" w:rsidRPr="00387D69">
        <w:rPr>
          <w:rFonts w:ascii="Times New Roman" w:hAnsi="Times New Roman" w:cs="Times New Roman"/>
          <w:bCs/>
          <w:i/>
          <w:sz w:val="22"/>
        </w:rPr>
        <w:t>Contrast Sensitivity Function</w:t>
      </w:r>
      <w:r w:rsidR="00E058DA" w:rsidRPr="00387D69">
        <w:rPr>
          <w:rFonts w:ascii="Times New Roman" w:hAnsi="Times New Roman" w:cs="Times New Roman"/>
          <w:bCs/>
          <w:sz w:val="22"/>
        </w:rPr>
        <w:t xml:space="preserve"> – </w:t>
      </w:r>
      <w:r w:rsidR="00E058DA" w:rsidRPr="00387D69">
        <w:rPr>
          <w:rFonts w:ascii="Times New Roman" w:hAnsi="Times New Roman" w:cs="Times New Roman"/>
          <w:bCs/>
          <w:i/>
          <w:sz w:val="22"/>
        </w:rPr>
        <w:t>CSF</w:t>
      </w:r>
      <w:r w:rsidR="00E058DA" w:rsidRPr="00387D69">
        <w:rPr>
          <w:rFonts w:ascii="Times New Roman" w:hAnsi="Times New Roman" w:cs="Times New Roman"/>
          <w:bCs/>
          <w:sz w:val="22"/>
        </w:rPr>
        <w:t>), definida entre otros por Mannos y Sa</w:t>
      </w:r>
      <w:r w:rsidR="003734C3" w:rsidRPr="00387D69">
        <w:rPr>
          <w:rFonts w:ascii="Times New Roman" w:hAnsi="Times New Roman" w:cs="Times New Roman"/>
          <w:bCs/>
          <w:sz w:val="22"/>
        </w:rPr>
        <w:t xml:space="preserve">krison </w:t>
      </w:r>
      <w:r w:rsidR="00E058DA" w:rsidRPr="00387D69">
        <w:rPr>
          <w:rFonts w:ascii="Times New Roman" w:hAnsi="Times New Roman" w:cs="Times New Roman"/>
          <w:bCs/>
          <w:sz w:val="22"/>
        </w:rPr>
        <w:t>[</w:t>
      </w:r>
      <w:r w:rsidR="00820FC5" w:rsidRPr="00387D69">
        <w:rPr>
          <w:rFonts w:ascii="Times New Roman" w:hAnsi="Times New Roman" w:cs="Times New Roman"/>
          <w:bCs/>
          <w:sz w:val="22"/>
        </w:rPr>
        <w:fldChar w:fldCharType="begin"/>
      </w:r>
      <w:r w:rsidR="00820FC5" w:rsidRPr="00387D69">
        <w:rPr>
          <w:rFonts w:ascii="Times New Roman" w:hAnsi="Times New Roman" w:cs="Times New Roman"/>
          <w:bCs/>
          <w:sz w:val="22"/>
        </w:rPr>
        <w:instrText xml:space="preserve"> REF _Ref43907871 \w \h </w:instrText>
      </w:r>
      <w:r w:rsidR="00556C70" w:rsidRPr="00387D69">
        <w:rPr>
          <w:rFonts w:ascii="Times New Roman" w:hAnsi="Times New Roman" w:cs="Times New Roman"/>
          <w:bCs/>
          <w:sz w:val="22"/>
        </w:rPr>
        <w:instrText xml:space="preserve"> \* MERGEFORMAT </w:instrText>
      </w:r>
      <w:r w:rsidR="00820FC5" w:rsidRPr="00387D69">
        <w:rPr>
          <w:rFonts w:ascii="Times New Roman" w:hAnsi="Times New Roman" w:cs="Times New Roman"/>
          <w:bCs/>
          <w:sz w:val="22"/>
        </w:rPr>
      </w:r>
      <w:r w:rsidR="00820FC5" w:rsidRPr="00387D69">
        <w:rPr>
          <w:rFonts w:ascii="Times New Roman" w:hAnsi="Times New Roman" w:cs="Times New Roman"/>
          <w:bCs/>
          <w:sz w:val="22"/>
        </w:rPr>
        <w:fldChar w:fldCharType="separate"/>
      </w:r>
      <w:r w:rsidR="005B066E">
        <w:rPr>
          <w:rFonts w:ascii="Times New Roman" w:hAnsi="Times New Roman" w:cs="Times New Roman"/>
          <w:bCs/>
          <w:sz w:val="22"/>
        </w:rPr>
        <w:t>86</w:t>
      </w:r>
      <w:r w:rsidR="00820FC5" w:rsidRPr="00387D69">
        <w:rPr>
          <w:rFonts w:ascii="Times New Roman" w:hAnsi="Times New Roman" w:cs="Times New Roman"/>
          <w:bCs/>
          <w:sz w:val="22"/>
        </w:rPr>
        <w:fldChar w:fldCharType="end"/>
      </w:r>
      <w:r w:rsidR="00E058DA" w:rsidRPr="00387D69">
        <w:rPr>
          <w:rFonts w:ascii="Times New Roman" w:hAnsi="Times New Roman" w:cs="Times New Roman"/>
          <w:bCs/>
          <w:sz w:val="22"/>
        </w:rPr>
        <w:t>]</w:t>
      </w:r>
      <w:r w:rsidR="003734C3" w:rsidRPr="00387D69">
        <w:rPr>
          <w:rFonts w:ascii="Times New Roman" w:hAnsi="Times New Roman" w:cs="Times New Roman"/>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sidRPr="00387D69">
        <w:rPr>
          <w:rFonts w:ascii="Times New Roman" w:hAnsi="Times New Roman" w:cs="Times New Roman"/>
          <w:bCs/>
          <w:sz w:val="22"/>
        </w:rPr>
        <w:t>contemplar,</w:t>
      </w:r>
      <w:r w:rsidR="003734C3" w:rsidRPr="00387D69">
        <w:rPr>
          <w:rFonts w:ascii="Times New Roman" w:hAnsi="Times New Roman" w:cs="Times New Roman"/>
          <w:bCs/>
          <w:sz w:val="22"/>
        </w:rPr>
        <w:t xml:space="preserve"> por ejemplo, variables como la velocidad y excentricidad.</w:t>
      </w:r>
    </w:p>
    <w:p w14:paraId="3E61CE55" w14:textId="77777777" w:rsidR="00E058DA" w:rsidRPr="00387D69" w:rsidRDefault="00E058DA" w:rsidP="00384DB0">
      <w:pPr>
        <w:spacing w:line="360" w:lineRule="auto"/>
        <w:jc w:val="both"/>
        <w:rPr>
          <w:rFonts w:ascii="Times New Roman" w:hAnsi="Times New Roman" w:cs="Times New Roman"/>
          <w:bCs/>
          <w:sz w:val="22"/>
        </w:rPr>
      </w:pPr>
    </w:p>
    <w:p w14:paraId="0F6ABD3B" w14:textId="4B9B7EEB" w:rsidR="002503F5" w:rsidRPr="00387D69" w:rsidRDefault="00AA2D8F" w:rsidP="00384DB0">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SVH tiene muchas limitaciones que pueden ser explotadas a la hora de representar diversas aplicaciones. </w:t>
      </w:r>
      <w:r w:rsidR="002503F5" w:rsidRPr="00387D69">
        <w:rPr>
          <w:rFonts w:ascii="Times New Roman" w:hAnsi="Times New Roman" w:cs="Times New Roman"/>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p>
    <w:p w14:paraId="0CEA3F4D" w14:textId="77777777" w:rsidR="002503F5" w:rsidRPr="00387D69" w:rsidRDefault="002503F5" w:rsidP="00384DB0">
      <w:pPr>
        <w:spacing w:line="360" w:lineRule="auto"/>
        <w:jc w:val="both"/>
        <w:rPr>
          <w:rFonts w:ascii="Times New Roman" w:hAnsi="Times New Roman" w:cs="Times New Roman"/>
          <w:sz w:val="22"/>
        </w:rPr>
      </w:pPr>
    </w:p>
    <w:p w14:paraId="118B2FA9" w14:textId="458866C4"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Adquirimos conciencia del mundo que nos rodea a través de los sentidos. Los estímulos desencadenan sensaciones, pero la organización, interpretación y análisis de </w:t>
      </w:r>
      <w:r w:rsidR="000E0891" w:rsidRPr="00387D69">
        <w:rPr>
          <w:rFonts w:ascii="Times New Roman" w:hAnsi="Times New Roman" w:cs="Times New Roman"/>
          <w:sz w:val="22"/>
        </w:rPr>
        <w:t>estas</w:t>
      </w:r>
      <w:r w:rsidRPr="00387D69">
        <w:rPr>
          <w:rFonts w:ascii="Times New Roman" w:hAnsi="Times New Roman" w:cs="Times New Roman"/>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 de cada individuo. </w:t>
      </w:r>
    </w:p>
    <w:p w14:paraId="23B03333" w14:textId="77777777" w:rsidR="002503F5" w:rsidRPr="00387D69" w:rsidRDefault="002503F5" w:rsidP="00384DB0">
      <w:pPr>
        <w:spacing w:line="360" w:lineRule="auto"/>
        <w:jc w:val="both"/>
        <w:rPr>
          <w:rFonts w:ascii="Times New Roman" w:hAnsi="Times New Roman" w:cs="Times New Roman"/>
          <w:sz w:val="22"/>
        </w:rPr>
      </w:pPr>
    </w:p>
    <w:p w14:paraId="39A8E5F9" w14:textId="77777777"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Pr="00387D69" w:rsidRDefault="002503F5" w:rsidP="00384DB0">
      <w:pPr>
        <w:spacing w:line="360" w:lineRule="auto"/>
        <w:jc w:val="both"/>
        <w:rPr>
          <w:rFonts w:ascii="Times New Roman" w:hAnsi="Times New Roman" w:cs="Times New Roman"/>
          <w:sz w:val="22"/>
        </w:rPr>
      </w:pPr>
    </w:p>
    <w:p w14:paraId="19D267C6" w14:textId="647E13AC"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sidRPr="00387D69">
        <w:rPr>
          <w:rFonts w:ascii="Times New Roman" w:hAnsi="Times New Roman" w:cs="Times New Roman"/>
          <w:sz w:val="22"/>
        </w:rPr>
        <w:t>Estas</w:t>
      </w:r>
      <w:r w:rsidRPr="00387D69">
        <w:rPr>
          <w:rFonts w:ascii="Times New Roman" w:hAnsi="Times New Roman" w:cs="Times New Roman"/>
          <w:sz w:val="22"/>
        </w:rPr>
        <w:t xml:space="preserve"> diferencias empiezan con la interpretación de la información que se recibe. Es decir, diferente cultura, educación, edad, memoria, inteligencia, e incluso estado emocional, pueden alterar el resultado final de interpretación. Se trata de una lectura de una interpretación inteligente de señales cuyo código no está en los ojos sino en el cerebro</w:t>
      </w:r>
      <w:r w:rsidR="003620D3"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3620D3"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460705" w:rsidRPr="00387D69">
        <w:rPr>
          <w:rFonts w:ascii="Times New Roman" w:hAnsi="Times New Roman" w:cs="Times New Roman"/>
          <w:sz w:val="22"/>
        </w:rPr>
        <w:t>]</w:t>
      </w:r>
      <w:r w:rsidRPr="00387D69">
        <w:rPr>
          <w:rFonts w:ascii="Times New Roman" w:hAnsi="Times New Roman" w:cs="Times New Roman"/>
          <w:sz w:val="22"/>
        </w:rPr>
        <w:t xml:space="preserve">.  </w:t>
      </w:r>
    </w:p>
    <w:p w14:paraId="3C25E36F" w14:textId="77777777" w:rsidR="002503F5" w:rsidRPr="004067D8" w:rsidRDefault="002503F5" w:rsidP="00384DB0">
      <w:pPr>
        <w:spacing w:line="360" w:lineRule="auto"/>
        <w:jc w:val="both"/>
        <w:rPr>
          <w:rFonts w:ascii="Times New Roman" w:hAnsi="Times New Roman" w:cs="Times New Roman"/>
          <w:sz w:val="22"/>
        </w:rPr>
      </w:pPr>
    </w:p>
    <w:p w14:paraId="15A7AD30" w14:textId="5B0B2E48" w:rsidR="0012167C" w:rsidRPr="004067D8" w:rsidRDefault="0012167C" w:rsidP="00384DB0">
      <w:pPr>
        <w:pStyle w:val="Ttulo2"/>
        <w:numPr>
          <w:ilvl w:val="1"/>
          <w:numId w:val="1"/>
        </w:numPr>
        <w:spacing w:line="360" w:lineRule="auto"/>
        <w:jc w:val="both"/>
        <w:rPr>
          <w:rFonts w:ascii="Times New Roman" w:hAnsi="Times New Roman" w:cs="Times New Roman"/>
          <w:b/>
          <w:color w:val="auto"/>
          <w:sz w:val="24"/>
        </w:rPr>
      </w:pPr>
      <w:bookmarkStart w:id="36" w:name="_Toc44872948"/>
      <w:r w:rsidRPr="004067D8">
        <w:rPr>
          <w:rFonts w:ascii="Times New Roman" w:hAnsi="Times New Roman" w:cs="Times New Roman"/>
          <w:b/>
          <w:color w:val="auto"/>
          <w:sz w:val="24"/>
        </w:rPr>
        <w:t>Espectro visible</w:t>
      </w:r>
      <w:bookmarkEnd w:id="36"/>
    </w:p>
    <w:p w14:paraId="18654038" w14:textId="7F5D6CB9" w:rsidR="00A60C54" w:rsidRPr="00387D69" w:rsidRDefault="00A60C54" w:rsidP="00384DB0">
      <w:pPr>
        <w:spacing w:line="360" w:lineRule="auto"/>
        <w:jc w:val="both"/>
        <w:rPr>
          <w:rFonts w:ascii="Times New Roman" w:hAnsi="Times New Roman" w:cs="Times New Roman"/>
          <w:sz w:val="22"/>
        </w:rPr>
      </w:pPr>
    </w:p>
    <w:p w14:paraId="44011F80" w14:textId="1767BE98" w:rsidR="00F020F3" w:rsidRPr="00387D69" w:rsidRDefault="00A60C54"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w:t>
      </w:r>
    </w:p>
    <w:p w14:paraId="02078A37" w14:textId="77777777" w:rsidR="00F020F3" w:rsidRPr="00387D69" w:rsidRDefault="00F020F3" w:rsidP="00384DB0">
      <w:pPr>
        <w:spacing w:line="360" w:lineRule="auto"/>
        <w:jc w:val="both"/>
        <w:rPr>
          <w:rFonts w:ascii="Times New Roman" w:hAnsi="Times New Roman" w:cs="Times New Roman"/>
          <w:sz w:val="22"/>
        </w:rPr>
      </w:pPr>
    </w:p>
    <w:p w14:paraId="4872B893" w14:textId="3DA43138" w:rsidR="00A60C54" w:rsidRPr="00387D69" w:rsidRDefault="00A60C5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rango del espectro electromagnético visible para el humano está entre 400 y 750 nanómetros, pero no es casualidad que nuestro sistema visual pueda ver ese rango de frecuencias, sino otra adaptación. </w:t>
      </w:r>
      <w:r w:rsidR="004B7E35" w:rsidRPr="00387D69">
        <w:rPr>
          <w:rFonts w:ascii="Times New Roman" w:hAnsi="Times New Roman" w:cs="Times New Roman"/>
          <w:sz w:val="22"/>
        </w:rPr>
        <w:t xml:space="preserve">El medio en el que nos movemos (el aire) es prácticamente transparente a esta porción del espectro. La radiación visible es capaz de transmitir información desde los objetos distantes hasta nuestros ojos. </w:t>
      </w:r>
      <w:r w:rsidR="004B7E35" w:rsidRPr="00387D69">
        <w:rPr>
          <w:rFonts w:ascii="Times New Roman" w:hAnsi="Times New Roman" w:cs="Times New Roman"/>
          <w:sz w:val="22"/>
          <w:szCs w:val="22"/>
        </w:rPr>
        <w:t xml:space="preserve">La </w:t>
      </w:r>
      <w:r w:rsidR="004B7E35" w:rsidRPr="00387D69">
        <w:rPr>
          <w:rFonts w:ascii="Times New Roman" w:hAnsi="Times New Roman" w:cs="Times New Roman"/>
          <w:sz w:val="22"/>
          <w:szCs w:val="22"/>
        </w:rPr>
        <w:fldChar w:fldCharType="begin"/>
      </w:r>
      <w:r w:rsidR="004B7E35" w:rsidRPr="00387D69">
        <w:rPr>
          <w:rFonts w:ascii="Times New Roman" w:hAnsi="Times New Roman" w:cs="Times New Roman"/>
          <w:sz w:val="22"/>
          <w:szCs w:val="22"/>
        </w:rPr>
        <w:instrText xml:space="preserve"> REF _Ref42447286 \h  \* MERGEFORMAT </w:instrText>
      </w:r>
      <w:r w:rsidR="004B7E35" w:rsidRPr="00387D69">
        <w:rPr>
          <w:rFonts w:ascii="Times New Roman" w:hAnsi="Times New Roman" w:cs="Times New Roman"/>
          <w:sz w:val="22"/>
          <w:szCs w:val="22"/>
        </w:rPr>
      </w:r>
      <w:r w:rsidR="004B7E35"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w:t>
      </w:r>
      <w:r w:rsidR="004B7E35" w:rsidRPr="00387D69">
        <w:rPr>
          <w:rFonts w:ascii="Times New Roman" w:hAnsi="Times New Roman" w:cs="Times New Roman"/>
          <w:sz w:val="22"/>
          <w:szCs w:val="22"/>
        </w:rPr>
        <w:fldChar w:fldCharType="end"/>
      </w:r>
      <w:r w:rsidR="004B7E35" w:rsidRPr="00387D69">
        <w:rPr>
          <w:rFonts w:ascii="Times New Roman" w:hAnsi="Times New Roman" w:cs="Times New Roman"/>
          <w:sz w:val="22"/>
          <w:szCs w:val="22"/>
        </w:rPr>
        <w:t xml:space="preserve"> muestra el</w:t>
      </w:r>
      <w:r w:rsidR="004B7E35" w:rsidRPr="00387D69">
        <w:rPr>
          <w:rFonts w:ascii="Times New Roman" w:hAnsi="Times New Roman" w:cs="Times New Roman"/>
          <w:sz w:val="22"/>
        </w:rPr>
        <w:t xml:space="preserve"> espectro visible al ojo humano, y su relación con el resto de las ondas electromagnéticas conocidas. </w:t>
      </w:r>
    </w:p>
    <w:p w14:paraId="1A34F28B" w14:textId="3126250D" w:rsidR="004B7E35" w:rsidRPr="00387D69" w:rsidRDefault="00F020F3"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1F1A5226" wp14:editId="3F94CC87">
                <wp:simplePos x="0" y="0"/>
                <wp:positionH relativeFrom="column">
                  <wp:posOffset>-9525</wp:posOffset>
                </wp:positionH>
                <wp:positionV relativeFrom="paragraph">
                  <wp:posOffset>1894205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3861C32F" w:rsidR="00C8214B" w:rsidRPr="00D749E4" w:rsidRDefault="00C8214B" w:rsidP="004B7E35">
                            <w:pPr>
                              <w:pStyle w:val="Descripcin"/>
                              <w:jc w:val="center"/>
                              <w:rPr>
                                <w:rFonts w:ascii="Times New Roman" w:hAnsi="Times New Roman" w:cs="Times New Roman"/>
                                <w:noProof/>
                                <w:sz w:val="24"/>
                              </w:rPr>
                            </w:pPr>
                            <w:bookmarkStart w:id="37" w:name="_Ref42447286"/>
                            <w:bookmarkStart w:id="38" w:name="_Toc44318899"/>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E63146">
                              <w:rPr>
                                <w:rFonts w:ascii="Times New Roman" w:hAnsi="Times New Roman" w:cs="Times New Roman"/>
                                <w:noProof/>
                                <w:sz w:val="20"/>
                              </w:rPr>
                              <w:t>1</w:t>
                            </w:r>
                            <w:r w:rsidRPr="00D749E4">
                              <w:rPr>
                                <w:rFonts w:ascii="Times New Roman" w:hAnsi="Times New Roman" w:cs="Times New Roman"/>
                                <w:sz w:val="20"/>
                              </w:rPr>
                              <w:fldChar w:fldCharType="end"/>
                            </w:r>
                            <w:bookmarkEnd w:id="37"/>
                            <w:r w:rsidRPr="00D749E4">
                              <w:rPr>
                                <w:rFonts w:ascii="Times New Roman" w:hAnsi="Times New Roman" w:cs="Times New Roman"/>
                                <w:sz w:val="20"/>
                              </w:rPr>
                              <w:t xml:space="preserve">. </w:t>
                            </w:r>
                            <w:r w:rsidRPr="00D749E4">
                              <w:rPr>
                                <w:rFonts w:ascii="Times New Roman" w:hAnsi="Times New Roman" w:cs="Times New Roman"/>
                                <w:i w:val="0"/>
                                <w:sz w:val="20"/>
                              </w:rPr>
                              <w:t>Espectro de ondas electromagnéticas.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75pt;margin-top:14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" stroked="f">
                <v:textbox inset="0,0,0,0">
                  <w:txbxContent>
                    <w:p w14:paraId="074B1627" w14:textId="3861C32F" w:rsidR="00C8214B" w:rsidRPr="00D749E4" w:rsidRDefault="00C8214B" w:rsidP="004B7E35">
                      <w:pPr>
                        <w:pStyle w:val="Descripcin"/>
                        <w:jc w:val="center"/>
                        <w:rPr>
                          <w:rFonts w:ascii="Times New Roman" w:hAnsi="Times New Roman" w:cs="Times New Roman"/>
                          <w:noProof/>
                          <w:sz w:val="24"/>
                        </w:rPr>
                      </w:pPr>
                      <w:bookmarkStart w:id="39" w:name="_Ref42447286"/>
                      <w:bookmarkStart w:id="40" w:name="_Toc44318899"/>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E63146">
                        <w:rPr>
                          <w:rFonts w:ascii="Times New Roman" w:hAnsi="Times New Roman" w:cs="Times New Roman"/>
                          <w:noProof/>
                          <w:sz w:val="20"/>
                        </w:rPr>
                        <w:t>1</w:t>
                      </w:r>
                      <w:r w:rsidRPr="00D749E4">
                        <w:rPr>
                          <w:rFonts w:ascii="Times New Roman" w:hAnsi="Times New Roman" w:cs="Times New Roman"/>
                          <w:sz w:val="20"/>
                        </w:rPr>
                        <w:fldChar w:fldCharType="end"/>
                      </w:r>
                      <w:bookmarkEnd w:id="39"/>
                      <w:r w:rsidRPr="00D749E4">
                        <w:rPr>
                          <w:rFonts w:ascii="Times New Roman" w:hAnsi="Times New Roman" w:cs="Times New Roman"/>
                          <w:sz w:val="20"/>
                        </w:rPr>
                        <w:t xml:space="preserve">. </w:t>
                      </w:r>
                      <w:r w:rsidRPr="00D749E4">
                        <w:rPr>
                          <w:rFonts w:ascii="Times New Roman" w:hAnsi="Times New Roman" w:cs="Times New Roman"/>
                          <w:i w:val="0"/>
                          <w:sz w:val="20"/>
                        </w:rPr>
                        <w:t>Espectro de ondas electromagnéticas.</w:t>
                      </w:r>
                      <w:bookmarkEnd w:id="40"/>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8176" behindDoc="0" locked="0" layoutInCell="1" allowOverlap="1" wp14:anchorId="3EB0C888" wp14:editId="1DF37448">
            <wp:simplePos x="0" y="0"/>
            <wp:positionH relativeFrom="column">
              <wp:posOffset>-8965</wp:posOffset>
            </wp:positionH>
            <wp:positionV relativeFrom="paragraph">
              <wp:posOffset>168312</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30">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p>
    <w:p w14:paraId="13786A9A" w14:textId="77777777" w:rsidR="00F020F3" w:rsidRPr="00387D69" w:rsidRDefault="00F020F3" w:rsidP="00384DB0">
      <w:pPr>
        <w:spacing w:line="360" w:lineRule="auto"/>
        <w:jc w:val="both"/>
        <w:rPr>
          <w:rFonts w:ascii="Times New Roman" w:hAnsi="Times New Roman" w:cs="Times New Roman"/>
          <w:sz w:val="22"/>
        </w:rPr>
      </w:pPr>
    </w:p>
    <w:p w14:paraId="6C2B8CB3" w14:textId="6C94E6C4" w:rsidR="00B2184A" w:rsidRDefault="004B7E35" w:rsidP="00B2184A">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resumen, nuestras capacidades visuales son el resultado directo de una larga evolución en un entorno relativamente estable bajo la atmósfera y el Sol. </w:t>
      </w:r>
    </w:p>
    <w:p w14:paraId="2765E41E" w14:textId="0AED1091" w:rsidR="00577A17" w:rsidRDefault="00577A17" w:rsidP="00B2184A">
      <w:pPr>
        <w:spacing w:line="360" w:lineRule="auto"/>
        <w:jc w:val="both"/>
        <w:rPr>
          <w:rFonts w:ascii="Times New Roman" w:hAnsi="Times New Roman" w:cs="Times New Roman"/>
          <w:sz w:val="22"/>
        </w:rPr>
      </w:pPr>
    </w:p>
    <w:p w14:paraId="43A150F5" w14:textId="77777777" w:rsidR="00577A17" w:rsidRPr="00B2184A" w:rsidRDefault="00577A17" w:rsidP="00B2184A">
      <w:pPr>
        <w:spacing w:line="360" w:lineRule="auto"/>
        <w:jc w:val="both"/>
        <w:rPr>
          <w:rFonts w:ascii="Times New Roman" w:hAnsi="Times New Roman" w:cs="Times New Roman"/>
          <w:sz w:val="22"/>
        </w:rPr>
      </w:pPr>
    </w:p>
    <w:p w14:paraId="7710AA57" w14:textId="250870E2" w:rsidR="009846D2"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41" w:name="_Toc44872949"/>
      <w:commentRangeStart w:id="42"/>
      <w:r w:rsidRPr="00387D69">
        <w:rPr>
          <w:rFonts w:ascii="Times New Roman" w:hAnsi="Times New Roman" w:cs="Times New Roman"/>
          <w:b/>
          <w:color w:val="000000" w:themeColor="text1"/>
          <w:sz w:val="24"/>
        </w:rPr>
        <w:lastRenderedPageBreak/>
        <w:t>El sistema visual humano (</w:t>
      </w:r>
      <w:r w:rsidR="0046040C" w:rsidRPr="00387D69">
        <w:rPr>
          <w:rFonts w:ascii="Times New Roman" w:hAnsi="Times New Roman" w:cs="Times New Roman"/>
          <w:b/>
          <w:color w:val="000000" w:themeColor="text1"/>
          <w:sz w:val="24"/>
        </w:rPr>
        <w:t>SV</w:t>
      </w:r>
      <w:r w:rsidRPr="00387D69">
        <w:rPr>
          <w:rFonts w:ascii="Times New Roman" w:hAnsi="Times New Roman" w:cs="Times New Roman"/>
          <w:b/>
          <w:color w:val="000000" w:themeColor="text1"/>
          <w:sz w:val="24"/>
        </w:rPr>
        <w:t>H)</w:t>
      </w:r>
      <w:commentRangeEnd w:id="42"/>
      <w:r w:rsidR="00BF13AA">
        <w:rPr>
          <w:rStyle w:val="Refdecomentario"/>
          <w:rFonts w:asciiTheme="minorHAnsi" w:eastAsiaTheme="minorHAnsi" w:hAnsiTheme="minorHAnsi" w:cstheme="minorBidi"/>
          <w:color w:val="auto"/>
        </w:rPr>
        <w:commentReference w:id="42"/>
      </w:r>
      <w:bookmarkEnd w:id="41"/>
    </w:p>
    <w:p w14:paraId="2DC035A0" w14:textId="77777777" w:rsidR="00426781" w:rsidRPr="00387D69" w:rsidRDefault="00426781" w:rsidP="00384DB0">
      <w:pPr>
        <w:spacing w:line="360" w:lineRule="auto"/>
        <w:jc w:val="both"/>
        <w:rPr>
          <w:rFonts w:ascii="Times New Roman" w:hAnsi="Times New Roman" w:cs="Times New Roman"/>
          <w:sz w:val="22"/>
        </w:rPr>
      </w:pPr>
    </w:p>
    <w:p w14:paraId="7F99313E" w14:textId="77777777" w:rsidR="00B2184A" w:rsidRPr="00387D69" w:rsidRDefault="00B2184A" w:rsidP="00B2184A">
      <w:pPr>
        <w:spacing w:line="360" w:lineRule="auto"/>
        <w:jc w:val="both"/>
        <w:rPr>
          <w:rFonts w:ascii="Times New Roman" w:hAnsi="Times New Roman" w:cs="Times New Roman"/>
          <w:sz w:val="22"/>
        </w:rPr>
      </w:pPr>
      <w:r w:rsidRPr="00387D69">
        <w:rPr>
          <w:rFonts w:ascii="Times New Roman" w:hAnsi="Times New Roman" w:cs="Times New Roman"/>
          <w:sz w:val="22"/>
        </w:rPr>
        <w:t>La información o estímulo 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33032643" w14:textId="77777777" w:rsidR="00B2184A" w:rsidRPr="00387D69" w:rsidRDefault="00B2184A" w:rsidP="00B2184A">
      <w:pPr>
        <w:spacing w:line="360" w:lineRule="auto"/>
        <w:jc w:val="both"/>
        <w:rPr>
          <w:rFonts w:ascii="Times New Roman" w:hAnsi="Times New Roman" w:cs="Times New Roman"/>
          <w:sz w:val="22"/>
        </w:rPr>
      </w:pPr>
    </w:p>
    <w:p w14:paraId="1ADFB33B" w14:textId="77777777" w:rsidR="00B2184A" w:rsidRPr="00387D69" w:rsidRDefault="00B2184A" w:rsidP="00B2184A">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12EB9E93" w14:textId="77777777" w:rsidR="00B2184A" w:rsidRPr="00387D69" w:rsidRDefault="00B2184A" w:rsidP="00B2184A">
      <w:pPr>
        <w:spacing w:line="360" w:lineRule="auto"/>
        <w:jc w:val="both"/>
        <w:rPr>
          <w:rFonts w:ascii="Times New Roman" w:hAnsi="Times New Roman" w:cs="Times New Roman"/>
          <w:sz w:val="22"/>
        </w:rPr>
      </w:pPr>
    </w:p>
    <w:p w14:paraId="742F3375" w14:textId="77777777" w:rsidR="00B2184A" w:rsidRPr="00387D69" w:rsidRDefault="00B2184A" w:rsidP="00B2184A">
      <w:pPr>
        <w:spacing w:line="360" w:lineRule="auto"/>
        <w:jc w:val="both"/>
        <w:rPr>
          <w:rFonts w:ascii="Times New Roman" w:hAnsi="Times New Roman" w:cs="Times New Roman"/>
          <w:sz w:val="22"/>
        </w:rPr>
      </w:pPr>
      <w:r w:rsidRPr="00387D69">
        <w:rPr>
          <w:rFonts w:ascii="Times New Roman" w:hAnsi="Times New Roman" w:cs="Times New Roman"/>
          <w:sz w:val="22"/>
        </w:rPr>
        <w:t>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humano, como las aberraciones cromáticas, distorsiones y hasta fluidos en el ojo, que hacen que la luz no sea igualmente procesad</w:t>
      </w:r>
      <w:r>
        <w:rPr>
          <w:rFonts w:ascii="Times New Roman" w:hAnsi="Times New Roman" w:cs="Times New Roman"/>
          <w:sz w:val="22"/>
        </w:rPr>
        <w:t>a</w:t>
      </w:r>
      <w:r w:rsidRPr="00387D69">
        <w:rPr>
          <w:rFonts w:ascii="Times New Roman" w:hAnsi="Times New Roman" w:cs="Times New Roman"/>
          <w:sz w:val="22"/>
        </w:rPr>
        <w:t xml:space="preserve">, sin embargo el funcionamiento de la visión humana </w:t>
      </w:r>
      <w:r>
        <w:rPr>
          <w:rFonts w:ascii="Times New Roman" w:hAnsi="Times New Roman" w:cs="Times New Roman"/>
          <w:sz w:val="22"/>
        </w:rPr>
        <w:t>parece</w:t>
      </w:r>
      <w:r w:rsidRPr="00387D69">
        <w:rPr>
          <w:rFonts w:ascii="Times New Roman" w:hAnsi="Times New Roman" w:cs="Times New Roman"/>
          <w:sz w:val="22"/>
        </w:rPr>
        <w:t xml:space="preserve"> indicar que existen mecanismos temporales en el cerebro que permiten construir una imagen apropiada incluso ante la presencia de estos problemas. </w:t>
      </w:r>
    </w:p>
    <w:p w14:paraId="51D60956" w14:textId="77777777" w:rsidR="00B2184A" w:rsidRPr="00387D69" w:rsidRDefault="00B2184A" w:rsidP="00B2184A">
      <w:pPr>
        <w:spacing w:line="360" w:lineRule="auto"/>
        <w:jc w:val="both"/>
        <w:rPr>
          <w:rFonts w:ascii="Times New Roman" w:hAnsi="Times New Roman" w:cs="Times New Roman"/>
          <w:sz w:val="22"/>
        </w:rPr>
      </w:pPr>
    </w:p>
    <w:p w14:paraId="1B310F92" w14:textId="77777777" w:rsidR="00B2184A" w:rsidRPr="00387D69" w:rsidRDefault="00B2184A" w:rsidP="00B2184A">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retina tiene aproximadamente 125 millones de fotorreceptores, que convierten la energía electromagnética en energía eléctrica y química. Los fotorreceptores se clasifican en conos y bastones. Los bastones son muy sensibles a la luz y a los cambios de luminosidad, pero se saturan fácilmente. </w:t>
      </w:r>
      <w:r>
        <w:rPr>
          <w:rFonts w:ascii="Times New Roman" w:hAnsi="Times New Roman" w:cs="Times New Roman"/>
          <w:sz w:val="22"/>
        </w:rPr>
        <w:t>Este tipo de células</w:t>
      </w:r>
      <w:r w:rsidRPr="00387D69">
        <w:rPr>
          <w:rFonts w:ascii="Times New Roman" w:hAnsi="Times New Roman" w:cs="Times New Roman"/>
          <w:sz w:val="22"/>
        </w:rPr>
        <w:t xml:space="preserve"> son más efectiv</w:t>
      </w:r>
      <w:r>
        <w:rPr>
          <w:rFonts w:ascii="Times New Roman" w:hAnsi="Times New Roman" w:cs="Times New Roman"/>
          <w:sz w:val="22"/>
        </w:rPr>
        <w:t>a</w:t>
      </w:r>
      <w:r w:rsidRPr="00387D69">
        <w:rPr>
          <w:rFonts w:ascii="Times New Roman" w:hAnsi="Times New Roman" w:cs="Times New Roman"/>
          <w:sz w:val="22"/>
        </w:rPr>
        <w:t>s en el proceso de visión en condiciones de baja iluminación, llamada visión escotópica.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w:t>
      </w:r>
      <w:r w:rsidRPr="00387D69">
        <w:rPr>
          <w:rFonts w:ascii="Times New Roman" w:hAnsi="Times New Roman" w:cs="Times New Roman"/>
          <w:sz w:val="22"/>
        </w:rPr>
        <w:fldChar w:fldCharType="begin"/>
      </w:r>
      <w:r w:rsidRPr="00387D69">
        <w:rPr>
          <w:rFonts w:ascii="Times New Roman" w:hAnsi="Times New Roman" w:cs="Times New Roman"/>
          <w:sz w:val="22"/>
        </w:rPr>
        <w:instrText xml:space="preserve"> REF _Ref43907937 \w \h  \* MERGEFORMAT </w:instrText>
      </w:r>
      <w:r w:rsidRPr="00387D69">
        <w:rPr>
          <w:rFonts w:ascii="Times New Roman" w:hAnsi="Times New Roman" w:cs="Times New Roman"/>
          <w:sz w:val="22"/>
        </w:rPr>
      </w:r>
      <w:r w:rsidRPr="00387D69">
        <w:rPr>
          <w:rFonts w:ascii="Times New Roman" w:hAnsi="Times New Roman" w:cs="Times New Roman"/>
          <w:sz w:val="22"/>
        </w:rPr>
        <w:fldChar w:fldCharType="separate"/>
      </w:r>
      <w:r>
        <w:rPr>
          <w:rFonts w:ascii="Times New Roman" w:hAnsi="Times New Roman" w:cs="Times New Roman"/>
          <w:sz w:val="22"/>
        </w:rPr>
        <w:t>87</w:t>
      </w:r>
      <w:r w:rsidRPr="00387D69">
        <w:rPr>
          <w:rFonts w:ascii="Times New Roman" w:hAnsi="Times New Roman" w:cs="Times New Roman"/>
          <w:sz w:val="22"/>
        </w:rPr>
        <w:fldChar w:fldCharType="end"/>
      </w:r>
      <w:r w:rsidRPr="00387D69">
        <w:rPr>
          <w:rFonts w:ascii="Times New Roman" w:hAnsi="Times New Roman" w:cs="Times New Roman"/>
          <w:sz w:val="22"/>
        </w:rPr>
        <w:t>].</w:t>
      </w:r>
    </w:p>
    <w:p w14:paraId="442F1A06" w14:textId="77777777" w:rsidR="00B2184A" w:rsidRPr="00387D69" w:rsidRDefault="00B2184A" w:rsidP="00B2184A">
      <w:pPr>
        <w:spacing w:line="360" w:lineRule="auto"/>
        <w:jc w:val="both"/>
        <w:rPr>
          <w:rFonts w:ascii="Times New Roman" w:hAnsi="Times New Roman" w:cs="Times New Roman"/>
          <w:sz w:val="22"/>
        </w:rPr>
      </w:pPr>
    </w:p>
    <w:p w14:paraId="5E0624AE" w14:textId="77777777" w:rsidR="00B2184A" w:rsidRPr="00387D69" w:rsidRDefault="00B2184A" w:rsidP="00B2184A">
      <w:pPr>
        <w:spacing w:line="360" w:lineRule="auto"/>
        <w:jc w:val="both"/>
        <w:rPr>
          <w:rFonts w:ascii="Times New Roman" w:hAnsi="Times New Roman" w:cs="Times New Roman"/>
          <w:sz w:val="22"/>
        </w:rPr>
      </w:pPr>
      <w:commentRangeStart w:id="43"/>
      <w:commentRangeStart w:id="44"/>
      <w:r w:rsidRPr="00387D69">
        <w:rPr>
          <w:rFonts w:ascii="Times New Roman" w:hAnsi="Times New Roman" w:cs="Times New Roman"/>
          <w:sz w:val="22"/>
        </w:rPr>
        <w:t xml:space="preserve">Los conos y bastones no están uniformemente distribuidos en la retina. Los conos están ubicados en una zona en el centro de la mácula lutea, llamada fóvea, de aproximadamente 1,5 </w:t>
      </w:r>
      <w:r>
        <w:rPr>
          <w:rFonts w:ascii="Times New Roman" w:hAnsi="Times New Roman" w:cs="Times New Roman"/>
          <w:sz w:val="22"/>
        </w:rPr>
        <w:t>mm</w:t>
      </w:r>
      <w:r w:rsidRPr="00387D69">
        <w:rPr>
          <w:rFonts w:ascii="Times New Roman" w:hAnsi="Times New Roman" w:cs="Times New Roman"/>
          <w:sz w:val="22"/>
        </w:rPr>
        <w:t xml:space="preserve"> cuadrados. Los fotorreceptores de la fóvea son los responsables de la agudeza visual. Cuando se </w:t>
      </w:r>
      <w:r>
        <w:rPr>
          <w:rFonts w:ascii="Times New Roman" w:hAnsi="Times New Roman" w:cs="Times New Roman"/>
          <w:sz w:val="22"/>
        </w:rPr>
        <w:t>enfoca</w:t>
      </w:r>
      <w:r w:rsidRPr="00387D69">
        <w:rPr>
          <w:rFonts w:ascii="Times New Roman" w:hAnsi="Times New Roman" w:cs="Times New Roman"/>
          <w:sz w:val="22"/>
        </w:rPr>
        <w:t xml:space="preserve"> un objeto, se centra la proyección de la luz que emite este justo en el centro de la fóvea, la </w:t>
      </w:r>
      <w:r w:rsidRPr="00387D69">
        <w:rPr>
          <w:rFonts w:ascii="Times New Roman" w:hAnsi="Times New Roman" w:cs="Times New Roman"/>
          <w:sz w:val="22"/>
        </w:rPr>
        <w:lastRenderedPageBreak/>
        <w:t xml:space="preserve">foveola, de aproximadamente 0,33 mm de diámetro. En la fóvea, existe una convergencia 1:1 con las células ganglionares (del nervio óptico), por ello es la zona donde se obtiene mayor resolución o nitidez visual. El ser humano </w:t>
      </w:r>
      <w:r>
        <w:rPr>
          <w:rFonts w:ascii="Times New Roman" w:hAnsi="Times New Roman" w:cs="Times New Roman"/>
          <w:sz w:val="22"/>
        </w:rPr>
        <w:t>enfoca</w:t>
      </w:r>
      <w:r w:rsidRPr="00387D69">
        <w:rPr>
          <w:rFonts w:ascii="Times New Roman" w:hAnsi="Times New Roman" w:cs="Times New Roman"/>
          <w:sz w:val="22"/>
        </w:rPr>
        <w:t xml:space="preserve"> cambiando la forma de la lente (</w:t>
      </w:r>
      <w:r>
        <w:rPr>
          <w:rFonts w:ascii="Times New Roman" w:hAnsi="Times New Roman" w:cs="Times New Roman"/>
          <w:sz w:val="22"/>
        </w:rPr>
        <w:t>la potencia</w:t>
      </w:r>
      <w:r w:rsidRPr="00387D69">
        <w:rPr>
          <w:rFonts w:ascii="Times New Roman" w:hAnsi="Times New Roman" w:cs="Times New Roman"/>
          <w:sz w:val="22"/>
        </w:rPr>
        <w:t xml:space="preserve"> focal en humanos es de 15 dioptri</w:t>
      </w:r>
      <w:r>
        <w:rPr>
          <w:rFonts w:ascii="Times New Roman" w:hAnsi="Times New Roman" w:cs="Times New Roman"/>
          <w:sz w:val="22"/>
        </w:rPr>
        <w:t>a</w:t>
      </w:r>
      <w:r w:rsidRPr="00387D69">
        <w:rPr>
          <w:rFonts w:ascii="Times New Roman" w:hAnsi="Times New Roman" w:cs="Times New Roman"/>
          <w:sz w:val="22"/>
        </w:rPr>
        <w:t xml:space="preserve">s). </w:t>
      </w:r>
      <w:commentRangeEnd w:id="43"/>
      <w:r>
        <w:rPr>
          <w:rStyle w:val="Refdecomentario"/>
        </w:rPr>
        <w:commentReference w:id="43"/>
      </w:r>
      <w:commentRangeEnd w:id="44"/>
      <w:r>
        <w:rPr>
          <w:rStyle w:val="Refdecomentario"/>
        </w:rPr>
        <w:commentReference w:id="44"/>
      </w:r>
    </w:p>
    <w:p w14:paraId="2CBA1282" w14:textId="77777777" w:rsidR="00B2184A" w:rsidRPr="00387D69" w:rsidRDefault="00B2184A" w:rsidP="00B2184A">
      <w:pPr>
        <w:spacing w:line="360" w:lineRule="auto"/>
        <w:jc w:val="both"/>
        <w:rPr>
          <w:rFonts w:ascii="Times New Roman" w:hAnsi="Times New Roman" w:cs="Times New Roman"/>
          <w:sz w:val="22"/>
        </w:rPr>
      </w:pPr>
    </w:p>
    <w:p w14:paraId="7964E342" w14:textId="77777777" w:rsidR="00B2184A" w:rsidRPr="00387D69" w:rsidRDefault="00B2184A" w:rsidP="00B2184A">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temporal</w:t>
      </w:r>
      <w:r w:rsidRPr="00387D69">
        <w:rPr>
          <w:rFonts w:ascii="Times New Roman" w:hAnsi="Times New Roman" w:cs="Times New Roman"/>
          <w:sz w:val="22"/>
        </w:rPr>
        <w:t xml:space="preserve">. En cada fotorreceptor, ocurre un proceso químico que dura algunos milisegundos. Todos los fotones que recibe cada fotorreceptor durante este proceso contribuyen al resultado, dando lugar a una respuesta promedio en el tiempo que dura el proceso. El efecto de ese promedio se denomina </w:t>
      </w:r>
      <w:r>
        <w:rPr>
          <w:rFonts w:ascii="Times New Roman" w:hAnsi="Times New Roman" w:cs="Times New Roman"/>
          <w:sz w:val="22"/>
        </w:rPr>
        <w:t>suavizado temporal o persistencia retiniana</w:t>
      </w:r>
      <w:r w:rsidRPr="00387D69">
        <w:rPr>
          <w:rFonts w:ascii="Times New Roman" w:hAnsi="Times New Roman" w:cs="Times New Roman"/>
          <w:sz w:val="22"/>
        </w:rPr>
        <w:t>, y se puede comprobar fácilmente al observar luces que parpadean a gran velocidad. Cuando la luz parpadea lentamente, se percibe cada parpadeo individual correctamente, pero al aumentar la velocidad, y superar la tasa denominada CFF (</w:t>
      </w:r>
      <w:r w:rsidRPr="00387D69">
        <w:rPr>
          <w:rFonts w:ascii="Times New Roman" w:hAnsi="Times New Roman" w:cs="Times New Roman"/>
          <w:i/>
          <w:sz w:val="22"/>
        </w:rPr>
        <w:t>critical flicker fusion</w:t>
      </w:r>
      <w:r w:rsidRPr="00387D69">
        <w:rPr>
          <w:rFonts w:ascii="Times New Roman" w:hAnsi="Times New Roman" w:cs="Times New Roman"/>
          <w:sz w:val="22"/>
        </w:rPr>
        <w:t xml:space="preserve">) el </w:t>
      </w:r>
      <w:proofErr w:type="gramStart"/>
      <w:r w:rsidRPr="00387D69">
        <w:rPr>
          <w:rFonts w:ascii="Times New Roman" w:hAnsi="Times New Roman" w:cs="Times New Roman"/>
          <w:sz w:val="22"/>
        </w:rPr>
        <w:t>flash</w:t>
      </w:r>
      <w:proofErr w:type="gramEnd"/>
      <w:r w:rsidRPr="00387D69">
        <w:rPr>
          <w:rFonts w:ascii="Times New Roman" w:hAnsi="Times New Roman" w:cs="Times New Roman"/>
          <w:sz w:val="22"/>
        </w:rPr>
        <w:t xml:space="preserve"> se fusiona en una imagen continua. Esta CFF está alrededor de los 60 Hz. Bajo condiciones de iluminación bajas, el CFF disminuye levemente [</w:t>
      </w:r>
      <w:r w:rsidRPr="00387D69">
        <w:rPr>
          <w:rFonts w:ascii="Times New Roman" w:hAnsi="Times New Roman" w:cs="Times New Roman"/>
          <w:sz w:val="22"/>
        </w:rPr>
        <w:fldChar w:fldCharType="begin"/>
      </w:r>
      <w:r w:rsidRPr="00387D69">
        <w:rPr>
          <w:rFonts w:ascii="Times New Roman" w:hAnsi="Times New Roman" w:cs="Times New Roman"/>
          <w:sz w:val="22"/>
        </w:rPr>
        <w:instrText xml:space="preserve"> REF _Ref43907960 \w \h  \* MERGEFORMAT </w:instrText>
      </w:r>
      <w:r w:rsidRPr="00387D69">
        <w:rPr>
          <w:rFonts w:ascii="Times New Roman" w:hAnsi="Times New Roman" w:cs="Times New Roman"/>
          <w:sz w:val="22"/>
        </w:rPr>
      </w:r>
      <w:r w:rsidRPr="00387D69">
        <w:rPr>
          <w:rFonts w:ascii="Times New Roman" w:hAnsi="Times New Roman" w:cs="Times New Roman"/>
          <w:sz w:val="22"/>
        </w:rPr>
        <w:fldChar w:fldCharType="separate"/>
      </w:r>
      <w:r>
        <w:rPr>
          <w:rFonts w:ascii="Times New Roman" w:hAnsi="Times New Roman" w:cs="Times New Roman"/>
          <w:sz w:val="22"/>
        </w:rPr>
        <w:t>88</w:t>
      </w:r>
      <w:r w:rsidRPr="00387D69">
        <w:rPr>
          <w:rFonts w:ascii="Times New Roman" w:hAnsi="Times New Roman" w:cs="Times New Roman"/>
          <w:sz w:val="22"/>
        </w:rPr>
        <w:fldChar w:fldCharType="end"/>
      </w:r>
      <w:r w:rsidRPr="00387D69">
        <w:rPr>
          <w:rFonts w:ascii="Times New Roman" w:hAnsi="Times New Roman" w:cs="Times New Roman"/>
          <w:sz w:val="22"/>
        </w:rPr>
        <w:t>].</w:t>
      </w:r>
    </w:p>
    <w:p w14:paraId="2E6F599B" w14:textId="77777777" w:rsidR="00B2184A" w:rsidRPr="00387D69" w:rsidRDefault="00B2184A" w:rsidP="00B2184A">
      <w:pPr>
        <w:pStyle w:val="Prrafodelista"/>
        <w:spacing w:line="360" w:lineRule="auto"/>
        <w:jc w:val="both"/>
        <w:rPr>
          <w:rFonts w:ascii="Times New Roman" w:hAnsi="Times New Roman" w:cs="Times New Roman"/>
          <w:sz w:val="22"/>
        </w:rPr>
      </w:pPr>
    </w:p>
    <w:p w14:paraId="00CD6841" w14:textId="77777777" w:rsidR="00B2184A" w:rsidRPr="00387D69" w:rsidRDefault="00B2184A" w:rsidP="00B2184A">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espacial</w:t>
      </w:r>
      <w:r w:rsidRPr="00387D69">
        <w:rPr>
          <w:rFonts w:ascii="Times New Roman" w:hAnsi="Times New Roman" w:cs="Times New Roman"/>
          <w:sz w:val="22"/>
        </w:rPr>
        <w:t xml:space="preserve">. 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genera un efecto de amplificación del estímulo de la luz, por eso es </w:t>
      </w:r>
      <w:proofErr w:type="gramStart"/>
      <w:r w:rsidRPr="00387D69">
        <w:rPr>
          <w:rFonts w:ascii="Times New Roman" w:hAnsi="Times New Roman" w:cs="Times New Roman"/>
          <w:sz w:val="22"/>
        </w:rPr>
        <w:t>que</w:t>
      </w:r>
      <w:proofErr w:type="gramEnd"/>
      <w:r w:rsidRPr="00387D69">
        <w:rPr>
          <w:rFonts w:ascii="Times New Roman" w:hAnsi="Times New Roman" w:cs="Times New Roman"/>
          <w:sz w:val="22"/>
        </w:rPr>
        <w:t xml:space="preserve"> en la noche sólo los bastones participan en la visión, captando la poca luz disponible. </w:t>
      </w:r>
    </w:p>
    <w:p w14:paraId="0AD09963" w14:textId="77777777" w:rsidR="00B2184A" w:rsidRDefault="00B2184A" w:rsidP="00384DB0">
      <w:pPr>
        <w:spacing w:line="360" w:lineRule="auto"/>
        <w:jc w:val="both"/>
        <w:rPr>
          <w:rFonts w:ascii="Times New Roman" w:hAnsi="Times New Roman" w:cs="Times New Roman"/>
          <w:sz w:val="22"/>
        </w:rPr>
      </w:pPr>
    </w:p>
    <w:p w14:paraId="011E47A8" w14:textId="4FD71F17" w:rsidR="00DC1968" w:rsidRPr="00387D69" w:rsidRDefault="009846D2"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ojos</w:t>
      </w:r>
      <w:r w:rsidR="007E2BDA" w:rsidRPr="00387D69">
        <w:rPr>
          <w:rFonts w:ascii="Times New Roman" w:hAnsi="Times New Roman" w:cs="Times New Roman"/>
          <w:sz w:val="22"/>
        </w:rPr>
        <w:t xml:space="preserve"> </w:t>
      </w:r>
      <w:r w:rsidRPr="00387D69">
        <w:rPr>
          <w:rFonts w:ascii="Times New Roman" w:hAnsi="Times New Roman" w:cs="Times New Roman"/>
          <w:sz w:val="22"/>
        </w:rPr>
        <w:t>son el instrumento central en el sistema de visión humana, el cual reacciona a la luz y así obtiene la percepción de las formas de los objetos, los colores, la profundidad y el movimiento, etc. La estructura de un ojo es similar a la de una cámara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_Ref43907982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13</w:t>
      </w:r>
      <w:r w:rsidR="00820FC5" w:rsidRPr="00387D69">
        <w:rPr>
          <w:rFonts w:ascii="Times New Roman" w:hAnsi="Times New Roman" w:cs="Times New Roman"/>
          <w:sz w:val="22"/>
        </w:rPr>
        <w:fldChar w:fldCharType="end"/>
      </w:r>
      <w:r w:rsidRPr="00387D69">
        <w:rPr>
          <w:rFonts w:ascii="Times New Roman" w:hAnsi="Times New Roman" w:cs="Times New Roman"/>
          <w:sz w:val="22"/>
        </w:rPr>
        <w:t>],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sidRPr="00387D69">
        <w:rPr>
          <w:rFonts w:ascii="Times New Roman" w:hAnsi="Times New Roman" w:cs="Times New Roman"/>
          <w:sz w:val="22"/>
        </w:rPr>
        <w:t xml:space="preserve"> A la vez que ofrece abundante información del mundo físico, nuestros ojos desnudos tienen límites físicos inherentes en la resolución, tanto espacial como temporal. En concreto, </w:t>
      </w:r>
      <w:r w:rsidR="00EC0853" w:rsidRPr="00387D69">
        <w:rPr>
          <w:rFonts w:ascii="Times New Roman" w:hAnsi="Times New Roman" w:cs="Times New Roman"/>
          <w:sz w:val="22"/>
        </w:rPr>
        <w:lastRenderedPageBreak/>
        <w:t xml:space="preserve">nuestra percepción visual posee tres características ópticas, </w:t>
      </w:r>
      <w:r w:rsidR="00343F06" w:rsidRPr="00387D69">
        <w:rPr>
          <w:rFonts w:ascii="Times New Roman" w:hAnsi="Times New Roman" w:cs="Times New Roman"/>
          <w:sz w:val="22"/>
        </w:rPr>
        <w:t>las cuales son</w:t>
      </w:r>
      <w:r w:rsidR="00EC0853" w:rsidRPr="00387D69">
        <w:rPr>
          <w:rFonts w:ascii="Times New Roman" w:hAnsi="Times New Roman" w:cs="Times New Roman"/>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Pr="00387D69" w:rsidRDefault="00D93696" w:rsidP="00384DB0">
      <w:pPr>
        <w:spacing w:line="360" w:lineRule="auto"/>
        <w:jc w:val="both"/>
        <w:rPr>
          <w:rFonts w:ascii="Times New Roman" w:hAnsi="Times New Roman" w:cs="Times New Roman"/>
          <w:sz w:val="22"/>
        </w:rPr>
      </w:pPr>
    </w:p>
    <w:p w14:paraId="2B5AB3E0" w14:textId="130DB8BB" w:rsidR="00DC1968" w:rsidRPr="00387D69" w:rsidRDefault="004C52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Respuesta centralizada</w:t>
      </w:r>
      <w:r w:rsidRPr="00387D69">
        <w:rPr>
          <w:rFonts w:ascii="Times New Roman" w:hAnsi="Times New Roman" w:cs="Times New Roman"/>
          <w:sz w:val="22"/>
        </w:rPr>
        <w:t>. Los ojos humanos no pueden discriminar los detalles demasiado finos, debido al límite físico de la mínima diferencia entre las células sensoriales adyacentes en la retina central. Típicamente, la excelente resolución espacial de los ojos humanos es de 0,07º, lo que corresponde de 1,2mm a 1 metro de distancia de observación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_Ref43907996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14</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resolución espacial también se ve afectada por el contraste espacial. </w:t>
      </w:r>
      <w:r w:rsidR="00D93696" w:rsidRPr="00387D69">
        <w:rPr>
          <w:rFonts w:ascii="Times New Roman" w:hAnsi="Times New Roman" w:cs="Times New Roman"/>
          <w:sz w:val="22"/>
        </w:rPr>
        <w:t>El campo receptivo de los ojos humanos tiene</w:t>
      </w:r>
      <w:r w:rsidRPr="00387D69">
        <w:rPr>
          <w:rFonts w:ascii="Times New Roman" w:hAnsi="Times New Roman" w:cs="Times New Roman"/>
          <w:sz w:val="22"/>
        </w:rPr>
        <w:t xml:space="preserve"> diferentes respuestas en el centro y en los alrededores.</w:t>
      </w:r>
      <w:r w:rsidR="00D93696" w:rsidRPr="00387D69">
        <w:rPr>
          <w:rFonts w:ascii="Times New Roman" w:hAnsi="Times New Roman" w:cs="Times New Roman"/>
          <w:sz w:val="22"/>
        </w:rPr>
        <w:t xml:space="preserve"> Los campos receptivos pequeños (o grandes) son estimulados por altas (o bajas) frecuencias espaciales. Típicamente, nuestra percepción espacial sigue una característica de paso de banda (cercana a la de paso bajo): la mayor frecuencia es de unos 2-4 ciclos por ángulo visual (equivalente a un ciclo de contraste dentro de 5mm a 1m de distancia de observación). 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Pr="00387D69" w:rsidRDefault="00A2754A" w:rsidP="00384DB0">
      <w:pPr>
        <w:pStyle w:val="Prrafodelista"/>
        <w:spacing w:line="360" w:lineRule="auto"/>
        <w:ind w:left="360"/>
        <w:jc w:val="both"/>
        <w:rPr>
          <w:rFonts w:ascii="Times New Roman" w:hAnsi="Times New Roman" w:cs="Times New Roman"/>
          <w:sz w:val="22"/>
        </w:rPr>
      </w:pPr>
    </w:p>
    <w:p w14:paraId="5E1E8D94" w14:textId="01B97A0A" w:rsidR="00A2754A" w:rsidRPr="00387D69" w:rsidRDefault="00F7372C"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Fusión de parpadeo paso bajo</w:t>
      </w:r>
      <w:r w:rsidRPr="00387D69">
        <w:rPr>
          <w:rFonts w:ascii="Times New Roman" w:hAnsi="Times New Roman" w:cs="Times New Roman"/>
          <w:sz w:val="22"/>
        </w:rPr>
        <w:t>. Las fluctuaciones temporales de la intensidad de la luz no son perceptibles para el ojo humano cuando</w:t>
      </w:r>
      <w:r w:rsidR="007F20C1" w:rsidRPr="00387D69">
        <w:rPr>
          <w:rFonts w:ascii="Times New Roman" w:hAnsi="Times New Roman" w:cs="Times New Roman"/>
          <w:sz w:val="22"/>
        </w:rPr>
        <w:t xml:space="preserve"> esta</w:t>
      </w:r>
      <w:r w:rsidRPr="00387D69">
        <w:rPr>
          <w:rFonts w:ascii="Times New Roman" w:hAnsi="Times New Roman" w:cs="Times New Roman"/>
          <w:sz w:val="22"/>
        </w:rPr>
        <w:t xml:space="preserve"> supera una cierta frecuencia, denominada frecuencia de parpadeo crítica (CFF para abreviar en adelante)</w:t>
      </w:r>
      <w:r w:rsidRPr="00387D69">
        <w:rPr>
          <w:rFonts w:ascii="Times New Roman" w:hAnsi="Times New Roman" w:cs="Times New Roman"/>
          <w:b/>
          <w:sz w:val="22"/>
        </w:rPr>
        <w:t xml:space="preserve"> </w:t>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_Ref43908020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En cambio, el ojo humano sólo percibe la luminancia media. El comportamiento temporal del sistema de visión humano puede aproximarse como un filtro lineal de paso bajo a una frecuencia superior a la CFF. Un ejemplo común es la observación de la rueda de un coche girando. Cuando gira lo suficientemente rápido, dará como resultado la percepción semitransparente de esta. </w:t>
      </w:r>
      <w:r w:rsidR="00EE0B7C" w:rsidRPr="00387D69">
        <w:rPr>
          <w:rFonts w:ascii="Times New Roman" w:hAnsi="Times New Roman" w:cs="Times New Roman"/>
          <w:sz w:val="22"/>
        </w:rPr>
        <w:t>Cabe destacar</w:t>
      </w:r>
      <w:r w:rsidRPr="00387D69">
        <w:rPr>
          <w:rFonts w:ascii="Times New Roman" w:hAnsi="Times New Roman" w:cs="Times New Roman"/>
          <w:sz w:val="22"/>
        </w:rPr>
        <w:t xml:space="preserve"> que la CFF se ve afectada por muchos factores, incluyendo los contrastes de color, el movimiento, las formas de onda de luminancia, </w:t>
      </w:r>
      <w:r w:rsidR="00D73A7D" w:rsidRPr="00387D69">
        <w:rPr>
          <w:rFonts w:ascii="Times New Roman" w:hAnsi="Times New Roman" w:cs="Times New Roman"/>
          <w:sz w:val="22"/>
        </w:rPr>
        <w:t>entre otros muchos</w:t>
      </w:r>
      <w:r w:rsidRPr="00387D69">
        <w:rPr>
          <w:rFonts w:ascii="Times New Roman" w:hAnsi="Times New Roman" w:cs="Times New Roman"/>
          <w:sz w:val="22"/>
        </w:rPr>
        <w:t>. En escenarios típicos, se cree que la CFF de los ojos humanos es de unos 40-50Hz según los resultados de una amplia investigación sobre la visión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17</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_Ref43908041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18</w:t>
      </w:r>
      <w:r w:rsidR="00820FC5" w:rsidRPr="00387D69">
        <w:rPr>
          <w:rFonts w:ascii="Times New Roman" w:hAnsi="Times New Roman" w:cs="Times New Roman"/>
          <w:sz w:val="22"/>
        </w:rPr>
        <w:fldChar w:fldCharType="end"/>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los parpadeos que presenta un monitor </w:t>
      </w:r>
      <w:r w:rsidR="00ED75AF" w:rsidRPr="00387D69">
        <w:rPr>
          <w:rFonts w:ascii="Times New Roman" w:hAnsi="Times New Roman" w:cs="Times New Roman"/>
          <w:sz w:val="22"/>
        </w:rPr>
        <w:t xml:space="preserve">de rayos catódicos (CRT para abreviar) </w:t>
      </w:r>
      <w:r w:rsidRPr="00387D69">
        <w:rPr>
          <w:rFonts w:ascii="Times New Roman" w:hAnsi="Times New Roman" w:cs="Times New Roman"/>
          <w:sz w:val="22"/>
        </w:rPr>
        <w:t>de 60Hz no son perceptibles.</w:t>
      </w:r>
    </w:p>
    <w:p w14:paraId="063B0B38" w14:textId="77777777" w:rsidR="008F7F2B" w:rsidRPr="00387D69" w:rsidRDefault="008F7F2B" w:rsidP="00384DB0">
      <w:pPr>
        <w:pStyle w:val="Prrafodelista"/>
        <w:spacing w:line="360" w:lineRule="auto"/>
        <w:jc w:val="both"/>
        <w:rPr>
          <w:rFonts w:ascii="Times New Roman" w:hAnsi="Times New Roman" w:cs="Times New Roman"/>
          <w:sz w:val="22"/>
        </w:rPr>
      </w:pPr>
    </w:p>
    <w:p w14:paraId="13F70301" w14:textId="58C68224" w:rsidR="008F7F2B" w:rsidRPr="00387D69" w:rsidRDefault="008F7F2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Efecto de matriz fantasma</w:t>
      </w:r>
      <w:r w:rsidRPr="00387D69">
        <w:rPr>
          <w:rFonts w:ascii="Times New Roman" w:hAnsi="Times New Roman" w:cs="Times New Roman"/>
          <w:sz w:val="22"/>
        </w:rPr>
        <w:t>. Describe otra característica esp</w:t>
      </w:r>
      <w:r w:rsidR="004C5DC7" w:rsidRPr="00387D69">
        <w:rPr>
          <w:rFonts w:ascii="Times New Roman" w:hAnsi="Times New Roman" w:cs="Times New Roman"/>
          <w:sz w:val="22"/>
        </w:rPr>
        <w:t>a</w:t>
      </w:r>
      <w:r w:rsidRPr="00387D69">
        <w:rPr>
          <w:rFonts w:ascii="Times New Roman" w:hAnsi="Times New Roman" w:cs="Times New Roman"/>
          <w:sz w:val="22"/>
        </w:rPr>
        <w:t>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6C5434" w:rsidRPr="00387D69">
        <w:rPr>
          <w:rFonts w:ascii="Times New Roman" w:hAnsi="Times New Roman" w:cs="Times New Roman"/>
          <w:sz w:val="22"/>
        </w:rPr>
        <w:t xml:space="preserve">Por ejemplo, podemos observar el parpadeo de un LED a una frecuencia muy superior a la típica de un CFF si el LED se mueve en un entorno oscuro, pero sólo vemos el LED </w:t>
      </w:r>
      <w:r w:rsidR="006C5434" w:rsidRPr="00387D69">
        <w:rPr>
          <w:rFonts w:ascii="Times New Roman" w:hAnsi="Times New Roman" w:cs="Times New Roman"/>
          <w:sz w:val="22"/>
        </w:rPr>
        <w:lastRenderedPageBreak/>
        <w:t xml:space="preserve">constantemente encendido si está quieto. </w:t>
      </w:r>
      <w:r w:rsidR="00DB41B3" w:rsidRPr="00387D69">
        <w:rPr>
          <w:rFonts w:ascii="Times New Roman" w:hAnsi="Times New Roman" w:cs="Times New Roman"/>
          <w:sz w:val="22"/>
        </w:rPr>
        <w:t>Cabe destacar que, a</w:t>
      </w:r>
      <w:r w:rsidR="006C5434" w:rsidRPr="00387D69">
        <w:rPr>
          <w:rFonts w:ascii="Times New Roman" w:hAnsi="Times New Roman" w:cs="Times New Roman"/>
          <w:sz w:val="22"/>
        </w:rPr>
        <w:t xml:space="preserve"> diferencia de la fusión del parpadeo, el origen del efecto de la matriz fantasma no </w:t>
      </w:r>
      <w:r w:rsidR="00FE5505" w:rsidRPr="00387D69">
        <w:rPr>
          <w:rFonts w:ascii="Times New Roman" w:hAnsi="Times New Roman" w:cs="Times New Roman"/>
          <w:sz w:val="22"/>
        </w:rPr>
        <w:t>ha podido ser determinado aún hoy en día</w:t>
      </w:r>
      <w:r w:rsidR="006C5434" w:rsidRPr="00387D69">
        <w:rPr>
          <w:rFonts w:ascii="Times New Roman" w:hAnsi="Times New Roman" w:cs="Times New Roman"/>
          <w:sz w:val="22"/>
        </w:rPr>
        <w:t>. Estudios recientes descubren que a una menor amplitud de parpadeo se produce un mayor ciclo de trabajo y un mayor tamaño del haz lo hacen menos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20</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_Ref43908076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21</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w:t>
      </w:r>
    </w:p>
    <w:p w14:paraId="656265DA" w14:textId="77777777" w:rsidR="009846D2" w:rsidRPr="00387D69" w:rsidRDefault="009846D2" w:rsidP="00384DB0">
      <w:pPr>
        <w:spacing w:line="360" w:lineRule="auto"/>
        <w:jc w:val="both"/>
        <w:rPr>
          <w:rFonts w:ascii="Times New Roman" w:hAnsi="Times New Roman" w:cs="Times New Roman"/>
          <w:sz w:val="22"/>
        </w:rPr>
      </w:pPr>
    </w:p>
    <w:p w14:paraId="7DC5B63F" w14:textId="7A6DAECB" w:rsidR="009E631B"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45" w:name="_Toc44872950"/>
      <w:commentRangeStart w:id="46"/>
      <w:commentRangeStart w:id="47"/>
      <w:r w:rsidRPr="00387D69">
        <w:rPr>
          <w:rFonts w:ascii="Times New Roman" w:hAnsi="Times New Roman" w:cs="Times New Roman"/>
          <w:b/>
          <w:color w:val="000000" w:themeColor="text1"/>
          <w:sz w:val="24"/>
        </w:rPr>
        <w:t>El proceso de la percepción visual</w:t>
      </w:r>
      <w:bookmarkEnd w:id="45"/>
    </w:p>
    <w:p w14:paraId="550BDB63" w14:textId="77777777" w:rsidR="001004E2" w:rsidRDefault="001004E2" w:rsidP="001004E2">
      <w:pPr>
        <w:spacing w:line="360" w:lineRule="auto"/>
        <w:jc w:val="both"/>
        <w:rPr>
          <w:rFonts w:ascii="Times New Roman" w:hAnsi="Times New Roman" w:cs="Times New Roman"/>
          <w:sz w:val="22"/>
        </w:rPr>
      </w:pPr>
    </w:p>
    <w:p w14:paraId="4E59AC2A" w14:textId="44E65217" w:rsidR="00ED15AC" w:rsidRDefault="001004E2" w:rsidP="00384DB0">
      <w:pPr>
        <w:spacing w:line="360" w:lineRule="auto"/>
        <w:jc w:val="both"/>
        <w:rPr>
          <w:rFonts w:ascii="Times New Roman" w:hAnsi="Times New Roman" w:cs="Times New Roman"/>
          <w:sz w:val="22"/>
        </w:rPr>
      </w:pPr>
      <w:r w:rsidRPr="001004E2">
        <w:rPr>
          <w:rFonts w:ascii="Times New Roman" w:hAnsi="Times New Roman" w:cs="Times New Roman"/>
          <w:sz w:val="22"/>
        </w:rPr>
        <w:t xml:space="preserve">El estímulo luminoso que llega al ojo es enfocado por la córnea y el cristalino en la retina, que lo transforma en estímulo eléctrico. Las neuronas de la retina se juntan para formar el </w:t>
      </w:r>
      <w:r w:rsidRPr="001004E2">
        <w:rPr>
          <w:rFonts w:ascii="Times New Roman" w:hAnsi="Times New Roman" w:cs="Times New Roman"/>
          <w:i/>
          <w:iCs/>
          <w:sz w:val="22"/>
        </w:rPr>
        <w:t>Nervio óptico</w:t>
      </w:r>
      <w:r w:rsidRPr="001004E2">
        <w:rPr>
          <w:rFonts w:ascii="Times New Roman" w:hAnsi="Times New Roman" w:cs="Times New Roman"/>
          <w:sz w:val="22"/>
        </w:rPr>
        <w:t xml:space="preserve">, que conduce estos impulsos hasta las </w:t>
      </w:r>
      <w:r w:rsidR="003C5797" w:rsidRPr="001004E2">
        <w:rPr>
          <w:rFonts w:ascii="Times New Roman" w:hAnsi="Times New Roman" w:cs="Times New Roman"/>
          <w:sz w:val="22"/>
        </w:rPr>
        <w:t>áreas</w:t>
      </w:r>
      <w:r w:rsidRPr="001004E2">
        <w:rPr>
          <w:rFonts w:ascii="Times New Roman" w:hAnsi="Times New Roman" w:cs="Times New Roman"/>
          <w:sz w:val="22"/>
        </w:rPr>
        <w:t xml:space="preserve"> occipitales de la </w:t>
      </w:r>
      <w:r w:rsidR="003C5797" w:rsidRPr="001004E2">
        <w:rPr>
          <w:rFonts w:ascii="Times New Roman" w:hAnsi="Times New Roman" w:cs="Times New Roman"/>
          <w:sz w:val="22"/>
        </w:rPr>
        <w:t>visión</w:t>
      </w:r>
      <w:r w:rsidRPr="001004E2">
        <w:rPr>
          <w:rFonts w:ascii="Times New Roman" w:hAnsi="Times New Roman" w:cs="Times New Roman"/>
          <w:sz w:val="22"/>
        </w:rPr>
        <w:t xml:space="preserve"> (cerebro) para </w:t>
      </w:r>
      <w:r w:rsidR="003C5797">
        <w:rPr>
          <w:rFonts w:ascii="Times New Roman" w:hAnsi="Times New Roman" w:cs="Times New Roman"/>
          <w:sz w:val="22"/>
        </w:rPr>
        <w:t>su</w:t>
      </w:r>
      <w:r w:rsidRPr="001004E2">
        <w:rPr>
          <w:rFonts w:ascii="Times New Roman" w:hAnsi="Times New Roman" w:cs="Times New Roman"/>
          <w:sz w:val="22"/>
        </w:rPr>
        <w:t xml:space="preserve"> interpretación</w:t>
      </w:r>
      <w:r w:rsidR="00F41791">
        <w:rPr>
          <w:rFonts w:ascii="Times New Roman" w:hAnsi="Times New Roman" w:cs="Times New Roman"/>
          <w:sz w:val="22"/>
        </w:rPr>
        <w:t xml:space="preserve">. </w:t>
      </w:r>
      <w:r w:rsidR="00F41791" w:rsidRPr="00F41791">
        <w:rPr>
          <w:rFonts w:ascii="Times New Roman" w:hAnsi="Times New Roman" w:cs="Times New Roman"/>
          <w:sz w:val="22"/>
        </w:rPr>
        <w:t>Gran parte de la percepción visual se basa en los componentes del sistema visual, su arquitectura y fisiología que limitan o regulan el desempeño de las diferentes tareas.</w:t>
      </w:r>
      <w:r w:rsidR="00541282">
        <w:rPr>
          <w:rFonts w:ascii="Times New Roman" w:hAnsi="Times New Roman" w:cs="Times New Roman"/>
          <w:sz w:val="22"/>
        </w:rPr>
        <w:t xml:space="preserve"> </w:t>
      </w:r>
      <w:r w:rsidR="00541282" w:rsidRPr="00541282">
        <w:rPr>
          <w:rFonts w:ascii="Times New Roman" w:hAnsi="Times New Roman" w:cs="Times New Roman"/>
          <w:sz w:val="22"/>
        </w:rPr>
        <w:t>Además de los enfoques basados en la anatomía y la neurofisiología, se ha proporcionado mucha información sobre la visión humana mediante técnicas psicofísicas.  Por ejemplo, el SVH puede caracterizarse experimentalmente encontrando umbrales de detección de contraste para la detección de diversos patrones espaciales.  El umbral de detección de contraste para un objetivo determinado se define como el contraste mínimo necesario para que un observador humano detecte visualmente el objetivo.</w:t>
      </w:r>
    </w:p>
    <w:p w14:paraId="52E8234E" w14:textId="77777777" w:rsidR="00541282" w:rsidRPr="00387D69" w:rsidRDefault="00541282" w:rsidP="00384DB0">
      <w:pPr>
        <w:spacing w:line="360" w:lineRule="auto"/>
        <w:jc w:val="both"/>
        <w:rPr>
          <w:rFonts w:ascii="Times New Roman" w:hAnsi="Times New Roman" w:cs="Times New Roman"/>
          <w:sz w:val="22"/>
        </w:rPr>
      </w:pPr>
    </w:p>
    <w:p w14:paraId="60200C59" w14:textId="7DFC7E9B" w:rsidR="00F05BDA" w:rsidRPr="00387D69" w:rsidRDefault="00F05BDA" w:rsidP="00384DB0">
      <w:pPr>
        <w:pStyle w:val="Ttulo2"/>
        <w:numPr>
          <w:ilvl w:val="1"/>
          <w:numId w:val="1"/>
        </w:numPr>
        <w:spacing w:line="360" w:lineRule="auto"/>
        <w:jc w:val="both"/>
        <w:rPr>
          <w:rFonts w:ascii="Times New Roman" w:hAnsi="Times New Roman" w:cs="Times New Roman"/>
          <w:b/>
          <w:color w:val="000000" w:themeColor="text1"/>
          <w:sz w:val="24"/>
        </w:rPr>
      </w:pPr>
      <w:bookmarkStart w:id="48" w:name="_Toc44872951"/>
      <w:r w:rsidRPr="00387D69">
        <w:rPr>
          <w:rFonts w:ascii="Times New Roman" w:hAnsi="Times New Roman" w:cs="Times New Roman"/>
          <w:b/>
          <w:color w:val="000000" w:themeColor="text1"/>
          <w:sz w:val="24"/>
        </w:rPr>
        <w:t>Factores que determinan la sensibilidad al contraste</w:t>
      </w:r>
      <w:commentRangeEnd w:id="46"/>
      <w:r w:rsidR="00BF13AA">
        <w:rPr>
          <w:rStyle w:val="Refdecomentario"/>
          <w:rFonts w:asciiTheme="minorHAnsi" w:eastAsiaTheme="minorHAnsi" w:hAnsiTheme="minorHAnsi" w:cstheme="minorBidi"/>
          <w:color w:val="auto"/>
        </w:rPr>
        <w:commentReference w:id="46"/>
      </w:r>
      <w:commentRangeEnd w:id="47"/>
      <w:r w:rsidR="00541282">
        <w:rPr>
          <w:rStyle w:val="Refdecomentario"/>
          <w:rFonts w:asciiTheme="minorHAnsi" w:eastAsiaTheme="minorHAnsi" w:hAnsiTheme="minorHAnsi" w:cstheme="minorBidi"/>
          <w:color w:val="auto"/>
        </w:rPr>
        <w:commentReference w:id="47"/>
      </w:r>
      <w:bookmarkEnd w:id="48"/>
    </w:p>
    <w:p w14:paraId="4886A978" w14:textId="77777777" w:rsidR="00F05BDA" w:rsidRPr="00387D69" w:rsidRDefault="00F05BDA" w:rsidP="00384DB0">
      <w:pPr>
        <w:spacing w:line="360" w:lineRule="auto"/>
        <w:jc w:val="both"/>
        <w:rPr>
          <w:rFonts w:ascii="Times New Roman" w:hAnsi="Times New Roman" w:cs="Times New Roman"/>
          <w:sz w:val="22"/>
        </w:rPr>
      </w:pPr>
    </w:p>
    <w:p w14:paraId="5E99B060" w14:textId="5039FF0B" w:rsidR="009B447D" w:rsidRPr="00387D69" w:rsidRDefault="009B447D" w:rsidP="00384DB0">
      <w:pPr>
        <w:spacing w:line="360" w:lineRule="auto"/>
        <w:jc w:val="both"/>
        <w:rPr>
          <w:rFonts w:ascii="Times New Roman" w:hAnsi="Times New Roman" w:cs="Times New Roman"/>
          <w:sz w:val="22"/>
        </w:rPr>
      </w:pPr>
      <w:commentRangeStart w:id="49"/>
      <w:commentRangeStart w:id="50"/>
      <w:r w:rsidRPr="00387D69">
        <w:rPr>
          <w:rFonts w:ascii="Times New Roman" w:hAnsi="Times New Roman" w:cs="Times New Roman"/>
          <w:sz w:val="22"/>
        </w:rPr>
        <w:t>Se pued</w:t>
      </w:r>
      <w:commentRangeEnd w:id="49"/>
      <w:r w:rsidR="00BF13AA">
        <w:rPr>
          <w:rStyle w:val="Refdecomentario"/>
        </w:rPr>
        <w:commentReference w:id="49"/>
      </w:r>
      <w:commentRangeEnd w:id="50"/>
      <w:r w:rsidR="009B04BB">
        <w:rPr>
          <w:rStyle w:val="Refdecomentario"/>
        </w:rPr>
        <w:commentReference w:id="50"/>
      </w:r>
      <w:r w:rsidRPr="00387D69">
        <w:rPr>
          <w:rFonts w:ascii="Times New Roman" w:hAnsi="Times New Roman" w:cs="Times New Roman"/>
          <w:sz w:val="22"/>
        </w:rPr>
        <w:t>en encontrar varias definiciones del contraste en la literatura, aquí se mencionan las tres más empleadas:</w:t>
      </w:r>
    </w:p>
    <w:p w14:paraId="5C45A600" w14:textId="77777777" w:rsidR="009B447D" w:rsidRPr="00387D69" w:rsidRDefault="009B447D" w:rsidP="00384DB0">
      <w:pPr>
        <w:spacing w:line="360" w:lineRule="auto"/>
        <w:jc w:val="both"/>
        <w:rPr>
          <w:rFonts w:ascii="Times New Roman" w:hAnsi="Times New Roman" w:cs="Times New Roman"/>
          <w:sz w:val="22"/>
        </w:rPr>
      </w:pPr>
    </w:p>
    <w:p w14:paraId="169BB3AA" w14:textId="56C014B1" w:rsidR="009B447D" w:rsidRPr="00387D69" w:rsidRDefault="009B447D"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Weber</w:t>
      </w:r>
      <w:r w:rsidRPr="00387D69">
        <w:rPr>
          <w:rFonts w:ascii="Times New Roman" w:hAnsi="Times New Roman" w:cs="Times New Roman"/>
          <w:sz w:val="22"/>
        </w:rPr>
        <w:t>. El contraste según Weber, directamente deducido de la ley general de Weber, intenta establecer una relación cuantitativa entre la magnitud de estímulo físico y cómo éste es percibido. La ley general de Weber establece que “</w:t>
      </w:r>
      <w:r w:rsidRPr="00387D69">
        <w:rPr>
          <w:rFonts w:ascii="Times New Roman" w:hAnsi="Times New Roman" w:cs="Times New Roman"/>
          <w:i/>
          <w:sz w:val="22"/>
        </w:rPr>
        <w:t>el menor cambio discernible en la magnitud de un estímulo es proporcional a la magnitud del estímulo</w:t>
      </w:r>
      <w:r w:rsidRPr="00387D69">
        <w:rPr>
          <w:rFonts w:ascii="Times New Roman" w:hAnsi="Times New Roman" w:cs="Times New Roman"/>
          <w:sz w:val="22"/>
        </w:rPr>
        <w:t>”. En el caso del contraste, la función derivada de dicha ley es la siguiente:</w:t>
      </w:r>
    </w:p>
    <w:p w14:paraId="21E6BB98" w14:textId="1B69C48E" w:rsidR="009B447D" w:rsidRPr="00387D69" w:rsidRDefault="009B447D" w:rsidP="00384DB0">
      <w:pPr>
        <w:pStyle w:val="Prrafodelista"/>
        <w:spacing w:line="360" w:lineRule="auto"/>
        <w:ind w:left="360"/>
        <w:jc w:val="both"/>
        <w:rPr>
          <w:rFonts w:ascii="Times New Roman" w:hAnsi="Times New Roman" w:cs="Times New Roman"/>
          <w:b/>
          <w:sz w:val="22"/>
        </w:rPr>
      </w:pPr>
    </w:p>
    <w:p w14:paraId="53C2CEAC" w14:textId="2F279446" w:rsidR="009B447D" w:rsidRPr="00387D69" w:rsidRDefault="009B447D" w:rsidP="00384DB0">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rPr>
          <m:t>C =</m:t>
        </m:r>
        <m:f>
          <m:fPr>
            <m:ctrlPr>
              <w:rPr>
                <w:rFonts w:ascii="Cambria Math" w:hAnsi="Cambria Math" w:cs="Times New Roman"/>
                <w:i/>
                <w:sz w:val="28"/>
              </w:rPr>
            </m:ctrlPr>
          </m:fPr>
          <m:num>
            <m:r>
              <w:rPr>
                <w:rFonts w:ascii="Cambria Math" w:hAnsi="Cambria Math" w:cs="Times New Roman"/>
                <w:sz w:val="28"/>
              </w:rPr>
              <m:t>I-</m:t>
            </m:r>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den>
        </m:f>
      </m:oMath>
      <w:r w:rsidR="00451553"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5761B0"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m:oMath>
        <m:r>
          <w:rPr>
            <w:rFonts w:ascii="Cambria Math" w:eastAsiaTheme="minorEastAsia" w:hAnsi="Cambria Math" w:cs="Times New Roman"/>
            <w:sz w:val="22"/>
          </w:rPr>
          <m:t>[Ecuación 2]</m:t>
        </m:r>
      </m:oMath>
    </w:p>
    <w:p w14:paraId="5310B7D4" w14:textId="77777777" w:rsidR="009B447D" w:rsidRPr="00387D69" w:rsidRDefault="009B447D" w:rsidP="00384DB0">
      <w:pPr>
        <w:pStyle w:val="Prrafodelista"/>
        <w:spacing w:line="360" w:lineRule="auto"/>
        <w:ind w:left="360"/>
        <w:jc w:val="both"/>
        <w:rPr>
          <w:rFonts w:ascii="Times New Roman" w:hAnsi="Times New Roman" w:cs="Times New Roman"/>
          <w:sz w:val="22"/>
        </w:rPr>
      </w:pPr>
    </w:p>
    <w:p w14:paraId="64C39011" w14:textId="6D33E230" w:rsidR="009B447D" w:rsidRPr="00387D69" w:rsidRDefault="009B447D" w:rsidP="00384DB0">
      <w:pPr>
        <w:pStyle w:val="Prrafodelista"/>
        <w:spacing w:line="360" w:lineRule="auto"/>
        <w:ind w:left="360"/>
        <w:jc w:val="both"/>
        <w:rPr>
          <w:rFonts w:ascii="Times New Roman" w:eastAsiaTheme="minorEastAsia" w:hAnsi="Times New Roman" w:cs="Times New Roman"/>
          <w:sz w:val="22"/>
        </w:rPr>
      </w:pPr>
      <w:r w:rsidRPr="00387D69">
        <w:rPr>
          <w:rFonts w:ascii="Times New Roman" w:hAnsi="Times New Roman" w:cs="Times New Roman"/>
          <w:sz w:val="22"/>
        </w:rPr>
        <w:t xml:space="preserve">donde </w:t>
      </w:r>
      <m:oMath>
        <m:r>
          <w:rPr>
            <w:rFonts w:ascii="Cambria Math" w:hAnsi="Cambria Math" w:cs="Times New Roman"/>
            <w:sz w:val="22"/>
          </w:rPr>
          <m:t>I</m:t>
        </m:r>
      </m:oMath>
      <w:r w:rsidRPr="00387D69">
        <w:rPr>
          <w:rFonts w:ascii="Times New Roman" w:eastAsiaTheme="minorEastAsia" w:hAnsi="Times New Roman" w:cs="Times New Roman"/>
          <w:sz w:val="22"/>
        </w:rPr>
        <w:t xml:space="preserve"> 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b</m:t>
            </m:r>
          </m:sub>
        </m:sSub>
      </m:oMath>
      <w:r w:rsidRPr="00387D69">
        <w:rPr>
          <w:rFonts w:ascii="Times New Roman" w:eastAsiaTheme="minorEastAsia" w:hAnsi="Times New Roman" w:cs="Times New Roman"/>
          <w:sz w:val="22"/>
        </w:rPr>
        <w:t xml:space="preserve"> representan la luminancia de las características y del fondo respectivamente. Este modelo es usado normalmente cuando se encuentran pequeñas características sobre un fondo de luminancia constante. </w:t>
      </w:r>
    </w:p>
    <w:p w14:paraId="6E27257D" w14:textId="77777777" w:rsidR="00436AA0" w:rsidRPr="009B04BB" w:rsidRDefault="00436AA0" w:rsidP="009B04BB">
      <w:pPr>
        <w:spacing w:line="360" w:lineRule="auto"/>
        <w:jc w:val="both"/>
        <w:rPr>
          <w:rFonts w:ascii="Times New Roman" w:hAnsi="Times New Roman" w:cs="Times New Roman"/>
          <w:sz w:val="22"/>
        </w:rPr>
      </w:pPr>
    </w:p>
    <w:p w14:paraId="456D5199" w14:textId="4F5E07EE" w:rsidR="007F042E" w:rsidRPr="00387D69" w:rsidRDefault="009B447D"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Michelson</w:t>
      </w:r>
      <w:r w:rsidRPr="00387D69">
        <w:rPr>
          <w:rFonts w:ascii="Times New Roman" w:hAnsi="Times New Roman" w:cs="Times New Roman"/>
          <w:sz w:val="22"/>
        </w:rPr>
        <w:t>.</w:t>
      </w:r>
      <w:r w:rsidR="00283D28" w:rsidRPr="00387D69">
        <w:rPr>
          <w:rFonts w:ascii="Times New Roman" w:hAnsi="Times New Roman" w:cs="Times New Roman"/>
          <w:sz w:val="22"/>
        </w:rPr>
        <w:t xml:space="preserve"> El contraste de Michelson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92</w:t>
      </w:r>
      <w:r w:rsidR="00820FC5" w:rsidRPr="00387D69">
        <w:rPr>
          <w:rFonts w:ascii="Times New Roman" w:hAnsi="Times New Roman" w:cs="Times New Roman"/>
          <w:sz w:val="22"/>
        </w:rPr>
        <w:fldChar w:fldCharType="end"/>
      </w:r>
      <w:r w:rsidR="00283D28" w:rsidRPr="00387D69">
        <w:rPr>
          <w:rFonts w:ascii="Times New Roman" w:hAnsi="Times New Roman" w:cs="Times New Roman"/>
          <w:sz w:val="22"/>
        </w:rPr>
        <w:t>] se define como:</w:t>
      </w:r>
    </w:p>
    <w:p w14:paraId="1C8CDF14" w14:textId="77777777" w:rsidR="00EE48D1" w:rsidRPr="00387D69" w:rsidRDefault="00EE48D1" w:rsidP="00384DB0">
      <w:pPr>
        <w:pStyle w:val="Prrafodelista"/>
        <w:spacing w:line="360" w:lineRule="auto"/>
        <w:ind w:left="360"/>
        <w:jc w:val="both"/>
        <w:rPr>
          <w:rFonts w:ascii="Times New Roman" w:hAnsi="Times New Roman" w:cs="Times New Roman"/>
          <w:sz w:val="22"/>
        </w:rPr>
      </w:pPr>
    </w:p>
    <w:p w14:paraId="67F81D4C" w14:textId="1406B56A" w:rsidR="008739BB" w:rsidRPr="00387D69" w:rsidRDefault="007F042E" w:rsidP="00384DB0">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szCs w:val="28"/>
          </w:rPr>
          <m:t>C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den>
        </m:f>
      </m:oMath>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5761B0"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3]</m:t>
        </m:r>
      </m:oMath>
    </w:p>
    <w:p w14:paraId="3D215848" w14:textId="4344A968" w:rsidR="007F042E" w:rsidRPr="00387D69" w:rsidRDefault="007F042E" w:rsidP="00384DB0">
      <w:pPr>
        <w:spacing w:line="360" w:lineRule="auto"/>
        <w:jc w:val="both"/>
        <w:rPr>
          <w:rFonts w:ascii="Times New Roman" w:hAnsi="Times New Roman" w:cs="Times New Roman"/>
          <w:sz w:val="22"/>
        </w:rPr>
      </w:pPr>
    </w:p>
    <w:p w14:paraId="549425BD" w14:textId="55052FC1" w:rsidR="007F042E" w:rsidRPr="00387D69" w:rsidRDefault="007F042E" w:rsidP="00384DB0">
      <w:pPr>
        <w:pStyle w:val="Prrafodelista"/>
        <w:spacing w:line="360" w:lineRule="auto"/>
        <w:ind w:left="360"/>
        <w:jc w:val="both"/>
        <w:rPr>
          <w:rFonts w:ascii="Times New Roman" w:eastAsia="Times New Roman" w:hAnsi="Times New Roman" w:cs="Times New Roman"/>
          <w:sz w:val="22"/>
          <w:szCs w:val="22"/>
          <w:lang w:eastAsia="es-ES_tradnl"/>
        </w:rPr>
      </w:pPr>
      <w:r w:rsidRPr="00387D69">
        <w:rPr>
          <w:rFonts w:ascii="Times New Roman" w:hAnsi="Times New Roman" w:cs="Times New Roman"/>
          <w:sz w:val="22"/>
        </w:rPr>
        <w:t xml:space="preserve">con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max</m:t>
            </m:r>
          </m:sub>
        </m:sSub>
      </m:oMath>
      <w:r w:rsidRPr="00387D69">
        <w:rPr>
          <w:rFonts w:ascii="Times New Roman" w:eastAsiaTheme="minorEastAsia" w:hAnsi="Times New Roman" w:cs="Times New Roman"/>
          <w:sz w:val="22"/>
        </w:rPr>
        <w:t xml:space="preserve"> y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min</m:t>
            </m:r>
          </m:sub>
        </m:sSub>
      </m:oMath>
      <w:r w:rsidRPr="00387D69">
        <w:rPr>
          <w:rFonts w:ascii="Times New Roman" w:eastAsiaTheme="minorEastAsia" w:hAnsi="Times New Roman" w:cs="Times New Roman"/>
          <w:sz w:val="22"/>
        </w:rPr>
        <w:t xml:space="preserve"> las luminosidades máximas y mínimas respectivamente. El contraste C está en el intervalo {0 </w:t>
      </w:r>
      <w:r w:rsidRPr="00387D69">
        <w:rPr>
          <w:rFonts w:ascii="Times New Roman" w:eastAsia="Times New Roman" w:hAnsi="Times New Roman" w:cs="Times New Roman"/>
          <w:sz w:val="22"/>
          <w:szCs w:val="22"/>
          <w:lang w:eastAsia="es-ES_tradnl"/>
        </w:rPr>
        <w:t xml:space="preserve">≤ </w:t>
      </w:r>
      <w:r w:rsidRPr="00387D69">
        <w:rPr>
          <w:rFonts w:ascii="Times New Roman" w:eastAsia="Times New Roman" w:hAnsi="Times New Roman" w:cs="Times New Roman"/>
          <w:i/>
          <w:sz w:val="22"/>
          <w:szCs w:val="22"/>
          <w:lang w:eastAsia="es-ES_tradnl"/>
        </w:rPr>
        <w:t>C</w:t>
      </w:r>
      <w:r w:rsidRPr="00387D69">
        <w:rPr>
          <w:rFonts w:ascii="Times New Roman" w:eastAsia="Times New Roman" w:hAnsi="Times New Roman" w:cs="Times New Roman"/>
          <w:sz w:val="22"/>
          <w:szCs w:val="22"/>
          <w:lang w:eastAsia="es-ES_tradnl"/>
        </w:rPr>
        <w:t xml:space="preserve"> ≤ 1}. El contraste de Michelson se utiliza en patrones en los cuales las características oscuras y claras son equivalentes y ocupan proporciones similares en la imagen. </w:t>
      </w:r>
    </w:p>
    <w:p w14:paraId="4305DB5A" w14:textId="01077D2C" w:rsidR="007F042E" w:rsidRPr="00387D69" w:rsidRDefault="007F042E" w:rsidP="00384DB0">
      <w:pPr>
        <w:spacing w:line="360" w:lineRule="auto"/>
        <w:jc w:val="both"/>
        <w:rPr>
          <w:rFonts w:ascii="Times New Roman" w:eastAsia="Times New Roman" w:hAnsi="Times New Roman" w:cs="Times New Roman"/>
          <w:sz w:val="22"/>
          <w:szCs w:val="22"/>
          <w:lang w:eastAsia="es-ES_tradnl"/>
        </w:rPr>
      </w:pPr>
    </w:p>
    <w:p w14:paraId="1759A2B4" w14:textId="275F8B57" w:rsidR="007F042E" w:rsidRPr="00387D69" w:rsidRDefault="007F042E" w:rsidP="00384DB0">
      <w:pPr>
        <w:pStyle w:val="Prrafodelista"/>
        <w:numPr>
          <w:ilvl w:val="0"/>
          <w:numId w:val="9"/>
        </w:num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b/>
          <w:sz w:val="22"/>
          <w:szCs w:val="22"/>
          <w:lang w:eastAsia="es-ES_tradnl"/>
        </w:rPr>
        <w:t>RMS</w:t>
      </w:r>
      <w:r w:rsidRPr="00387D69">
        <w:rPr>
          <w:rFonts w:ascii="Times New Roman" w:eastAsia="Times New Roman" w:hAnsi="Times New Roman" w:cs="Times New Roman"/>
          <w:sz w:val="22"/>
          <w:szCs w:val="22"/>
          <w:lang w:eastAsia="es-ES_tradnl"/>
        </w:rPr>
        <w:t>. El contraste RMS</w:t>
      </w:r>
      <w:r w:rsidR="003C4C69" w:rsidRPr="00387D69">
        <w:rPr>
          <w:rFonts w:ascii="Times New Roman" w:eastAsia="Times New Roman" w:hAnsi="Times New Roman" w:cs="Times New Roman"/>
          <w:sz w:val="22"/>
          <w:szCs w:val="22"/>
          <w:lang w:eastAsia="es-ES_tradnl"/>
        </w:rPr>
        <w:t xml:space="preserve"> no depende de la frecuencia espacial ni de la distribución de contraste de la imagen. Se define como el desvío estándar de las intensidades de los píxeles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003C4C69" w:rsidRPr="00387D69">
        <w:rPr>
          <w:rFonts w:ascii="Times New Roman" w:eastAsia="Times New Roman" w:hAnsi="Times New Roman" w:cs="Times New Roman"/>
          <w:sz w:val="22"/>
          <w:szCs w:val="22"/>
          <w:lang w:eastAsia="es-ES_tradnl"/>
        </w:rPr>
        <w:t>] y viene dado de la forma:</w:t>
      </w:r>
    </w:p>
    <w:p w14:paraId="7F22C5BF" w14:textId="77777777" w:rsidR="003C4C69" w:rsidRPr="00387D69" w:rsidRDefault="003C4C69" w:rsidP="00384DB0">
      <w:pPr>
        <w:pStyle w:val="Prrafodelista"/>
        <w:spacing w:line="360" w:lineRule="auto"/>
        <w:ind w:left="360"/>
        <w:jc w:val="both"/>
        <w:rPr>
          <w:rFonts w:ascii="Times New Roman" w:eastAsia="Times New Roman" w:hAnsi="Times New Roman" w:cs="Times New Roman"/>
          <w:sz w:val="22"/>
          <w:szCs w:val="22"/>
          <w:lang w:eastAsia="es-ES_tradnl"/>
        </w:rPr>
      </w:pPr>
    </w:p>
    <w:p w14:paraId="394D6B24" w14:textId="6AE84F98" w:rsidR="003C4C69" w:rsidRPr="00387D69" w:rsidRDefault="003C4C69" w:rsidP="00384DB0">
      <w:pPr>
        <w:spacing w:line="360" w:lineRule="auto"/>
        <w:ind w:left="1416"/>
        <w:jc w:val="center"/>
        <w:rPr>
          <w:rFonts w:ascii="Times New Roman" w:eastAsia="Times New Roman" w:hAnsi="Times New Roman" w:cs="Times New Roman"/>
          <w:sz w:val="22"/>
          <w:szCs w:val="22"/>
          <w:lang w:eastAsia="es-ES_tradnl"/>
        </w:rPr>
      </w:pPr>
      <m:oMath>
        <m:r>
          <w:rPr>
            <w:rFonts w:ascii="Cambria Math" w:hAnsi="Cambria Math" w:cs="Times New Roman"/>
            <w:sz w:val="28"/>
            <w:szCs w:val="28"/>
          </w:rPr>
          <m:t>C=</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I</m:t>
                                </m:r>
                              </m:e>
                            </m:acc>
                          </m:e>
                        </m:d>
                      </m:e>
                      <m:sup>
                        <m:r>
                          <w:rPr>
                            <w:rFonts w:ascii="Cambria Math" w:hAnsi="Cambria Math" w:cs="Times New Roman"/>
                            <w:sz w:val="28"/>
                            <w:szCs w:val="28"/>
                          </w:rPr>
                          <m:t>2</m:t>
                        </m:r>
                      </m:sup>
                    </m:sSup>
                  </m:e>
                </m:nary>
              </m:e>
            </m:nary>
          </m:e>
        </m:rad>
      </m:oMath>
      <w:r w:rsidR="008739BB" w:rsidRPr="00387D69">
        <w:rPr>
          <w:rFonts w:ascii="Times New Roman" w:eastAsia="Times New Roman"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4]</m:t>
        </m:r>
      </m:oMath>
    </w:p>
    <w:p w14:paraId="5C0DC886" w14:textId="77777777" w:rsidR="003C4C69" w:rsidRPr="00387D69" w:rsidRDefault="003C4C69" w:rsidP="00384DB0">
      <w:pPr>
        <w:pStyle w:val="Prrafodelista"/>
        <w:spacing w:line="360" w:lineRule="auto"/>
        <w:ind w:left="360"/>
        <w:jc w:val="both"/>
        <w:rPr>
          <w:rFonts w:ascii="Times New Roman" w:eastAsia="Times New Roman" w:hAnsi="Times New Roman" w:cs="Times New Roman"/>
          <w:sz w:val="22"/>
          <w:szCs w:val="22"/>
          <w:lang w:eastAsia="es-ES_tradnl"/>
        </w:rPr>
      </w:pPr>
    </w:p>
    <w:p w14:paraId="1F618C97" w14:textId="6C6BECA9" w:rsidR="003C4C69" w:rsidRPr="00387D69" w:rsidRDefault="003C4C69" w:rsidP="00384DB0">
      <w:pPr>
        <w:pStyle w:val="Prrafodelista"/>
        <w:spacing w:line="360" w:lineRule="auto"/>
        <w:ind w:left="360"/>
        <w:jc w:val="both"/>
        <w:rPr>
          <w:rFonts w:ascii="Times New Roman" w:eastAsia="Times New Roman" w:hAnsi="Times New Roman" w:cs="Times New Roman"/>
          <w:sz w:val="22"/>
        </w:rPr>
      </w:pPr>
      <w:r w:rsidRPr="00387D69">
        <w:rPr>
          <w:rFonts w:ascii="Times New Roman" w:eastAsia="Times New Roman" w:hAnsi="Times New Roman" w:cs="Times New Roman"/>
          <w:sz w:val="22"/>
          <w:szCs w:val="22"/>
          <w:lang w:eastAsia="es-ES_tradnl"/>
        </w:rPr>
        <w:t xml:space="preserve">siendo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oMath>
      <w:r w:rsidRPr="00387D69">
        <w:rPr>
          <w:rFonts w:ascii="Times New Roman" w:eastAsia="Times New Roman" w:hAnsi="Times New Roman" w:cs="Times New Roman"/>
          <w:sz w:val="22"/>
        </w:rPr>
        <w:t xml:space="preserve"> la intensidad de cada píxel de una imagen de </w:t>
      </w:r>
      <w:r w:rsidRPr="00387D69">
        <w:rPr>
          <w:rFonts w:ascii="Times New Roman" w:eastAsia="Times New Roman" w:hAnsi="Times New Roman" w:cs="Times New Roman"/>
          <w:i/>
          <w:sz w:val="22"/>
        </w:rPr>
        <w:t>M</w:t>
      </w:r>
      <w:r w:rsidRPr="00387D69">
        <w:rPr>
          <w:rFonts w:ascii="Times New Roman" w:eastAsia="Times New Roman" w:hAnsi="Times New Roman" w:cs="Times New Roman"/>
          <w:sz w:val="22"/>
        </w:rPr>
        <w:t xml:space="preserve"> por </w:t>
      </w:r>
      <w:r w:rsidRPr="00387D69">
        <w:rPr>
          <w:rFonts w:ascii="Times New Roman" w:eastAsia="Times New Roman" w:hAnsi="Times New Roman" w:cs="Times New Roman"/>
          <w:i/>
          <w:sz w:val="22"/>
        </w:rPr>
        <w:t>N</w:t>
      </w:r>
      <w:r w:rsidRPr="00387D69">
        <w:rPr>
          <w:rFonts w:ascii="Times New Roman" w:eastAsia="Times New Roman" w:hAnsi="Times New Roman" w:cs="Times New Roman"/>
          <w:sz w:val="22"/>
        </w:rPr>
        <w:t xml:space="preserve">, y </w:t>
      </w:r>
      <m:oMath>
        <m:acc>
          <m:accPr>
            <m:chr m:val="̿"/>
            <m:ctrlPr>
              <w:rPr>
                <w:rFonts w:ascii="Cambria Math" w:hAnsi="Cambria Math" w:cs="Times New Roman"/>
                <w:i/>
                <w:sz w:val="22"/>
              </w:rPr>
            </m:ctrlPr>
          </m:accPr>
          <m:e>
            <m:r>
              <w:rPr>
                <w:rFonts w:ascii="Cambria Math" w:hAnsi="Cambria Math" w:cs="Times New Roman"/>
                <w:sz w:val="22"/>
              </w:rPr>
              <m:t>I</m:t>
            </m:r>
          </m:e>
        </m:acc>
      </m:oMath>
      <w:r w:rsidRPr="00387D69">
        <w:rPr>
          <w:rFonts w:ascii="Times New Roman" w:eastAsia="Times New Roman" w:hAnsi="Times New Roman" w:cs="Times New Roman"/>
          <w:sz w:val="22"/>
        </w:rPr>
        <w:t xml:space="preserve"> como el promedio de intensidades de la imagen. </w:t>
      </w:r>
    </w:p>
    <w:p w14:paraId="29FA7BAE" w14:textId="0456F359" w:rsidR="003C4C69" w:rsidRPr="00387D69" w:rsidRDefault="003C4C69" w:rsidP="00384DB0">
      <w:pPr>
        <w:spacing w:line="360" w:lineRule="auto"/>
        <w:jc w:val="both"/>
        <w:rPr>
          <w:rFonts w:ascii="Times New Roman" w:eastAsia="Times New Roman" w:hAnsi="Times New Roman" w:cs="Times New Roman"/>
          <w:sz w:val="22"/>
          <w:szCs w:val="22"/>
          <w:lang w:eastAsia="es-ES_tradnl"/>
        </w:rPr>
      </w:pPr>
    </w:p>
    <w:p w14:paraId="16C24E6A" w14:textId="71E93775" w:rsidR="003C4C69" w:rsidRPr="00387D69" w:rsidRDefault="003C4C69"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Durante </w:t>
      </w:r>
      <w:r w:rsidR="00BE6CF7" w:rsidRPr="00387D69">
        <w:rPr>
          <w:rFonts w:ascii="Times New Roman" w:eastAsia="Times New Roman" w:hAnsi="Times New Roman" w:cs="Times New Roman"/>
          <w:sz w:val="22"/>
          <w:szCs w:val="22"/>
          <w:lang w:eastAsia="es-ES_tradnl"/>
        </w:rPr>
        <w:t xml:space="preserve">los años 60, </w:t>
      </w:r>
      <w:r w:rsidR="00AB061A" w:rsidRPr="00387D69">
        <w:rPr>
          <w:rFonts w:ascii="Times New Roman" w:eastAsia="Times New Roman" w:hAnsi="Times New Roman" w:cs="Times New Roman"/>
          <w:sz w:val="22"/>
          <w:szCs w:val="22"/>
          <w:lang w:eastAsia="es-ES_tradnl"/>
        </w:rPr>
        <w:t>algunos</w:t>
      </w:r>
      <w:r w:rsidR="00BE6CF7" w:rsidRPr="00387D69">
        <w:rPr>
          <w:rFonts w:ascii="Times New Roman" w:eastAsia="Times New Roman" w:hAnsi="Times New Roman" w:cs="Times New Roman"/>
          <w:sz w:val="22"/>
          <w:szCs w:val="22"/>
          <w:lang w:eastAsia="es-ES_tradnl"/>
        </w:rPr>
        <w:t xml:space="preserve"> investigadores</w:t>
      </w:r>
      <w:r w:rsidR="00233512" w:rsidRPr="00387D69">
        <w:rPr>
          <w:rFonts w:ascii="Times New Roman" w:eastAsia="Times New Roman" w:hAnsi="Times New Roman" w:cs="Times New Roman"/>
          <w:sz w:val="22"/>
          <w:szCs w:val="22"/>
          <w:lang w:eastAsia="es-ES_tradnl"/>
        </w:rPr>
        <w:t xml:space="preserve">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_Ref43907871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86</w:t>
      </w:r>
      <w:r w:rsidR="00820FC5" w:rsidRPr="00387D69">
        <w:rPr>
          <w:rFonts w:ascii="Times New Roman" w:eastAsia="Times New Roman" w:hAnsi="Times New Roman" w:cs="Times New Roman"/>
          <w:sz w:val="22"/>
          <w:szCs w:val="22"/>
          <w:lang w:eastAsia="es-ES_tradnl"/>
        </w:rPr>
        <w:fldChar w:fldCharType="end"/>
      </w:r>
      <w:r w:rsidR="00233512" w:rsidRPr="00387D69">
        <w:rPr>
          <w:rFonts w:ascii="Times New Roman" w:eastAsia="Times New Roman" w:hAnsi="Times New Roman" w:cs="Times New Roman"/>
          <w:sz w:val="22"/>
          <w:szCs w:val="22"/>
          <w:lang w:eastAsia="es-ES_tradnl"/>
        </w:rPr>
        <w:t>]</w:t>
      </w:r>
      <w:r w:rsidR="00BE6CF7" w:rsidRPr="00387D69">
        <w:rPr>
          <w:rFonts w:ascii="Times New Roman" w:eastAsia="Times New Roman" w:hAnsi="Times New Roman" w:cs="Times New Roman"/>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387D69">
        <w:rPr>
          <w:rFonts w:ascii="Times New Roman" w:eastAsia="Times New Roman" w:hAnsi="Times New Roman" w:cs="Times New Roman"/>
          <w:i/>
          <w:sz w:val="22"/>
          <w:szCs w:val="22"/>
          <w:lang w:eastAsia="es-ES_tradnl"/>
        </w:rPr>
        <w:t>Contrast Sensitivity Function</w:t>
      </w:r>
      <w:r w:rsidR="00BE6CF7"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i/>
          <w:sz w:val="22"/>
          <w:szCs w:val="22"/>
          <w:lang w:eastAsia="es-ES_tradnl"/>
        </w:rPr>
        <w:t>CSF</w:t>
      </w:r>
      <w:r w:rsidR="00BE6CF7" w:rsidRPr="00387D69">
        <w:rPr>
          <w:rFonts w:ascii="Times New Roman" w:eastAsia="Times New Roman" w:hAnsi="Times New Roman" w:cs="Times New Roman"/>
          <w:sz w:val="22"/>
          <w:szCs w:val="22"/>
          <w:lang w:eastAsia="es-ES_tradnl"/>
        </w:rPr>
        <w:t>) presentado por Mannos y Sakrison</w:t>
      </w:r>
      <w:r w:rsidR="00233512"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sz w:val="22"/>
          <w:szCs w:val="22"/>
          <w:lang w:eastAsia="es-ES_tradnl"/>
        </w:rPr>
        <w:t xml:space="preserve">entre otros. </w:t>
      </w:r>
    </w:p>
    <w:p w14:paraId="3F13128B" w14:textId="59BB2933"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p>
    <w:p w14:paraId="7C286709" w14:textId="6CD45D61"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Pr="00387D69" w:rsidRDefault="00443BF9" w:rsidP="00384DB0">
      <w:pPr>
        <w:spacing w:line="360" w:lineRule="auto"/>
        <w:jc w:val="center"/>
        <w:rPr>
          <w:rFonts w:ascii="Times New Roman" w:eastAsia="Times New Roman" w:hAnsi="Times New Roman" w:cs="Times New Roman"/>
          <w:sz w:val="28"/>
          <w:szCs w:val="28"/>
          <w:lang w:eastAsia="es-ES_tradnl"/>
        </w:rPr>
      </w:pPr>
    </w:p>
    <w:p w14:paraId="7362D738" w14:textId="2A429447" w:rsidR="00443BF9" w:rsidRPr="00387D69" w:rsidRDefault="00443BF9" w:rsidP="00384DB0">
      <w:pPr>
        <w:spacing w:line="360" w:lineRule="auto"/>
        <w:ind w:firstLine="708"/>
        <w:jc w:val="center"/>
        <w:rPr>
          <w:rFonts w:ascii="Times New Roman" w:eastAsiaTheme="minorEastAsia" w:hAnsi="Times New Roman" w:cs="Times New Roman"/>
          <w:sz w:val="22"/>
        </w:rPr>
      </w:pPr>
      <m:oMath>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r>
              <m:rPr>
                <m:sty m:val="p"/>
              </m:rPr>
              <w:rPr>
                <w:rFonts w:ascii="Cambria Math" w:hAnsi="Cambria Math" w:cs="Times New Roman"/>
              </w:rPr>
              <w:sym w:font="Symbol" w:char="F061"/>
            </m:r>
          </m:e>
        </m:d>
        <m:r>
          <w:rPr>
            <w:rFonts w:ascii="Cambria Math" w:eastAsiaTheme="minorEastAsia" w:hAnsi="Cambria Math" w:cs="Times New Roman"/>
            <w:sz w:val="28"/>
            <w:szCs w:val="28"/>
          </w:rPr>
          <m:t>=2,6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0,0192+0,144</m:t>
            </m:r>
            <m:r>
              <m:rPr>
                <m:sty m:val="p"/>
              </m:rPr>
              <w:rPr>
                <w:rFonts w:ascii="Cambria Math" w:hAnsi="Cambria Math" w:cs="Times New Roman"/>
              </w:rPr>
              <w:sym w:font="Symbol" w:char="F061"/>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-0,144</m:t>
                    </m:r>
                    <m:r>
                      <m:rPr>
                        <m:sty m:val="p"/>
                      </m:rPr>
                      <w:rPr>
                        <w:rFonts w:ascii="Cambria Math" w:hAnsi="Cambria Math" w:cs="Times New Roman"/>
                      </w:rPr>
                      <w:sym w:font="Symbol" w:char="F061"/>
                    </m:r>
                  </m:e>
                </m:d>
              </m:e>
              <m:sup>
                <m:r>
                  <w:rPr>
                    <w:rFonts w:ascii="Cambria Math" w:eastAsiaTheme="minorEastAsia" w:hAnsi="Cambria Math" w:cs="Times New Roman"/>
                    <w:sz w:val="28"/>
                    <w:szCs w:val="28"/>
                  </w:rPr>
                  <m:t>1,1</m:t>
                </m:r>
              </m:sup>
            </m:sSup>
          </m:sup>
        </m:sSup>
      </m:oMath>
      <w:r w:rsidR="0007610E" w:rsidRPr="00387D69">
        <w:rPr>
          <w:rFonts w:ascii="Times New Roman" w:eastAsiaTheme="minorEastAsia" w:hAnsi="Times New Roman" w:cs="Times New Roman"/>
          <w:sz w:val="28"/>
          <w:szCs w:val="28"/>
        </w:rPr>
        <w:tab/>
      </w:r>
      <w:r w:rsidR="0007610E" w:rsidRPr="00387D69">
        <w:rPr>
          <w:rFonts w:ascii="Times New Roman" w:eastAsiaTheme="minorEastAsia" w:hAnsi="Times New Roman" w:cs="Times New Roman"/>
          <w:sz w:val="22"/>
        </w:rPr>
        <w:tab/>
      </w:r>
      <w:r w:rsidR="0007610E"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1C473903" w14:textId="77777777"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p>
    <w:p w14:paraId="069D7D7A" w14:textId="05069310" w:rsidR="00443BF9" w:rsidRPr="00387D69" w:rsidRDefault="002376B4"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lastRenderedPageBreak/>
        <w:t xml:space="preserve">y en la </w:t>
      </w:r>
      <w:r w:rsidR="00A57073" w:rsidRPr="00387D69">
        <w:rPr>
          <w:rFonts w:ascii="Times New Roman" w:eastAsia="Times New Roman" w:hAnsi="Times New Roman" w:cs="Times New Roman"/>
          <w:b/>
          <w:sz w:val="22"/>
          <w:szCs w:val="22"/>
          <w:lang w:eastAsia="es-ES_tradnl"/>
        </w:rPr>
        <w:fldChar w:fldCharType="begin"/>
      </w:r>
      <w:r w:rsidR="00A57073" w:rsidRPr="00387D69">
        <w:rPr>
          <w:rFonts w:ascii="Times New Roman" w:eastAsia="Times New Roman" w:hAnsi="Times New Roman" w:cs="Times New Roman"/>
          <w:sz w:val="22"/>
          <w:szCs w:val="22"/>
          <w:lang w:eastAsia="es-ES_tradnl"/>
        </w:rPr>
        <w:instrText xml:space="preserve"> REF _Ref42529345 \h </w:instrText>
      </w:r>
      <w:r w:rsidR="00A57073" w:rsidRPr="00387D69">
        <w:rPr>
          <w:rFonts w:ascii="Times New Roman" w:eastAsia="Times New Roman" w:hAnsi="Times New Roman" w:cs="Times New Roman"/>
          <w:b/>
          <w:sz w:val="22"/>
          <w:szCs w:val="22"/>
          <w:lang w:eastAsia="es-ES_tradnl"/>
        </w:rPr>
        <w:instrText xml:space="preserve"> \* MERGEFORMAT </w:instrText>
      </w:r>
      <w:r w:rsidR="00A57073" w:rsidRPr="00387D69">
        <w:rPr>
          <w:rFonts w:ascii="Times New Roman" w:eastAsia="Times New Roman" w:hAnsi="Times New Roman" w:cs="Times New Roman"/>
          <w:b/>
          <w:sz w:val="22"/>
          <w:szCs w:val="22"/>
          <w:lang w:eastAsia="es-ES_tradnl"/>
        </w:rPr>
      </w:r>
      <w:r w:rsidR="00A57073" w:rsidRPr="00387D69">
        <w:rPr>
          <w:rFonts w:ascii="Times New Roman" w:eastAsia="Times New Roman" w:hAnsi="Times New Roman" w:cs="Times New Roman"/>
          <w:b/>
          <w:sz w:val="22"/>
          <w:szCs w:val="22"/>
          <w:lang w:eastAsia="es-ES_tradnl"/>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4</w:t>
      </w:r>
      <w:r w:rsidR="00A57073" w:rsidRPr="00387D69">
        <w:rPr>
          <w:rFonts w:ascii="Times New Roman" w:eastAsia="Times New Roman" w:hAnsi="Times New Roman" w:cs="Times New Roman"/>
          <w:b/>
          <w:sz w:val="22"/>
          <w:szCs w:val="22"/>
          <w:lang w:eastAsia="es-ES_tradnl"/>
        </w:rPr>
        <w:fldChar w:fldCharType="end"/>
      </w:r>
      <w:r w:rsidR="00A57073" w:rsidRPr="00387D69">
        <w:rPr>
          <w:rFonts w:ascii="Times New Roman" w:eastAsia="Times New Roman" w:hAnsi="Times New Roman" w:cs="Times New Roman"/>
          <w:b/>
          <w:sz w:val="22"/>
          <w:szCs w:val="22"/>
          <w:lang w:eastAsia="es-ES_tradnl"/>
        </w:rPr>
        <w:t xml:space="preserve"> </w:t>
      </w:r>
      <w:r w:rsidRPr="00387D69">
        <w:rPr>
          <w:rFonts w:ascii="Times New Roman" w:eastAsia="Times New Roman" w:hAnsi="Times New Roman" w:cs="Times New Roman"/>
          <w:sz w:val="22"/>
          <w:szCs w:val="22"/>
          <w:lang w:eastAsia="es-ES_tradnl"/>
        </w:rPr>
        <w:t xml:space="preserve">se puede observar una representación de tal función. La curva delimita lo que las personas, con visión </w:t>
      </w:r>
      <w:r w:rsidR="007B1CE3" w:rsidRPr="00387D69">
        <w:rPr>
          <w:rFonts w:ascii="Times New Roman" w:eastAsia="Times New Roman" w:hAnsi="Times New Roman" w:cs="Times New Roman"/>
          <w:sz w:val="22"/>
          <w:szCs w:val="22"/>
          <w:lang w:eastAsia="es-ES_tradnl"/>
        </w:rPr>
        <w:t xml:space="preserve">normal, pueden ver y lo que no pueden ver, usando la visión central. </w:t>
      </w:r>
    </w:p>
    <w:p w14:paraId="1271C0D8" w14:textId="30FFD52B" w:rsidR="007B1CE3" w:rsidRPr="00387D69" w:rsidRDefault="007B1CE3" w:rsidP="00384DB0">
      <w:pPr>
        <w:spacing w:line="360" w:lineRule="auto"/>
        <w:jc w:val="both"/>
        <w:rPr>
          <w:rFonts w:ascii="Times New Roman" w:eastAsia="Times New Roman" w:hAnsi="Times New Roman" w:cs="Times New Roman"/>
          <w:sz w:val="22"/>
          <w:szCs w:val="22"/>
          <w:lang w:eastAsia="es-ES_tradnl"/>
        </w:rPr>
      </w:pPr>
    </w:p>
    <w:p w14:paraId="0FDDCE2F" w14:textId="29CBE818" w:rsidR="009B447D" w:rsidRPr="00387D69" w:rsidRDefault="007B1CE3"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Hasta hace poco se creía que la CSF de una persona no podía mejorar, y que a medida que el sujeto avanza en su edad su CSF indicaría una pérdida de agudeza visual. Estudios recientes de la Universidad de Rochester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Pr="00387D69">
        <w:rPr>
          <w:rFonts w:ascii="Times New Roman" w:eastAsia="Times New Roman" w:hAnsi="Times New Roman" w:cs="Times New Roman"/>
          <w:sz w:val="22"/>
          <w:szCs w:val="22"/>
          <w:lang w:eastAsia="es-ES_tradnl"/>
        </w:rPr>
        <w:t xml:space="preserve">] mostraron que jugadores de </w:t>
      </w:r>
      <w:r w:rsidR="00A57073" w:rsidRPr="00387D69">
        <w:rPr>
          <w:rFonts w:ascii="Times New Roman" w:eastAsia="Times New Roman" w:hAnsi="Times New Roman" w:cs="Times New Roman"/>
          <w:sz w:val="22"/>
          <w:szCs w:val="22"/>
          <w:lang w:eastAsia="es-ES_tradnl"/>
        </w:rPr>
        <w:t>videojuegos tienen</w:t>
      </w:r>
      <w:r w:rsidRPr="00387D69">
        <w:rPr>
          <w:rFonts w:ascii="Times New Roman" w:eastAsia="Times New Roman" w:hAnsi="Times New Roman" w:cs="Times New Roman"/>
          <w:sz w:val="22"/>
          <w:szCs w:val="22"/>
          <w:lang w:eastAsia="es-ES_tradnl"/>
        </w:rPr>
        <w:t xml:space="preserve"> mejor percepción de pequeños detalles (altas frecuencias) que personas que no juegan frecuentemente, demostrando que el SVH puede adaptarse y mejorar, en función de los estímulos cotidianos. </w:t>
      </w:r>
    </w:p>
    <w:p w14:paraId="40C10E54" w14:textId="0EA71B27" w:rsidR="00A57073" w:rsidRPr="00387D69" w:rsidRDefault="00EE48D1" w:rsidP="00384DB0">
      <w:pPr>
        <w:spacing w:line="360" w:lineRule="auto"/>
        <w:jc w:val="both"/>
        <w:rPr>
          <w:rFonts w:ascii="Times New Roman" w:eastAsia="Times New Roman" w:hAnsi="Times New Roman" w:cs="Times New Roman"/>
          <w:sz w:val="22"/>
          <w:szCs w:val="22"/>
          <w:lang w:eastAsia="es-ES_tradnl"/>
        </w:rPr>
      </w:pPr>
      <w:commentRangeStart w:id="51"/>
      <w:commentRangeStart w:id="52"/>
      <w:r w:rsidRPr="00387D69">
        <w:rPr>
          <w:rFonts w:ascii="Times New Roman" w:hAnsi="Times New Roman" w:cs="Times New Roman"/>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31">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commentRangeEnd w:id="51"/>
      <w:r w:rsidR="00BF13AA">
        <w:rPr>
          <w:rStyle w:val="Refdecomentario"/>
        </w:rPr>
        <w:commentReference w:id="51"/>
      </w:r>
      <w:commentRangeEnd w:id="52"/>
      <w:r w:rsidR="009B04BB">
        <w:rPr>
          <w:rStyle w:val="Refdecomentario"/>
        </w:rPr>
        <w:commentReference w:id="52"/>
      </w:r>
    </w:p>
    <w:p w14:paraId="0D438751" w14:textId="3C5E7479" w:rsidR="00A57073" w:rsidRPr="00387D69" w:rsidRDefault="00A57073" w:rsidP="00384DB0">
      <w:pPr>
        <w:spacing w:line="360" w:lineRule="auto"/>
        <w:jc w:val="both"/>
        <w:rPr>
          <w:rFonts w:ascii="Times New Roman" w:hAnsi="Times New Roman" w:cs="Times New Roman"/>
          <w:sz w:val="22"/>
        </w:rPr>
      </w:pPr>
    </w:p>
    <w:p w14:paraId="21E55E5E" w14:textId="0B040EC6" w:rsidR="00A57073" w:rsidRPr="00387D69" w:rsidRDefault="00A57073" w:rsidP="00384DB0">
      <w:pPr>
        <w:spacing w:line="360" w:lineRule="auto"/>
        <w:jc w:val="both"/>
        <w:rPr>
          <w:rFonts w:ascii="Times New Roman" w:hAnsi="Times New Roman" w:cs="Times New Roman"/>
          <w:sz w:val="22"/>
        </w:rPr>
      </w:pPr>
    </w:p>
    <w:p w14:paraId="5B2B9A5C" w14:textId="77777777" w:rsidR="00A57073" w:rsidRPr="00387D69" w:rsidRDefault="00A57073" w:rsidP="00384DB0">
      <w:pPr>
        <w:spacing w:line="360" w:lineRule="auto"/>
        <w:jc w:val="both"/>
        <w:rPr>
          <w:rFonts w:ascii="Times New Roman" w:hAnsi="Times New Roman" w:cs="Times New Roman"/>
          <w:sz w:val="22"/>
        </w:rPr>
      </w:pPr>
    </w:p>
    <w:p w14:paraId="13C17E91" w14:textId="77777777" w:rsidR="00A57073" w:rsidRPr="00387D69" w:rsidRDefault="00A57073" w:rsidP="00384DB0">
      <w:pPr>
        <w:spacing w:line="360" w:lineRule="auto"/>
        <w:jc w:val="both"/>
        <w:rPr>
          <w:rFonts w:ascii="Times New Roman" w:hAnsi="Times New Roman" w:cs="Times New Roman"/>
          <w:sz w:val="22"/>
        </w:rPr>
      </w:pPr>
    </w:p>
    <w:p w14:paraId="7372BB79" w14:textId="77777777" w:rsidR="00A57073" w:rsidRPr="00387D69" w:rsidRDefault="00A57073" w:rsidP="00384DB0">
      <w:pPr>
        <w:spacing w:line="360" w:lineRule="auto"/>
        <w:jc w:val="both"/>
        <w:rPr>
          <w:rFonts w:ascii="Times New Roman" w:hAnsi="Times New Roman" w:cs="Times New Roman"/>
          <w:sz w:val="22"/>
        </w:rPr>
      </w:pPr>
    </w:p>
    <w:p w14:paraId="710B40C4" w14:textId="77777777" w:rsidR="00A57073" w:rsidRPr="00387D69" w:rsidRDefault="00A57073" w:rsidP="00384DB0">
      <w:pPr>
        <w:spacing w:line="360" w:lineRule="auto"/>
        <w:jc w:val="both"/>
        <w:rPr>
          <w:rFonts w:ascii="Times New Roman" w:hAnsi="Times New Roman" w:cs="Times New Roman"/>
          <w:sz w:val="22"/>
        </w:rPr>
      </w:pPr>
    </w:p>
    <w:p w14:paraId="12431AE1" w14:textId="77777777" w:rsidR="00A57073" w:rsidRPr="00387D69" w:rsidRDefault="00A57073" w:rsidP="00384DB0">
      <w:pPr>
        <w:spacing w:line="360" w:lineRule="auto"/>
        <w:jc w:val="both"/>
        <w:rPr>
          <w:rFonts w:ascii="Times New Roman" w:hAnsi="Times New Roman" w:cs="Times New Roman"/>
          <w:sz w:val="22"/>
        </w:rPr>
      </w:pPr>
    </w:p>
    <w:p w14:paraId="2955CEE2" w14:textId="1F4D3914" w:rsidR="00A57073" w:rsidRPr="00387D69" w:rsidRDefault="00A57073" w:rsidP="00384DB0">
      <w:pPr>
        <w:spacing w:line="360" w:lineRule="auto"/>
        <w:jc w:val="both"/>
        <w:rPr>
          <w:rFonts w:ascii="Times New Roman" w:hAnsi="Times New Roman" w:cs="Times New Roman"/>
          <w:sz w:val="22"/>
        </w:rPr>
      </w:pPr>
    </w:p>
    <w:p w14:paraId="65B4B72A" w14:textId="77777777" w:rsidR="00A57073" w:rsidRPr="00387D69" w:rsidRDefault="00A57073" w:rsidP="00384DB0">
      <w:pPr>
        <w:spacing w:line="360" w:lineRule="auto"/>
        <w:jc w:val="both"/>
        <w:rPr>
          <w:rFonts w:ascii="Times New Roman" w:hAnsi="Times New Roman" w:cs="Times New Roman"/>
          <w:sz w:val="22"/>
        </w:rPr>
      </w:pPr>
    </w:p>
    <w:p w14:paraId="1D278FB5" w14:textId="77777777" w:rsidR="00A57073" w:rsidRPr="00387D69" w:rsidRDefault="00A57073" w:rsidP="00384DB0">
      <w:pPr>
        <w:spacing w:line="360" w:lineRule="auto"/>
        <w:jc w:val="both"/>
        <w:rPr>
          <w:rFonts w:ascii="Times New Roman" w:hAnsi="Times New Roman" w:cs="Times New Roman"/>
          <w:sz w:val="22"/>
        </w:rPr>
      </w:pPr>
    </w:p>
    <w:p w14:paraId="4467776C" w14:textId="505D3BFB" w:rsidR="005761B0" w:rsidRPr="00387D69" w:rsidRDefault="005761B0" w:rsidP="00384DB0">
      <w:pPr>
        <w:spacing w:line="360" w:lineRule="auto"/>
        <w:jc w:val="both"/>
        <w:rPr>
          <w:rFonts w:ascii="Times New Roman" w:hAnsi="Times New Roman" w:cs="Times New Roman"/>
          <w:sz w:val="22"/>
        </w:rPr>
      </w:pPr>
    </w:p>
    <w:p w14:paraId="23D2EC8B" w14:textId="4FB50A9E" w:rsidR="005761B0" w:rsidRPr="00387D69" w:rsidRDefault="005761B0"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871E84B" wp14:editId="6D7DC868">
                <wp:simplePos x="0" y="0"/>
                <wp:positionH relativeFrom="column">
                  <wp:posOffset>616024</wp:posOffset>
                </wp:positionH>
                <wp:positionV relativeFrom="paragraph">
                  <wp:posOffset>214181</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703DD1E1" w:rsidR="00C8214B" w:rsidRPr="00D749E4" w:rsidRDefault="00C8214B" w:rsidP="00A57073">
                            <w:pPr>
                              <w:pStyle w:val="Descripcin"/>
                              <w:jc w:val="center"/>
                              <w:rPr>
                                <w:rFonts w:ascii="Times New Roman" w:hAnsi="Times New Roman" w:cs="Times New Roman"/>
                                <w:noProof/>
                                <w:sz w:val="24"/>
                              </w:rPr>
                            </w:pPr>
                            <w:bookmarkStart w:id="53" w:name="_Ref42529345"/>
                            <w:bookmarkStart w:id="54" w:name="_Toc44318902"/>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E63146">
                              <w:rPr>
                                <w:rFonts w:ascii="Times New Roman" w:hAnsi="Times New Roman" w:cs="Times New Roman"/>
                                <w:noProof/>
                                <w:sz w:val="20"/>
                              </w:rPr>
                              <w:t>2</w:t>
                            </w:r>
                            <w:r w:rsidRPr="00D749E4">
                              <w:rPr>
                                <w:rFonts w:ascii="Times New Roman" w:hAnsi="Times New Roman" w:cs="Times New Roman"/>
                                <w:sz w:val="20"/>
                              </w:rPr>
                              <w:fldChar w:fldCharType="end"/>
                            </w:r>
                            <w:bookmarkEnd w:id="53"/>
                            <w:r w:rsidRPr="00D749E4">
                              <w:rPr>
                                <w:rFonts w:ascii="Times New Roman" w:hAnsi="Times New Roman" w:cs="Times New Roman"/>
                                <w:sz w:val="20"/>
                              </w:rPr>
                              <w:t xml:space="preserve">. </w:t>
                            </w:r>
                            <w:r w:rsidRPr="00D749E4">
                              <w:rPr>
                                <w:rFonts w:ascii="Times New Roman" w:hAnsi="Times New Roman" w:cs="Times New Roman"/>
                                <w:i w:val="0"/>
                                <w:sz w:val="20"/>
                              </w:rPr>
                              <w:t>Función de sensibilidad al contraste.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27" type="#_x0000_t202" style="position:absolute;left:0;text-align:left;margin-left:48.5pt;margin-top:16.8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" stroked="f">
                <v:textbox inset="0,0,0,0">
                  <w:txbxContent>
                    <w:p w14:paraId="6D4C2241" w14:textId="703DD1E1" w:rsidR="00C8214B" w:rsidRPr="00D749E4" w:rsidRDefault="00C8214B" w:rsidP="00A57073">
                      <w:pPr>
                        <w:pStyle w:val="Descripcin"/>
                        <w:jc w:val="center"/>
                        <w:rPr>
                          <w:rFonts w:ascii="Times New Roman" w:hAnsi="Times New Roman" w:cs="Times New Roman"/>
                          <w:noProof/>
                          <w:sz w:val="24"/>
                        </w:rPr>
                      </w:pPr>
                      <w:bookmarkStart w:id="55" w:name="_Ref42529345"/>
                      <w:bookmarkStart w:id="56" w:name="_Toc44318902"/>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E63146">
                        <w:rPr>
                          <w:rFonts w:ascii="Times New Roman" w:hAnsi="Times New Roman" w:cs="Times New Roman"/>
                          <w:noProof/>
                          <w:sz w:val="20"/>
                        </w:rPr>
                        <w:t>2</w:t>
                      </w:r>
                      <w:r w:rsidRPr="00D749E4">
                        <w:rPr>
                          <w:rFonts w:ascii="Times New Roman" w:hAnsi="Times New Roman" w:cs="Times New Roman"/>
                          <w:sz w:val="20"/>
                        </w:rPr>
                        <w:fldChar w:fldCharType="end"/>
                      </w:r>
                      <w:bookmarkEnd w:id="55"/>
                      <w:r w:rsidRPr="00D749E4">
                        <w:rPr>
                          <w:rFonts w:ascii="Times New Roman" w:hAnsi="Times New Roman" w:cs="Times New Roman"/>
                          <w:sz w:val="20"/>
                        </w:rPr>
                        <w:t xml:space="preserve">. </w:t>
                      </w:r>
                      <w:r w:rsidRPr="00D749E4">
                        <w:rPr>
                          <w:rFonts w:ascii="Times New Roman" w:hAnsi="Times New Roman" w:cs="Times New Roman"/>
                          <w:i w:val="0"/>
                          <w:sz w:val="20"/>
                        </w:rPr>
                        <w:t>Función de sensibilidad al contraste.</w:t>
                      </w:r>
                      <w:bookmarkEnd w:id="56"/>
                    </w:p>
                  </w:txbxContent>
                </v:textbox>
                <w10:wrap type="square"/>
              </v:shape>
            </w:pict>
          </mc:Fallback>
        </mc:AlternateContent>
      </w:r>
    </w:p>
    <w:p w14:paraId="1AC12CBA" w14:textId="6ED627D1" w:rsidR="00ED15AC" w:rsidRDefault="00ED15AC" w:rsidP="00384DB0">
      <w:pPr>
        <w:spacing w:line="360" w:lineRule="auto"/>
        <w:jc w:val="both"/>
        <w:rPr>
          <w:rFonts w:ascii="Times New Roman" w:hAnsi="Times New Roman" w:cs="Times New Roman"/>
          <w:sz w:val="22"/>
        </w:rPr>
      </w:pPr>
    </w:p>
    <w:p w14:paraId="28C25D0F" w14:textId="77777777" w:rsidR="00436AA0" w:rsidRPr="00387D69" w:rsidRDefault="00436AA0" w:rsidP="00384DB0">
      <w:pPr>
        <w:spacing w:line="360" w:lineRule="auto"/>
        <w:jc w:val="both"/>
        <w:rPr>
          <w:rFonts w:ascii="Times New Roman" w:hAnsi="Times New Roman" w:cs="Times New Roman"/>
          <w:sz w:val="22"/>
        </w:rPr>
      </w:pPr>
    </w:p>
    <w:p w14:paraId="71203316" w14:textId="09C28512"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sensibilidad al contraste depende de muchos factores que tienen un origen tanto óptico como neural. Entre los factores ópticos más relevantes, debido a que determinan la función de transferencia de la modulación óptica, están el diámetro de la pupila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28</w:t>
      </w:r>
      <w:r w:rsidR="00820FC5" w:rsidRPr="00387D69">
        <w:rPr>
          <w:rFonts w:ascii="Times New Roman" w:hAnsi="Times New Roman" w:cs="Times New Roman"/>
          <w:sz w:val="22"/>
        </w:rPr>
        <w:fldChar w:fldCharType="end"/>
      </w:r>
      <w:r w:rsidRPr="00387D69">
        <w:rPr>
          <w:rFonts w:ascii="Times New Roman" w:hAnsi="Times New Roman" w:cs="Times New Roman"/>
          <w:sz w:val="22"/>
        </w:rPr>
        <w:t>], la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_Ref43908612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30</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naturalmente, el estado refractivo del sujeto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31</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B54D2AB" w14:textId="77777777" w:rsidR="00F05BDA" w:rsidRPr="00387D69" w:rsidRDefault="00F05BDA" w:rsidP="00384DB0">
      <w:pPr>
        <w:spacing w:line="360" w:lineRule="auto"/>
        <w:jc w:val="both"/>
        <w:rPr>
          <w:rFonts w:ascii="Times New Roman" w:hAnsi="Times New Roman" w:cs="Times New Roman"/>
          <w:sz w:val="22"/>
        </w:rPr>
      </w:pPr>
    </w:p>
    <w:p w14:paraId="1EA09553" w14:textId="219D3768" w:rsidR="00F05BDA" w:rsidRPr="00387D69" w:rsidRDefault="00A57073"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definitiva, e</w:t>
      </w:r>
      <w:r w:rsidR="00F05BDA" w:rsidRPr="00387D69">
        <w:rPr>
          <w:rFonts w:ascii="Times New Roman" w:hAnsi="Times New Roman" w:cs="Times New Roman"/>
          <w:sz w:val="22"/>
        </w:rPr>
        <w:t>ntre los factores neurológicos, que son los que dan más información sobre la naturaleza de los mecanismos fisiológicos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0B92A586" w14:textId="77777777" w:rsidR="009E27F3" w:rsidRPr="00387D69" w:rsidRDefault="009E27F3" w:rsidP="00384DB0">
      <w:pPr>
        <w:spacing w:line="360" w:lineRule="auto"/>
        <w:jc w:val="both"/>
        <w:rPr>
          <w:rFonts w:ascii="Times New Roman" w:hAnsi="Times New Roman" w:cs="Times New Roman"/>
          <w:sz w:val="22"/>
        </w:rPr>
      </w:pPr>
    </w:p>
    <w:p w14:paraId="50B269DD" w14:textId="2F46EE40" w:rsidR="005C5E6B" w:rsidRDefault="005C5E6B" w:rsidP="00384DB0">
      <w:pPr>
        <w:pStyle w:val="Ttulo2"/>
        <w:numPr>
          <w:ilvl w:val="1"/>
          <w:numId w:val="1"/>
        </w:numPr>
        <w:spacing w:line="360" w:lineRule="auto"/>
        <w:jc w:val="both"/>
        <w:rPr>
          <w:rFonts w:ascii="Times New Roman" w:hAnsi="Times New Roman" w:cs="Times New Roman"/>
          <w:b/>
          <w:color w:val="000000" w:themeColor="text1"/>
          <w:sz w:val="24"/>
        </w:rPr>
      </w:pPr>
      <w:bookmarkStart w:id="57" w:name="_Toc44872952"/>
      <w:r w:rsidRPr="00387D69">
        <w:rPr>
          <w:rFonts w:ascii="Times New Roman" w:hAnsi="Times New Roman" w:cs="Times New Roman"/>
          <w:b/>
          <w:color w:val="000000" w:themeColor="text1"/>
          <w:sz w:val="24"/>
        </w:rPr>
        <w:lastRenderedPageBreak/>
        <w:t>Sensibilidad temporal</w:t>
      </w:r>
      <w:bookmarkEnd w:id="57"/>
    </w:p>
    <w:p w14:paraId="4F2ECF90" w14:textId="77777777" w:rsidR="009E27F3" w:rsidRPr="009E27F3" w:rsidRDefault="009E27F3" w:rsidP="00384DB0">
      <w:pPr>
        <w:spacing w:line="360" w:lineRule="auto"/>
      </w:pPr>
    </w:p>
    <w:p w14:paraId="4B4D1EB6" w14:textId="7BBC3C84" w:rsidR="005C5E6B" w:rsidRPr="00387D69" w:rsidRDefault="005C5E6B"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Pr="00387D69" w:rsidRDefault="005C5E6B" w:rsidP="00384DB0">
      <w:pPr>
        <w:spacing w:line="360" w:lineRule="auto"/>
        <w:jc w:val="both"/>
        <w:rPr>
          <w:rFonts w:ascii="Times New Roman" w:hAnsi="Times New Roman" w:cs="Times New Roman"/>
          <w:sz w:val="22"/>
        </w:rPr>
      </w:pPr>
    </w:p>
    <w:p w14:paraId="4D165996" w14:textId="4DBD6E73" w:rsidR="00DB3150" w:rsidRDefault="005C5E6B" w:rsidP="00384DB0">
      <w:pPr>
        <w:spacing w:line="360" w:lineRule="auto"/>
        <w:jc w:val="both"/>
        <w:rPr>
          <w:rFonts w:ascii="Times New Roman" w:hAnsi="Times New Roman" w:cs="Times New Roman"/>
          <w:sz w:val="22"/>
        </w:rPr>
      </w:pPr>
      <w:r w:rsidRPr="00387D69">
        <w:rPr>
          <w:rFonts w:ascii="Times New Roman" w:hAnsi="Times New Roman" w:cs="Times New Roman"/>
          <w:sz w:val="22"/>
        </w:rPr>
        <w:t>Murphy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_Ref43908636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propuso que la incapacidad del ojo de seguir objetos en movimiento de manera precisa es la causa del efecto de emborronado que se percibe, sin embargo, estudios más recientes hechos por Tyler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_Ref43908644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95</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Nakayama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96</w:t>
      </w:r>
      <w:r w:rsidR="00820FC5" w:rsidRPr="00387D69">
        <w:rPr>
          <w:rFonts w:ascii="Times New Roman" w:hAnsi="Times New Roman" w:cs="Times New Roman"/>
          <w:sz w:val="22"/>
        </w:rPr>
        <w:fldChar w:fldCharType="end"/>
      </w:r>
      <w:r w:rsidR="00F3321E" w:rsidRPr="00387D69">
        <w:rPr>
          <w:rFonts w:ascii="Times New Roman" w:hAnsi="Times New Roman" w:cs="Times New Roman"/>
          <w:sz w:val="22"/>
        </w:rPr>
        <w:t xml:space="preserve">] sugieren que los fotorreceptores limitan la 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774318BA" w14:textId="77777777" w:rsidR="004726EB" w:rsidRPr="00387D69" w:rsidRDefault="004726EB" w:rsidP="00384DB0">
      <w:pPr>
        <w:spacing w:line="360" w:lineRule="auto"/>
        <w:jc w:val="both"/>
        <w:rPr>
          <w:rFonts w:ascii="Times New Roman" w:hAnsi="Times New Roman" w:cs="Times New Roman"/>
          <w:sz w:val="22"/>
        </w:rPr>
      </w:pPr>
    </w:p>
    <w:p w14:paraId="6B70A587" w14:textId="0C7C30E9" w:rsidR="00B46DEF" w:rsidRPr="00387D69" w:rsidRDefault="005761B0"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E404680" wp14:editId="5B69A7F7">
                <wp:simplePos x="0" y="0"/>
                <wp:positionH relativeFrom="column">
                  <wp:posOffset>88900</wp:posOffset>
                </wp:positionH>
                <wp:positionV relativeFrom="paragraph">
                  <wp:posOffset>3698875</wp:posOffset>
                </wp:positionV>
                <wp:extent cx="5396230" cy="360045"/>
                <wp:effectExtent l="0" t="0" r="127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360045"/>
                        </a:xfrm>
                        <a:prstGeom prst="rect">
                          <a:avLst/>
                        </a:prstGeom>
                        <a:solidFill>
                          <a:prstClr val="white"/>
                        </a:solidFill>
                        <a:ln>
                          <a:noFill/>
                        </a:ln>
                      </wps:spPr>
                      <wps:txbx>
                        <w:txbxContent>
                          <w:p w14:paraId="7D1F062B" w14:textId="7558B474" w:rsidR="00C8214B" w:rsidRPr="00D749E4" w:rsidRDefault="00C8214B" w:rsidP="00B46DEF">
                            <w:pPr>
                              <w:pStyle w:val="Descripcin"/>
                              <w:jc w:val="both"/>
                              <w:rPr>
                                <w:rFonts w:ascii="Times New Roman" w:hAnsi="Times New Roman" w:cs="Times New Roman"/>
                                <w:noProof/>
                                <w:sz w:val="24"/>
                              </w:rPr>
                            </w:pPr>
                            <w:bookmarkStart w:id="58" w:name="_Ref42531621"/>
                            <w:bookmarkStart w:id="59" w:name="_Toc44318903"/>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E63146">
                              <w:rPr>
                                <w:rFonts w:ascii="Times New Roman" w:hAnsi="Times New Roman" w:cs="Times New Roman"/>
                                <w:noProof/>
                                <w:sz w:val="20"/>
                              </w:rPr>
                              <w:t>3</w:t>
                            </w:r>
                            <w:r w:rsidRPr="00D749E4">
                              <w:rPr>
                                <w:rFonts w:ascii="Times New Roman" w:hAnsi="Times New Roman" w:cs="Times New Roman"/>
                                <w:sz w:val="20"/>
                              </w:rPr>
                              <w:fldChar w:fldCharType="end"/>
                            </w:r>
                            <w:bookmarkEnd w:id="58"/>
                            <w:r w:rsidRPr="00D749E4">
                              <w:rPr>
                                <w:rFonts w:ascii="Times New Roman" w:hAnsi="Times New Roman" w:cs="Times New Roman"/>
                                <w:sz w:val="20"/>
                              </w:rPr>
                              <w:t xml:space="preserve">. </w:t>
                            </w:r>
                            <w:r w:rsidRPr="00D749E4">
                              <w:rPr>
                                <w:rFonts w:ascii="Times New Roman" w:hAnsi="Times New Roman" w:cs="Times New Roman"/>
                                <w:i w:val="0"/>
                                <w:sz w:val="20"/>
                              </w:rPr>
                              <w:t>(a) CSFs para velocidades de 0.125, 0.25, 0.5, 1, 2, 4, 8, 16, 32, 64 y 128 grados (derecha a izquierda). (b) La frecuencia espacial detectable más alta posible en función de la velocidad.</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04680" id="Cuadro de texto 32" o:spid="_x0000_s1028" type="#_x0000_t202" style="position:absolute;left:0;text-align:left;margin-left:7pt;margin-top:291.25pt;width:424.9pt;height:28.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" stroked="f">
                <v:textbox inset="0,0,0,0">
                  <w:txbxContent>
                    <w:p w14:paraId="7D1F062B" w14:textId="7558B474" w:rsidR="00C8214B" w:rsidRPr="00D749E4" w:rsidRDefault="00C8214B" w:rsidP="00B46DEF">
                      <w:pPr>
                        <w:pStyle w:val="Descripcin"/>
                        <w:jc w:val="both"/>
                        <w:rPr>
                          <w:rFonts w:ascii="Times New Roman" w:hAnsi="Times New Roman" w:cs="Times New Roman"/>
                          <w:noProof/>
                          <w:sz w:val="24"/>
                        </w:rPr>
                      </w:pPr>
                      <w:bookmarkStart w:id="60" w:name="_Ref42531621"/>
                      <w:bookmarkStart w:id="61" w:name="_Toc44318903"/>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E63146">
                        <w:rPr>
                          <w:rFonts w:ascii="Times New Roman" w:hAnsi="Times New Roman" w:cs="Times New Roman"/>
                          <w:noProof/>
                          <w:sz w:val="20"/>
                        </w:rPr>
                        <w:t>3</w:t>
                      </w:r>
                      <w:r w:rsidRPr="00D749E4">
                        <w:rPr>
                          <w:rFonts w:ascii="Times New Roman" w:hAnsi="Times New Roman" w:cs="Times New Roman"/>
                          <w:sz w:val="20"/>
                        </w:rPr>
                        <w:fldChar w:fldCharType="end"/>
                      </w:r>
                      <w:bookmarkEnd w:id="60"/>
                      <w:r w:rsidRPr="00D749E4">
                        <w:rPr>
                          <w:rFonts w:ascii="Times New Roman" w:hAnsi="Times New Roman" w:cs="Times New Roman"/>
                          <w:sz w:val="20"/>
                        </w:rPr>
                        <w:t xml:space="preserve">. </w:t>
                      </w:r>
                      <w:r w:rsidRPr="00D749E4">
                        <w:rPr>
                          <w:rFonts w:ascii="Times New Roman" w:hAnsi="Times New Roman" w:cs="Times New Roman"/>
                          <w:i w:val="0"/>
                          <w:sz w:val="20"/>
                        </w:rPr>
                        <w:t>(a) CSFs para velocidades de 0.125, 0.25, 0.5, 1, 2, 4, 8, 16, 32, 64 y 128 grados (derecha a izquierda). (b) La frecuencia espacial detectable más alta posible en función de la velocidad.</w:t>
                      </w:r>
                      <w:bookmarkEnd w:id="61"/>
                    </w:p>
                  </w:txbxContent>
                </v:textbox>
                <w10:wrap type="square"/>
              </v:shape>
            </w:pict>
          </mc:Fallback>
        </mc:AlternateContent>
      </w:r>
      <w:r w:rsidR="00EE48D1" w:rsidRPr="00387D69">
        <w:rPr>
          <w:rFonts w:ascii="Times New Roman" w:hAnsi="Times New Roman" w:cs="Times New Roman"/>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32">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DB3150" w:rsidRPr="00387D69">
        <w:rPr>
          <w:rFonts w:ascii="Times New Roman" w:hAnsi="Times New Roman" w:cs="Times New Roman"/>
          <w:sz w:val="22"/>
        </w:rPr>
        <w:t>Daly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97</w:t>
      </w:r>
      <w:r w:rsidR="00820FC5" w:rsidRPr="00387D69">
        <w:rPr>
          <w:rFonts w:ascii="Times New Roman" w:hAnsi="Times New Roman" w:cs="Times New Roman"/>
          <w:sz w:val="22"/>
        </w:rPr>
        <w:fldChar w:fldCharType="end"/>
      </w:r>
      <w:r w:rsidR="00DB3150" w:rsidRPr="00387D69">
        <w:rPr>
          <w:rFonts w:ascii="Times New Roman" w:hAnsi="Times New Roman" w:cs="Times New Roman"/>
          <w:sz w:val="22"/>
        </w:rPr>
        <w:t xml:space="preserve">]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0A4272B9" w14:textId="77777777" w:rsidR="005761B0" w:rsidRPr="00387D69" w:rsidRDefault="005761B0" w:rsidP="00384DB0">
      <w:pPr>
        <w:spacing w:line="360" w:lineRule="auto"/>
        <w:jc w:val="both"/>
        <w:rPr>
          <w:rFonts w:ascii="Times New Roman" w:hAnsi="Times New Roman" w:cs="Times New Roman"/>
          <w:sz w:val="22"/>
          <w:szCs w:val="22"/>
        </w:rPr>
      </w:pPr>
    </w:p>
    <w:p w14:paraId="1C865E08" w14:textId="39D2C51A" w:rsidR="00587DFA" w:rsidRPr="00387D69" w:rsidRDefault="0085797D" w:rsidP="00384DB0">
      <w:pPr>
        <w:spacing w:line="360" w:lineRule="auto"/>
        <w:jc w:val="both"/>
        <w:rPr>
          <w:rFonts w:ascii="Times New Roman" w:hAnsi="Times New Roman" w:cs="Times New Roman"/>
          <w:sz w:val="22"/>
        </w:rPr>
      </w:pPr>
      <w:r w:rsidRPr="00387D69">
        <w:rPr>
          <w:rFonts w:ascii="Times New Roman" w:hAnsi="Times New Roman" w:cs="Times New Roman"/>
          <w:sz w:val="22"/>
          <w:szCs w:val="22"/>
        </w:rPr>
        <w:t xml:space="preserve">En la </w:t>
      </w:r>
      <w:r w:rsidR="00B46DEF" w:rsidRPr="00387D69">
        <w:rPr>
          <w:rFonts w:ascii="Times New Roman" w:hAnsi="Times New Roman" w:cs="Times New Roman"/>
          <w:sz w:val="22"/>
          <w:szCs w:val="22"/>
        </w:rPr>
        <w:fldChar w:fldCharType="begin"/>
      </w:r>
      <w:r w:rsidR="00B46DEF" w:rsidRPr="00387D69">
        <w:rPr>
          <w:rFonts w:ascii="Times New Roman" w:hAnsi="Times New Roman" w:cs="Times New Roman"/>
          <w:sz w:val="22"/>
          <w:szCs w:val="22"/>
        </w:rPr>
        <w:instrText xml:space="preserve"> REF _Ref42531621 \h  \* MERGEFORMAT </w:instrText>
      </w:r>
      <w:r w:rsidR="00B46DEF" w:rsidRPr="00387D69">
        <w:rPr>
          <w:rFonts w:ascii="Times New Roman" w:hAnsi="Times New Roman" w:cs="Times New Roman"/>
          <w:sz w:val="22"/>
          <w:szCs w:val="22"/>
        </w:rPr>
      </w:r>
      <w:r w:rsidR="00B46D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5</w:t>
      </w:r>
      <w:r w:rsidR="00B46DEF" w:rsidRPr="00387D69">
        <w:rPr>
          <w:rFonts w:ascii="Times New Roman" w:hAnsi="Times New Roman" w:cs="Times New Roman"/>
          <w:sz w:val="22"/>
          <w:szCs w:val="22"/>
        </w:rPr>
        <w:fldChar w:fldCharType="end"/>
      </w:r>
      <w:r w:rsidR="00B46DEF" w:rsidRPr="00387D69">
        <w:rPr>
          <w:rFonts w:ascii="Times New Roman" w:hAnsi="Times New Roman" w:cs="Times New Roman"/>
          <w:sz w:val="22"/>
          <w:szCs w:val="22"/>
        </w:rPr>
        <w:t xml:space="preserve"> </w:t>
      </w:r>
      <w:r w:rsidRPr="00387D69">
        <w:rPr>
          <w:rFonts w:ascii="Times New Roman" w:hAnsi="Times New Roman" w:cs="Times New Roman"/>
          <w:sz w:val="22"/>
          <w:szCs w:val="22"/>
        </w:rPr>
        <w:t>se pueden ver</w:t>
      </w:r>
      <w:r w:rsidRPr="00387D69">
        <w:rPr>
          <w:rFonts w:ascii="Times New Roman" w:hAnsi="Times New Roman" w:cs="Times New Roman"/>
          <w:sz w:val="22"/>
        </w:rPr>
        <w:t xml:space="preserve"> dos gráficas representadas por Reddy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98</w:t>
      </w:r>
      <w:r w:rsidR="00820FC5" w:rsidRPr="00387D69">
        <w:rPr>
          <w:rFonts w:ascii="Times New Roman" w:hAnsi="Times New Roman" w:cs="Times New Roman"/>
          <w:sz w:val="22"/>
        </w:rPr>
        <w:fldChar w:fldCharType="end"/>
      </w:r>
      <w:r w:rsidRPr="00387D69">
        <w:rPr>
          <w:rFonts w:ascii="Times New Roman" w:hAnsi="Times New Roman" w:cs="Times New Roman"/>
          <w:sz w:val="22"/>
        </w:rPr>
        <w:t>]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031FE6E8" w14:textId="77777777" w:rsidR="00191BFF" w:rsidRPr="00387D69" w:rsidRDefault="00191BFF" w:rsidP="00384DB0">
      <w:pPr>
        <w:spacing w:line="360" w:lineRule="auto"/>
        <w:jc w:val="both"/>
        <w:rPr>
          <w:rFonts w:ascii="Times New Roman" w:hAnsi="Times New Roman" w:cs="Times New Roman"/>
          <w:sz w:val="22"/>
        </w:rPr>
      </w:pPr>
    </w:p>
    <w:p w14:paraId="092988FE" w14:textId="7E8D93BA" w:rsidR="002E530D" w:rsidRPr="00387D69" w:rsidRDefault="00182597" w:rsidP="00384DB0">
      <w:pPr>
        <w:pStyle w:val="Ttulo2"/>
        <w:numPr>
          <w:ilvl w:val="1"/>
          <w:numId w:val="1"/>
        </w:numPr>
        <w:spacing w:line="360" w:lineRule="auto"/>
        <w:jc w:val="both"/>
        <w:rPr>
          <w:rFonts w:ascii="Times New Roman" w:hAnsi="Times New Roman" w:cs="Times New Roman"/>
          <w:b/>
          <w:color w:val="000000" w:themeColor="text1"/>
          <w:sz w:val="24"/>
        </w:rPr>
      </w:pPr>
      <w:bookmarkStart w:id="62" w:name="_Toc44872953"/>
      <w:commentRangeStart w:id="63"/>
      <w:commentRangeStart w:id="64"/>
      <w:r w:rsidRPr="00387D69">
        <w:rPr>
          <w:rFonts w:ascii="Times New Roman" w:hAnsi="Times New Roman" w:cs="Times New Roman"/>
          <w:b/>
          <w:color w:val="000000" w:themeColor="text1"/>
          <w:sz w:val="24"/>
        </w:rPr>
        <w:lastRenderedPageBreak/>
        <w:t>Pantallas y cámaras modernas</w:t>
      </w:r>
      <w:commentRangeEnd w:id="63"/>
      <w:r w:rsidR="00070A06">
        <w:rPr>
          <w:rStyle w:val="Refdecomentario"/>
          <w:rFonts w:asciiTheme="minorHAnsi" w:eastAsiaTheme="minorHAnsi" w:hAnsiTheme="minorHAnsi" w:cstheme="minorBidi"/>
          <w:color w:val="auto"/>
        </w:rPr>
        <w:commentReference w:id="63"/>
      </w:r>
      <w:commentRangeEnd w:id="64"/>
      <w:r w:rsidR="000E2A08">
        <w:rPr>
          <w:rStyle w:val="Refdecomentario"/>
          <w:rFonts w:asciiTheme="minorHAnsi" w:eastAsiaTheme="minorHAnsi" w:hAnsiTheme="minorHAnsi" w:cstheme="minorBidi"/>
          <w:color w:val="auto"/>
        </w:rPr>
        <w:commentReference w:id="64"/>
      </w:r>
      <w:bookmarkEnd w:id="62"/>
    </w:p>
    <w:p w14:paraId="27A49980" w14:textId="77777777" w:rsidR="00426781" w:rsidRPr="00387D69" w:rsidRDefault="00426781" w:rsidP="00384DB0">
      <w:pPr>
        <w:spacing w:line="360" w:lineRule="auto"/>
        <w:jc w:val="both"/>
        <w:rPr>
          <w:rFonts w:ascii="Times New Roman" w:hAnsi="Times New Roman" w:cs="Times New Roman"/>
          <w:sz w:val="22"/>
        </w:rPr>
      </w:pPr>
    </w:p>
    <w:p w14:paraId="58F1F206" w14:textId="3B18C3CD" w:rsidR="002E530D" w:rsidRPr="00387D69" w:rsidRDefault="009E631B" w:rsidP="00384DB0">
      <w:pPr>
        <w:spacing w:line="360" w:lineRule="auto"/>
        <w:jc w:val="both"/>
        <w:rPr>
          <w:rFonts w:ascii="Times New Roman" w:hAnsi="Times New Roman" w:cs="Times New Roman"/>
          <w:sz w:val="22"/>
        </w:rPr>
      </w:pPr>
      <w:r w:rsidRPr="00387D69">
        <w:rPr>
          <w:rFonts w:ascii="Times New Roman" w:hAnsi="Times New Roman" w:cs="Times New Roman"/>
          <w:sz w:val="22"/>
        </w:rPr>
        <w:t>Con el rápido avance de la tecnología en los últimos años, las pantallas y cámaras están mejorando rápidamente. La mayoría de las pantallas LCD, especialmente las que tienen capacidad 3D, soportan una frecuencia de refresco de 120 Hz o superior.</w:t>
      </w:r>
      <w:r w:rsidR="0046040C" w:rsidRPr="00387D69">
        <w:rPr>
          <w:rFonts w:ascii="Times New Roman" w:hAnsi="Times New Roman" w:cs="Times New Roman"/>
          <w:sz w:val="22"/>
        </w:rPr>
        <w:t xml:space="preserve"> Por ejemplo, el monitor </w:t>
      </w:r>
      <w:r w:rsidR="00FD7887" w:rsidRPr="00387D69">
        <w:rPr>
          <w:rFonts w:ascii="Times New Roman" w:hAnsi="Times New Roman" w:cs="Times New Roman"/>
          <w:sz w:val="22"/>
        </w:rPr>
        <w:t xml:space="preserve">del </w:t>
      </w:r>
      <w:r w:rsidR="00C83AD5" w:rsidRPr="00387D69">
        <w:rPr>
          <w:rFonts w:ascii="Times New Roman" w:hAnsi="Times New Roman" w:cs="Times New Roman"/>
          <w:sz w:val="22"/>
        </w:rPr>
        <w:t>M</w:t>
      </w:r>
      <w:r w:rsidR="00FD7887" w:rsidRPr="00387D69">
        <w:rPr>
          <w:rFonts w:ascii="Times New Roman" w:hAnsi="Times New Roman" w:cs="Times New Roman"/>
          <w:sz w:val="22"/>
        </w:rPr>
        <w:t>acbook Air de 13 pulgadas</w:t>
      </w:r>
      <w:r w:rsidR="0046040C" w:rsidRPr="00387D69">
        <w:rPr>
          <w:rFonts w:ascii="Times New Roman" w:hAnsi="Times New Roman" w:cs="Times New Roman"/>
          <w:sz w:val="22"/>
        </w:rPr>
        <w:t xml:space="preserve">, que se utiliza en nuestro trabajo, soporta </w:t>
      </w:r>
      <w:r w:rsidR="00FD7887" w:rsidRPr="00387D69">
        <w:rPr>
          <w:rFonts w:ascii="Times New Roman" w:hAnsi="Times New Roman" w:cs="Times New Roman"/>
          <w:sz w:val="22"/>
        </w:rPr>
        <w:t>60</w:t>
      </w:r>
      <w:r w:rsidR="0046040C" w:rsidRPr="00387D69">
        <w:rPr>
          <w:rFonts w:ascii="Times New Roman" w:hAnsi="Times New Roman" w:cs="Times New Roman"/>
          <w:sz w:val="22"/>
        </w:rPr>
        <w:t xml:space="preserve"> fotogramas por segundo (FPS)</w:t>
      </w:r>
      <w:r w:rsidR="00FD7887" w:rsidRPr="00387D69">
        <w:rPr>
          <w:rFonts w:ascii="Times New Roman" w:hAnsi="Times New Roman" w:cs="Times New Roman"/>
          <w:sz w:val="22"/>
        </w:rPr>
        <w:t xml:space="preserve">. </w:t>
      </w:r>
      <w:r w:rsidR="0046040C" w:rsidRPr="00387D69">
        <w:rPr>
          <w:rFonts w:ascii="Times New Roman" w:hAnsi="Times New Roman" w:cs="Times New Roman"/>
          <w:sz w:val="22"/>
        </w:rPr>
        <w:t>Otros monitores como el LG 47LH55 incluso soporta físicamente 240 FPS. Además, con la aparición de las pantallas basadas en diodos emisores de luz orgánica (OLED), se soporta un tiempo de respuesta mucho más bajo (menos de 0,01 ms) en comparación con el LCD, lo que indica su gran capacidad para soportar una tasa de refresco bastante alta.</w:t>
      </w:r>
    </w:p>
    <w:p w14:paraId="5E25F830" w14:textId="71AF211A" w:rsidR="0046040C" w:rsidRPr="00387D69" w:rsidRDefault="0046040C" w:rsidP="00384DB0">
      <w:pPr>
        <w:spacing w:line="360" w:lineRule="auto"/>
        <w:jc w:val="both"/>
        <w:rPr>
          <w:rFonts w:ascii="Times New Roman" w:hAnsi="Times New Roman" w:cs="Times New Roman"/>
          <w:sz w:val="22"/>
        </w:rPr>
      </w:pPr>
    </w:p>
    <w:p w14:paraId="6695D037" w14:textId="6F36A403" w:rsidR="0046040C" w:rsidRPr="00387D69" w:rsidRDefault="0046040C" w:rsidP="00384DB0">
      <w:pPr>
        <w:spacing w:line="360" w:lineRule="auto"/>
        <w:jc w:val="both"/>
        <w:rPr>
          <w:rFonts w:ascii="Times New Roman" w:hAnsi="Times New Roman" w:cs="Times New Roman"/>
          <w:sz w:val="22"/>
        </w:rPr>
      </w:pPr>
      <w:r w:rsidRPr="00387D69">
        <w:rPr>
          <w:rFonts w:ascii="Times New Roman" w:hAnsi="Times New Roman" w:cs="Times New Roman"/>
          <w:sz w:val="22"/>
        </w:rPr>
        <w:t>Las cámaras también están evolucionando de forma espectacular. Las cámaras de alta resolución para fines concretos pueden producir imágenes de un gigapíxel y alcanzar una velocidad de cuadro de captura de vídeo de más de 2.000 FPS. Incluso las cámaras de los teléfonos inteligentes convencionales pueden soportar imágenes de alta resolución a una velocidad de captura rápida, 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sidRPr="00387D69">
        <w:rPr>
          <w:rFonts w:ascii="Times New Roman" w:hAnsi="Times New Roman" w:cs="Times New Roman"/>
          <w:sz w:val="22"/>
        </w:rPr>
        <w:t xml:space="preserve"> En el caso de nuestro proyecto, usaremos como dispositivo móvil </w:t>
      </w:r>
      <w:r w:rsidR="00E02C56" w:rsidRPr="00387D69">
        <w:rPr>
          <w:rFonts w:ascii="Times New Roman" w:hAnsi="Times New Roman" w:cs="Times New Roman"/>
          <w:sz w:val="22"/>
        </w:rPr>
        <w:t xml:space="preserve">el Huawei Mate 10, el cuál soporta una grabación de 30 FPS y 60 FPS en el modo dual. </w:t>
      </w:r>
    </w:p>
    <w:p w14:paraId="01E512F6" w14:textId="60F10F2A" w:rsidR="005761B0" w:rsidRPr="00387D69" w:rsidRDefault="005761B0" w:rsidP="00384DB0">
      <w:pPr>
        <w:spacing w:line="360" w:lineRule="auto"/>
        <w:jc w:val="both"/>
        <w:rPr>
          <w:rFonts w:ascii="Times New Roman" w:hAnsi="Times New Roman" w:cs="Times New Roman"/>
          <w:sz w:val="22"/>
        </w:rPr>
      </w:pPr>
    </w:p>
    <w:p w14:paraId="1ADFAF8D" w14:textId="1C47CB8F" w:rsidR="005761B0" w:rsidRPr="00387D69" w:rsidRDefault="005761B0" w:rsidP="00384DB0">
      <w:pPr>
        <w:spacing w:line="360" w:lineRule="auto"/>
        <w:jc w:val="both"/>
        <w:rPr>
          <w:rFonts w:ascii="Times New Roman" w:hAnsi="Times New Roman" w:cs="Times New Roman"/>
          <w:sz w:val="22"/>
        </w:rPr>
      </w:pPr>
    </w:p>
    <w:p w14:paraId="0958DC9B" w14:textId="61E1CB63" w:rsidR="005761B0" w:rsidRPr="00387D69" w:rsidRDefault="005761B0" w:rsidP="00384DB0">
      <w:pPr>
        <w:spacing w:line="360" w:lineRule="auto"/>
        <w:jc w:val="both"/>
        <w:rPr>
          <w:rFonts w:ascii="Times New Roman" w:hAnsi="Times New Roman" w:cs="Times New Roman"/>
          <w:sz w:val="22"/>
        </w:rPr>
      </w:pPr>
    </w:p>
    <w:p w14:paraId="2E447ADE" w14:textId="42DCC645" w:rsidR="005761B0" w:rsidRPr="00387D69" w:rsidRDefault="005761B0" w:rsidP="00384DB0">
      <w:pPr>
        <w:spacing w:line="360" w:lineRule="auto"/>
        <w:jc w:val="both"/>
        <w:rPr>
          <w:rFonts w:ascii="Times New Roman" w:hAnsi="Times New Roman" w:cs="Times New Roman"/>
          <w:sz w:val="22"/>
        </w:rPr>
      </w:pPr>
    </w:p>
    <w:p w14:paraId="2AAF194A" w14:textId="5D9A96EC" w:rsidR="005761B0" w:rsidRPr="00387D69" w:rsidRDefault="005761B0" w:rsidP="00384DB0">
      <w:pPr>
        <w:spacing w:line="360" w:lineRule="auto"/>
        <w:jc w:val="both"/>
        <w:rPr>
          <w:rFonts w:ascii="Times New Roman" w:hAnsi="Times New Roman" w:cs="Times New Roman"/>
          <w:sz w:val="22"/>
        </w:rPr>
      </w:pPr>
    </w:p>
    <w:p w14:paraId="0E9CC982" w14:textId="0B7D58AD" w:rsidR="005761B0" w:rsidRDefault="005761B0" w:rsidP="00384DB0">
      <w:pPr>
        <w:spacing w:line="360" w:lineRule="auto"/>
        <w:jc w:val="both"/>
        <w:rPr>
          <w:rFonts w:ascii="Times New Roman" w:hAnsi="Times New Roman" w:cs="Times New Roman"/>
          <w:sz w:val="22"/>
        </w:rPr>
      </w:pPr>
    </w:p>
    <w:p w14:paraId="62BF8EBB" w14:textId="69D38A60" w:rsidR="00DF253F" w:rsidRDefault="00DF253F" w:rsidP="00384DB0">
      <w:pPr>
        <w:spacing w:line="360" w:lineRule="auto"/>
        <w:jc w:val="both"/>
        <w:rPr>
          <w:rFonts w:ascii="Times New Roman" w:hAnsi="Times New Roman" w:cs="Times New Roman"/>
          <w:sz w:val="22"/>
        </w:rPr>
      </w:pPr>
    </w:p>
    <w:p w14:paraId="73707B09" w14:textId="3D2CF345" w:rsidR="00DF253F" w:rsidRDefault="00DF253F" w:rsidP="00384DB0">
      <w:pPr>
        <w:spacing w:line="360" w:lineRule="auto"/>
        <w:jc w:val="both"/>
        <w:rPr>
          <w:rFonts w:ascii="Times New Roman" w:hAnsi="Times New Roman" w:cs="Times New Roman"/>
          <w:sz w:val="22"/>
        </w:rPr>
      </w:pPr>
    </w:p>
    <w:p w14:paraId="007D603B" w14:textId="64E179D1" w:rsidR="00DF253F" w:rsidRDefault="00DF253F" w:rsidP="00384DB0">
      <w:pPr>
        <w:spacing w:line="360" w:lineRule="auto"/>
        <w:jc w:val="both"/>
        <w:rPr>
          <w:rFonts w:ascii="Times New Roman" w:hAnsi="Times New Roman" w:cs="Times New Roman"/>
          <w:sz w:val="22"/>
        </w:rPr>
      </w:pPr>
    </w:p>
    <w:p w14:paraId="390B4495" w14:textId="0052DE87" w:rsidR="00DF253F" w:rsidRDefault="00DF253F" w:rsidP="00384DB0">
      <w:pPr>
        <w:spacing w:line="360" w:lineRule="auto"/>
        <w:jc w:val="both"/>
        <w:rPr>
          <w:rFonts w:ascii="Times New Roman" w:hAnsi="Times New Roman" w:cs="Times New Roman"/>
          <w:sz w:val="22"/>
        </w:rPr>
      </w:pPr>
    </w:p>
    <w:p w14:paraId="062F7EB8" w14:textId="671D099F" w:rsidR="00DF253F" w:rsidRDefault="00DF253F" w:rsidP="00384DB0">
      <w:pPr>
        <w:spacing w:line="360" w:lineRule="auto"/>
        <w:jc w:val="both"/>
        <w:rPr>
          <w:rFonts w:ascii="Times New Roman" w:hAnsi="Times New Roman" w:cs="Times New Roman"/>
          <w:sz w:val="22"/>
        </w:rPr>
      </w:pPr>
    </w:p>
    <w:p w14:paraId="60070A7D" w14:textId="092A3C6C" w:rsidR="00DF253F" w:rsidRDefault="00DF253F" w:rsidP="00384DB0">
      <w:pPr>
        <w:spacing w:line="360" w:lineRule="auto"/>
        <w:jc w:val="both"/>
        <w:rPr>
          <w:rFonts w:ascii="Times New Roman" w:hAnsi="Times New Roman" w:cs="Times New Roman"/>
          <w:sz w:val="22"/>
        </w:rPr>
      </w:pPr>
    </w:p>
    <w:p w14:paraId="345CBB00" w14:textId="647EB894" w:rsidR="00DF253F" w:rsidRDefault="00DF253F" w:rsidP="00384DB0">
      <w:pPr>
        <w:spacing w:line="360" w:lineRule="auto"/>
        <w:jc w:val="both"/>
        <w:rPr>
          <w:rFonts w:ascii="Times New Roman" w:hAnsi="Times New Roman" w:cs="Times New Roman"/>
          <w:sz w:val="22"/>
        </w:rPr>
      </w:pPr>
    </w:p>
    <w:p w14:paraId="6C7BEDD7" w14:textId="69603668" w:rsidR="00DF253F" w:rsidRDefault="00DF253F" w:rsidP="00384DB0">
      <w:pPr>
        <w:spacing w:line="360" w:lineRule="auto"/>
        <w:jc w:val="both"/>
        <w:rPr>
          <w:rFonts w:ascii="Times New Roman" w:hAnsi="Times New Roman" w:cs="Times New Roman"/>
          <w:sz w:val="22"/>
        </w:rPr>
      </w:pPr>
    </w:p>
    <w:p w14:paraId="2B1423CD" w14:textId="3EAE3827" w:rsidR="00DF253F" w:rsidRDefault="00DF253F" w:rsidP="00384DB0">
      <w:pPr>
        <w:spacing w:line="360" w:lineRule="auto"/>
        <w:jc w:val="both"/>
        <w:rPr>
          <w:rFonts w:ascii="Times New Roman" w:hAnsi="Times New Roman" w:cs="Times New Roman"/>
          <w:sz w:val="22"/>
        </w:rPr>
      </w:pPr>
    </w:p>
    <w:p w14:paraId="3CAD115A" w14:textId="567F73B9" w:rsidR="00DF253F" w:rsidRDefault="00DF253F" w:rsidP="00384DB0">
      <w:pPr>
        <w:spacing w:line="360" w:lineRule="auto"/>
        <w:jc w:val="both"/>
        <w:rPr>
          <w:rFonts w:ascii="Times New Roman" w:hAnsi="Times New Roman" w:cs="Times New Roman"/>
          <w:sz w:val="22"/>
        </w:rPr>
      </w:pPr>
    </w:p>
    <w:p w14:paraId="1D7CB900" w14:textId="54D1ECF8" w:rsidR="00034461" w:rsidRPr="00387D69" w:rsidRDefault="00034461" w:rsidP="00384DB0">
      <w:pPr>
        <w:spacing w:line="360" w:lineRule="auto"/>
        <w:jc w:val="both"/>
        <w:rPr>
          <w:rFonts w:ascii="Times New Roman" w:hAnsi="Times New Roman" w:cs="Times New Roman"/>
          <w:sz w:val="22"/>
        </w:rPr>
      </w:pPr>
    </w:p>
    <w:p w14:paraId="2EC3D7EA" w14:textId="455001FE" w:rsidR="007B703F" w:rsidRPr="00387D69" w:rsidRDefault="00093DDA"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65" w:name="_Toc40375337"/>
      <w:bookmarkStart w:id="66" w:name="_Toc44872954"/>
      <w:r w:rsidRPr="00387D69">
        <w:rPr>
          <w:rFonts w:ascii="Times New Roman" w:hAnsi="Times New Roman" w:cs="Times New Roman"/>
          <w:b/>
          <w:color w:val="000000" w:themeColor="text1"/>
          <w:sz w:val="28"/>
        </w:rPr>
        <w:lastRenderedPageBreak/>
        <w:t xml:space="preserve">CAPÍTULO 3: </w:t>
      </w:r>
      <w:r w:rsidR="00CB436D" w:rsidRPr="00387D69">
        <w:rPr>
          <w:rFonts w:ascii="Times New Roman" w:hAnsi="Times New Roman" w:cs="Times New Roman"/>
          <w:b/>
          <w:color w:val="000000" w:themeColor="text1"/>
          <w:sz w:val="28"/>
        </w:rPr>
        <w:t>SISTEMAS EST</w:t>
      </w:r>
      <w:r w:rsidR="00D57F73" w:rsidRPr="00387D69">
        <w:rPr>
          <w:rFonts w:ascii="Times New Roman" w:hAnsi="Times New Roman" w:cs="Times New Roman"/>
          <w:b/>
          <w:color w:val="000000" w:themeColor="text1"/>
          <w:sz w:val="28"/>
        </w:rPr>
        <w:t>EGANOGRÁFICOS</w:t>
      </w:r>
      <w:bookmarkEnd w:id="66"/>
    </w:p>
    <w:p w14:paraId="15CBF8C2" w14:textId="77777777" w:rsidR="006A5F39" w:rsidRPr="00387D69" w:rsidRDefault="006A5F39" w:rsidP="00384DB0">
      <w:pPr>
        <w:spacing w:line="360" w:lineRule="auto"/>
        <w:jc w:val="both"/>
        <w:rPr>
          <w:rFonts w:ascii="Times New Roman" w:hAnsi="Times New Roman" w:cs="Times New Roman"/>
          <w:b/>
          <w:sz w:val="28"/>
        </w:rPr>
      </w:pPr>
    </w:p>
    <w:p w14:paraId="23218F0A" w14:textId="45042370" w:rsidR="006A5F39" w:rsidRPr="00387D69" w:rsidRDefault="006A5F39" w:rsidP="00384DB0">
      <w:pPr>
        <w:pStyle w:val="Ttulo2"/>
        <w:numPr>
          <w:ilvl w:val="1"/>
          <w:numId w:val="15"/>
        </w:numPr>
        <w:spacing w:line="360" w:lineRule="auto"/>
        <w:jc w:val="both"/>
        <w:rPr>
          <w:rFonts w:ascii="Times New Roman" w:hAnsi="Times New Roman" w:cs="Times New Roman"/>
          <w:b/>
          <w:color w:val="000000" w:themeColor="text1"/>
          <w:sz w:val="24"/>
        </w:rPr>
      </w:pPr>
      <w:bookmarkStart w:id="67" w:name="_Toc44872955"/>
      <w:r w:rsidRPr="00387D69">
        <w:rPr>
          <w:rFonts w:ascii="Times New Roman" w:hAnsi="Times New Roman" w:cs="Times New Roman"/>
          <w:b/>
          <w:color w:val="000000" w:themeColor="text1"/>
          <w:sz w:val="24"/>
        </w:rPr>
        <w:t>Introducción</w:t>
      </w:r>
      <w:bookmarkEnd w:id="67"/>
    </w:p>
    <w:p w14:paraId="5FBCA0DC" w14:textId="77777777" w:rsidR="006A5F39" w:rsidRPr="00387D69" w:rsidRDefault="006A5F39" w:rsidP="00384DB0">
      <w:pPr>
        <w:spacing w:line="360" w:lineRule="auto"/>
        <w:jc w:val="both"/>
        <w:rPr>
          <w:rFonts w:ascii="Times New Roman" w:hAnsi="Times New Roman" w:cs="Times New Roman"/>
          <w:b/>
          <w:sz w:val="22"/>
        </w:rPr>
      </w:pPr>
    </w:p>
    <w:p w14:paraId="32E84AA4" w14:textId="0E11C72D"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Hasta el momento se ha hablado de la esteganografía como el conjunto de métodos para ocultar información. En realidad, esta definición no es del todo correcta, ya que a</w:t>
      </w:r>
      <w:r w:rsidR="00436A57" w:rsidRPr="00387D69">
        <w:rPr>
          <w:rFonts w:ascii="Times New Roman" w:hAnsi="Times New Roman" w:cs="Times New Roman"/>
          <w:sz w:val="22"/>
        </w:rPr>
        <w:t xml:space="preserve"> este</w:t>
      </w:r>
      <w:r w:rsidRPr="00387D69">
        <w:rPr>
          <w:rFonts w:ascii="Times New Roman" w:hAnsi="Times New Roman" w:cs="Times New Roman"/>
          <w:sz w:val="22"/>
        </w:rPr>
        <w:t xml:space="preserve"> conjunto de métodos se le conoce precisamente como métodos de ocultación de la información (del inglés, information hiding), siendo la esteganografía un subconjunto de </w:t>
      </w:r>
      <w:proofErr w:type="gramStart"/>
      <w:r w:rsidRPr="00387D69">
        <w:rPr>
          <w:rFonts w:ascii="Times New Roman" w:hAnsi="Times New Roman" w:cs="Times New Roman"/>
          <w:sz w:val="22"/>
        </w:rPr>
        <w:t>los mismos</w:t>
      </w:r>
      <w:proofErr w:type="gramEnd"/>
      <w:r w:rsidRPr="00387D69">
        <w:rPr>
          <w:rFonts w:ascii="Times New Roman" w:hAnsi="Times New Roman" w:cs="Times New Roman"/>
          <w:sz w:val="22"/>
        </w:rPr>
        <w:t xml:space="preserve">. La ocultación de la información es la ciencia que engloba cualquier método que permita </w:t>
      </w:r>
      <w:r w:rsidR="00D5505B" w:rsidRPr="00387D69">
        <w:rPr>
          <w:rFonts w:ascii="Times New Roman" w:hAnsi="Times New Roman" w:cs="Times New Roman"/>
          <w:sz w:val="22"/>
        </w:rPr>
        <w:t>esconder</w:t>
      </w:r>
      <w:r w:rsidRPr="00387D69">
        <w:rPr>
          <w:rFonts w:ascii="Times New Roman" w:hAnsi="Times New Roman" w:cs="Times New Roman"/>
          <w:sz w:val="22"/>
        </w:rPr>
        <w:t xml:space="preserve"> cualquier tipo de información, sea cual sea su naturaleza, sus medios, o sus fines.</w:t>
      </w:r>
      <w:r w:rsidR="00141C15" w:rsidRPr="00387D69">
        <w:rPr>
          <w:rFonts w:ascii="Times New Roman" w:hAnsi="Times New Roman" w:cs="Times New Roman"/>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Pr="00387D69" w:rsidRDefault="006A5F39" w:rsidP="00384DB0">
      <w:pPr>
        <w:spacing w:line="360" w:lineRule="auto"/>
        <w:jc w:val="both"/>
        <w:rPr>
          <w:rFonts w:ascii="Times New Roman" w:hAnsi="Times New Roman" w:cs="Times New Roman"/>
          <w:sz w:val="22"/>
        </w:rPr>
      </w:pPr>
    </w:p>
    <w:p w14:paraId="7967817A" w14:textId="0F8E319F" w:rsidR="00087B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marco de las telecomunicaciones, el enmascaramiento de la </w:t>
      </w:r>
      <w:proofErr w:type="gramStart"/>
      <w:r w:rsidRPr="00387D69">
        <w:rPr>
          <w:rFonts w:ascii="Times New Roman" w:hAnsi="Times New Roman" w:cs="Times New Roman"/>
          <w:sz w:val="22"/>
        </w:rPr>
        <w:t>información,</w:t>
      </w:r>
      <w:proofErr w:type="gramEnd"/>
      <w:r w:rsidRPr="00387D69">
        <w:rPr>
          <w:rFonts w:ascii="Times New Roman" w:hAnsi="Times New Roman" w:cs="Times New Roman"/>
          <w:sz w:val="22"/>
        </w:rPr>
        <w:t xml:space="preserve"> adquiere gran utilidad e importancia para el anonimato y la seguridad de transmisiones secretas. Gracias a la digitalización, los avances tecnológicos del software</w:t>
      </w:r>
      <w:r w:rsidR="00B42511" w:rsidRPr="00387D69">
        <w:rPr>
          <w:rFonts w:ascii="Times New Roman" w:hAnsi="Times New Roman" w:cs="Times New Roman"/>
          <w:sz w:val="22"/>
        </w:rPr>
        <w:t>,</w:t>
      </w:r>
      <w:r w:rsidRPr="00387D69">
        <w:rPr>
          <w:rFonts w:ascii="Times New Roman" w:hAnsi="Times New Roman" w:cs="Times New Roman"/>
          <w:sz w:val="22"/>
        </w:rPr>
        <w:t xml:space="preserve"> </w:t>
      </w:r>
      <w:r w:rsidR="00B42511" w:rsidRPr="00387D69">
        <w:rPr>
          <w:rFonts w:ascii="Times New Roman" w:hAnsi="Times New Roman" w:cs="Times New Roman"/>
          <w:sz w:val="22"/>
        </w:rPr>
        <w:t xml:space="preserve">el </w:t>
      </w:r>
      <w:r w:rsidRPr="00387D69">
        <w:rPr>
          <w:rFonts w:ascii="Times New Roman" w:hAnsi="Times New Roman" w:cs="Times New Roman"/>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387D69">
        <w:rPr>
          <w:rFonts w:ascii="Times New Roman" w:hAnsi="Times New Roman" w:cs="Times New Roman"/>
          <w:sz w:val="22"/>
        </w:rPr>
        <w:t>pues,</w:t>
      </w:r>
      <w:r w:rsidRPr="00387D69">
        <w:rPr>
          <w:rFonts w:ascii="Times New Roman" w:hAnsi="Times New Roman" w:cs="Times New Roman"/>
          <w:sz w:val="22"/>
        </w:rPr>
        <w:t xml:space="preserve"> un sistema esteganográfico será aquel que enmascara el contenido en un medio para evitar que el mensaje sea percibido, de modo tal que ninguna parte fuera del emisor y el receptor conozcan la existencia </w:t>
      </w:r>
      <w:r w:rsidR="00087B39" w:rsidRPr="00387D69">
        <w:rPr>
          <w:rFonts w:ascii="Times New Roman" w:hAnsi="Times New Roman" w:cs="Times New Roman"/>
          <w:sz w:val="22"/>
        </w:rPr>
        <w:t>de este</w:t>
      </w:r>
      <w:r w:rsidRPr="00387D69">
        <w:rPr>
          <w:rFonts w:ascii="Times New Roman" w:hAnsi="Times New Roman" w:cs="Times New Roman"/>
          <w:sz w:val="22"/>
        </w:rPr>
        <w:t xml:space="preserve">. </w:t>
      </w:r>
    </w:p>
    <w:p w14:paraId="148D0491" w14:textId="77777777" w:rsidR="00087B39" w:rsidRPr="00387D69" w:rsidRDefault="00087B39" w:rsidP="00384DB0">
      <w:pPr>
        <w:spacing w:line="360" w:lineRule="auto"/>
        <w:jc w:val="both"/>
        <w:rPr>
          <w:rFonts w:ascii="Times New Roman" w:hAnsi="Times New Roman" w:cs="Times New Roman"/>
          <w:sz w:val="22"/>
        </w:rPr>
      </w:pPr>
    </w:p>
    <w:p w14:paraId="2F723560" w14:textId="5D16721D"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Actualmente existe un creciente número de aplicaciones que utilizan esta tecnología, no sólo para llevar a cabo comunicaciones privadas a través de Internet</w:t>
      </w:r>
      <w:r w:rsidR="00016F43" w:rsidRPr="00387D69">
        <w:rPr>
          <w:rFonts w:ascii="Times New Roman" w:hAnsi="Times New Roman" w:cs="Times New Roman"/>
          <w:sz w:val="22"/>
        </w:rPr>
        <w:t xml:space="preserve">, </w:t>
      </w:r>
      <w:r w:rsidRPr="00387D69">
        <w:rPr>
          <w:rFonts w:ascii="Times New Roman" w:hAnsi="Times New Roman" w:cs="Times New Roman"/>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Pr="00387D69" w:rsidRDefault="006A5F39" w:rsidP="00384DB0">
      <w:pPr>
        <w:spacing w:line="360" w:lineRule="auto"/>
        <w:jc w:val="both"/>
        <w:rPr>
          <w:rFonts w:ascii="Times New Roman" w:hAnsi="Times New Roman" w:cs="Times New Roman"/>
          <w:sz w:val="22"/>
        </w:rPr>
      </w:pPr>
    </w:p>
    <w:p w14:paraId="4DAA1467" w14:textId="7476DA41"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El principal objetivo de los sistemas esteganográficos es garantizar</w:t>
      </w:r>
      <w:r w:rsidR="00087B39" w:rsidRPr="00387D69">
        <w:rPr>
          <w:rFonts w:ascii="Times New Roman" w:hAnsi="Times New Roman" w:cs="Times New Roman"/>
          <w:sz w:val="22"/>
        </w:rPr>
        <w:t xml:space="preserve"> la</w:t>
      </w:r>
      <w:r w:rsidRPr="00387D69">
        <w:rPr>
          <w:rFonts w:ascii="Times New Roman" w:hAnsi="Times New Roman" w:cs="Times New Roman"/>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10DD8FE2" w14:textId="68F977B1"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sidRPr="00387D69">
        <w:rPr>
          <w:rFonts w:ascii="Times New Roman" w:hAnsi="Times New Roman" w:cs="Times New Roman"/>
          <w:sz w:val="22"/>
        </w:rPr>
        <w:t xml:space="preserve">, </w:t>
      </w:r>
      <w:r w:rsidRPr="00387D69">
        <w:rPr>
          <w:rFonts w:ascii="Times New Roman" w:hAnsi="Times New Roman" w:cs="Times New Roman"/>
          <w:sz w:val="22"/>
        </w:rPr>
        <w:t>desarrolladas en el dominio espacial</w:t>
      </w:r>
      <w:r w:rsidR="00D04075" w:rsidRPr="00387D69">
        <w:rPr>
          <w:rFonts w:ascii="Times New Roman" w:hAnsi="Times New Roman" w:cs="Times New Roman"/>
          <w:sz w:val="22"/>
        </w:rPr>
        <w:t xml:space="preserve">, </w:t>
      </w:r>
      <w:r w:rsidRPr="00387D69">
        <w:rPr>
          <w:rFonts w:ascii="Times New Roman" w:hAnsi="Times New Roman" w:cs="Times New Roman"/>
          <w:sz w:val="22"/>
        </w:rPr>
        <w:t xml:space="preserve">y finalizando con el estudio de los complejos algoritmos que requieren específicas transformaciones de la señal. </w:t>
      </w:r>
      <w:r w:rsidR="001B189E" w:rsidRPr="00387D69">
        <w:rPr>
          <w:rFonts w:ascii="Times New Roman" w:hAnsi="Times New Roman" w:cs="Times New Roman"/>
          <w:sz w:val="22"/>
        </w:rPr>
        <w:t>De esta forma, se da</w:t>
      </w:r>
      <w:r w:rsidRPr="00387D69">
        <w:rPr>
          <w:rFonts w:ascii="Times New Roman" w:hAnsi="Times New Roman" w:cs="Times New Roman"/>
          <w:sz w:val="22"/>
        </w:rPr>
        <w:t xml:space="preserve"> margen a la aparición de nuevos y más avanzados métodos que en las situaciones requeridas y gracias a la existente tecnología logran su cometido. </w:t>
      </w:r>
    </w:p>
    <w:p w14:paraId="7FC77360" w14:textId="21A234F2" w:rsidR="00141C15" w:rsidRPr="00387D69" w:rsidRDefault="00141C15" w:rsidP="00384DB0">
      <w:pPr>
        <w:spacing w:line="360" w:lineRule="auto"/>
        <w:jc w:val="both"/>
        <w:rPr>
          <w:rFonts w:ascii="Times New Roman" w:hAnsi="Times New Roman" w:cs="Times New Roman"/>
          <w:sz w:val="22"/>
        </w:rPr>
      </w:pPr>
    </w:p>
    <w:p w14:paraId="66D5E02F" w14:textId="6078ACD5" w:rsidR="00141C15" w:rsidRPr="00387D69" w:rsidRDefault="00141C15"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todo sistema esteganográfico se puede</w:t>
      </w:r>
      <w:r w:rsidR="004D452F" w:rsidRPr="00387D69">
        <w:rPr>
          <w:rFonts w:ascii="Times New Roman" w:hAnsi="Times New Roman" w:cs="Times New Roman"/>
          <w:sz w:val="22"/>
        </w:rPr>
        <w:t>n</w:t>
      </w:r>
      <w:r w:rsidRPr="00387D69">
        <w:rPr>
          <w:rFonts w:ascii="Times New Roman" w:hAnsi="Times New Roman" w:cs="Times New Roman"/>
          <w:sz w:val="22"/>
        </w:rPr>
        <w:t xml:space="preserve"> </w:t>
      </w:r>
      <w:r w:rsidR="00DC7FA4" w:rsidRPr="00387D69">
        <w:rPr>
          <w:rFonts w:ascii="Times New Roman" w:hAnsi="Times New Roman" w:cs="Times New Roman"/>
          <w:sz w:val="22"/>
        </w:rPr>
        <w:t>identificar los siguientes elementos:</w:t>
      </w:r>
    </w:p>
    <w:p w14:paraId="0BFC6694" w14:textId="77777777" w:rsidR="00DC7FA4" w:rsidRPr="00387D69" w:rsidRDefault="00DC7FA4" w:rsidP="00384DB0">
      <w:pPr>
        <w:spacing w:line="360" w:lineRule="auto"/>
        <w:jc w:val="both"/>
        <w:rPr>
          <w:rFonts w:ascii="Times New Roman" w:hAnsi="Times New Roman" w:cs="Times New Roman"/>
          <w:sz w:val="22"/>
        </w:rPr>
      </w:pPr>
    </w:p>
    <w:p w14:paraId="59CC8975" w14:textId="7C0F7328"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carga útil, mensaje o marca</w:t>
      </w:r>
      <w:r w:rsidRPr="00387D69">
        <w:rPr>
          <w:rFonts w:ascii="Times New Roman" w:hAnsi="Times New Roman" w:cs="Times New Roman"/>
          <w:sz w:val="22"/>
        </w:rPr>
        <w:t>: son los datos o mensajes que se desean transportar de forma oculta. Es el fichero u objeto que se pretende embeber. Este fichero puede ser texto, imagen, audio</w:t>
      </w:r>
      <w:r w:rsidR="00880839" w:rsidRPr="00387D69">
        <w:rPr>
          <w:rFonts w:ascii="Times New Roman" w:hAnsi="Times New Roman" w:cs="Times New Roman"/>
          <w:sz w:val="22"/>
        </w:rPr>
        <w:t xml:space="preserve"> o </w:t>
      </w:r>
      <w:r w:rsidRPr="00387D69">
        <w:rPr>
          <w:rFonts w:ascii="Times New Roman" w:hAnsi="Times New Roman" w:cs="Times New Roman"/>
          <w:sz w:val="22"/>
        </w:rPr>
        <w:t>vídeo</w:t>
      </w:r>
      <w:r w:rsidR="00880839" w:rsidRPr="00387D69">
        <w:rPr>
          <w:rFonts w:ascii="Times New Roman" w:hAnsi="Times New Roman" w:cs="Times New Roman"/>
          <w:sz w:val="22"/>
        </w:rPr>
        <w:t xml:space="preserve">, </w:t>
      </w:r>
      <w:r w:rsidRPr="00387D69">
        <w:rPr>
          <w:rFonts w:ascii="Times New Roman" w:hAnsi="Times New Roman" w:cs="Times New Roman"/>
          <w:sz w:val="22"/>
        </w:rPr>
        <w:t>bien sea cifrado o sin cifrar.</w:t>
      </w:r>
    </w:p>
    <w:p w14:paraId="4B621427" w14:textId="77777777" w:rsidR="00DC7FA4" w:rsidRPr="00387D69" w:rsidRDefault="00DC7FA4" w:rsidP="00384DB0">
      <w:pPr>
        <w:spacing w:line="360" w:lineRule="auto"/>
        <w:jc w:val="both"/>
        <w:rPr>
          <w:rFonts w:ascii="Times New Roman" w:hAnsi="Times New Roman" w:cs="Times New Roman"/>
          <w:sz w:val="22"/>
        </w:rPr>
      </w:pPr>
    </w:p>
    <w:p w14:paraId="65257E95" w14:textId="0D0DE4A9"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portadora o fichero que cubre a la carga útil (estegomedio)</w:t>
      </w:r>
      <w:r w:rsidRPr="00387D69">
        <w:rPr>
          <w:rFonts w:ascii="Times New Roman" w:hAnsi="Times New Roman" w:cs="Times New Roman"/>
          <w:sz w:val="22"/>
        </w:rPr>
        <w:t xml:space="preserve">: es el fichero que oculta la carga útil. Es el objeto visible en el que el mensaje embebido se oculta. </w:t>
      </w:r>
      <w:r w:rsidR="00F7497F" w:rsidRPr="00387D69">
        <w:rPr>
          <w:rFonts w:ascii="Times New Roman" w:hAnsi="Times New Roman" w:cs="Times New Roman"/>
          <w:sz w:val="22"/>
        </w:rPr>
        <w:t>Análogamente, p</w:t>
      </w:r>
      <w:r w:rsidRPr="00387D69">
        <w:rPr>
          <w:rFonts w:ascii="Times New Roman" w:hAnsi="Times New Roman" w:cs="Times New Roman"/>
          <w:sz w:val="22"/>
        </w:rPr>
        <w:t>uede ser de texto, imagen, audio o vídeo.</w:t>
      </w:r>
    </w:p>
    <w:p w14:paraId="2735F4FD" w14:textId="77777777" w:rsidR="00DC7FA4" w:rsidRPr="00387D69" w:rsidRDefault="00DC7FA4" w:rsidP="00384DB0">
      <w:pPr>
        <w:pStyle w:val="Prrafodelista"/>
        <w:spacing w:line="360" w:lineRule="auto"/>
        <w:jc w:val="both"/>
        <w:rPr>
          <w:rFonts w:ascii="Times New Roman" w:hAnsi="Times New Roman" w:cs="Times New Roman"/>
          <w:sz w:val="22"/>
        </w:rPr>
      </w:pPr>
    </w:p>
    <w:p w14:paraId="4A1BCA8A" w14:textId="60A9AF20"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El paquete u objeto esteganográfico, señal esteganografiada o fichero con la marca digital (esteganograma)</w:t>
      </w:r>
      <w:r w:rsidRPr="00387D69">
        <w:rPr>
          <w:rFonts w:ascii="Times New Roman" w:hAnsi="Times New Roman" w:cs="Times New Roman"/>
          <w:sz w:val="22"/>
        </w:rPr>
        <w:t xml:space="preserve">: es el resultado de incrustar la carga útil en la portadora. Es la portadora con la carga útil, mensaje o marca de agua oculta embebida. </w:t>
      </w:r>
    </w:p>
    <w:p w14:paraId="4C9271F8" w14:textId="77777777" w:rsidR="00DC7FA4" w:rsidRPr="00387D69" w:rsidRDefault="00DC7FA4" w:rsidP="00384DB0">
      <w:pPr>
        <w:pStyle w:val="Prrafodelista"/>
        <w:spacing w:line="360" w:lineRule="auto"/>
        <w:jc w:val="both"/>
        <w:rPr>
          <w:rFonts w:ascii="Times New Roman" w:hAnsi="Times New Roman" w:cs="Times New Roman"/>
          <w:sz w:val="22"/>
        </w:rPr>
      </w:pPr>
    </w:p>
    <w:p w14:paraId="68B03FF4" w14:textId="031E8F7B"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Clave secreta (llave) o par de claves pública-privada esteganográficas</w:t>
      </w:r>
      <w:r w:rsidRPr="00387D69">
        <w:rPr>
          <w:rFonts w:ascii="Times New Roman" w:hAnsi="Times New Roman" w:cs="Times New Roman"/>
          <w:sz w:val="22"/>
        </w:rPr>
        <w:t xml:space="preserve">: es la clave o claves esteganográficas utilizadas para controlar el proceso de ocultar la información y extraerla intacta en el receptor. Aportan seguridad al sistema. </w:t>
      </w:r>
    </w:p>
    <w:p w14:paraId="46731DA0" w14:textId="4FF03BFD" w:rsidR="00813E20" w:rsidRPr="00387D69" w:rsidRDefault="00813E20" w:rsidP="00384DB0">
      <w:pPr>
        <w:spacing w:line="360" w:lineRule="auto"/>
        <w:jc w:val="both"/>
        <w:rPr>
          <w:rFonts w:ascii="Times New Roman" w:hAnsi="Times New Roman" w:cs="Times New Roman"/>
          <w:sz w:val="22"/>
        </w:rPr>
      </w:pPr>
    </w:p>
    <w:p w14:paraId="2CE17D15" w14:textId="5DD38505" w:rsidR="00813E20" w:rsidRPr="00387D69" w:rsidRDefault="00813E20" w:rsidP="00384DB0">
      <w:pPr>
        <w:pStyle w:val="Ttulo2"/>
        <w:numPr>
          <w:ilvl w:val="1"/>
          <w:numId w:val="15"/>
        </w:numPr>
        <w:spacing w:line="360" w:lineRule="auto"/>
        <w:jc w:val="both"/>
        <w:rPr>
          <w:rFonts w:ascii="Times New Roman" w:hAnsi="Times New Roman" w:cs="Times New Roman"/>
          <w:b/>
          <w:color w:val="000000" w:themeColor="text1"/>
          <w:sz w:val="24"/>
        </w:rPr>
      </w:pPr>
      <w:bookmarkStart w:id="68" w:name="_Toc44872956"/>
      <w:r w:rsidRPr="00387D69">
        <w:rPr>
          <w:rFonts w:ascii="Times New Roman" w:hAnsi="Times New Roman" w:cs="Times New Roman"/>
          <w:b/>
          <w:color w:val="000000" w:themeColor="text1"/>
          <w:sz w:val="24"/>
        </w:rPr>
        <w:t>Esteganografía en la era digital</w:t>
      </w:r>
      <w:bookmarkEnd w:id="68"/>
    </w:p>
    <w:p w14:paraId="7F028673" w14:textId="1EECEE1A" w:rsidR="00B67887" w:rsidRPr="00387D69" w:rsidRDefault="00B67887" w:rsidP="00384DB0">
      <w:pPr>
        <w:spacing w:line="360" w:lineRule="auto"/>
        <w:jc w:val="both"/>
        <w:rPr>
          <w:rFonts w:ascii="Times New Roman" w:hAnsi="Times New Roman" w:cs="Times New Roman"/>
          <w:sz w:val="22"/>
        </w:rPr>
      </w:pPr>
    </w:p>
    <w:p w14:paraId="02772CE5" w14:textId="38100058" w:rsidR="00B67887" w:rsidRPr="00387D69" w:rsidRDefault="00416E6E" w:rsidP="00384DB0">
      <w:pPr>
        <w:spacing w:line="360" w:lineRule="auto"/>
        <w:jc w:val="both"/>
        <w:rPr>
          <w:rFonts w:ascii="Times New Roman" w:hAnsi="Times New Roman" w:cs="Times New Roman"/>
          <w:sz w:val="22"/>
        </w:rPr>
      </w:pPr>
      <w:r w:rsidRPr="00387D69">
        <w:rPr>
          <w:rFonts w:ascii="Times New Roman" w:hAnsi="Times New Roman" w:cs="Times New Roman"/>
          <w:sz w:val="22"/>
        </w:rPr>
        <w:t>E</w:t>
      </w:r>
      <w:r w:rsidR="00B67887" w:rsidRPr="00387D69">
        <w:rPr>
          <w:rFonts w:ascii="Times New Roman" w:hAnsi="Times New Roman" w:cs="Times New Roman"/>
          <w:sz w:val="22"/>
        </w:rPr>
        <w:t>l proceso de ocultamiento de la información en un sistema esteganográfico</w:t>
      </w:r>
      <w:r w:rsidR="00007142" w:rsidRPr="00387D69">
        <w:rPr>
          <w:rFonts w:ascii="Times New Roman" w:hAnsi="Times New Roman" w:cs="Times New Roman"/>
          <w:sz w:val="22"/>
        </w:rPr>
        <w:t xml:space="preserve"> </w:t>
      </w:r>
      <w:r w:rsidR="00B67887" w:rsidRPr="00387D69">
        <w:rPr>
          <w:rFonts w:ascii="Times New Roman" w:hAnsi="Times New Roman" w:cs="Times New Roman"/>
          <w:sz w:val="22"/>
        </w:rPr>
        <w:t xml:space="preserve">comienza por identificar el medio de recubrimiento, el estegomedio, </w:t>
      </w:r>
      <w:r w:rsidR="00BD4861" w:rsidRPr="00387D69">
        <w:rPr>
          <w:rFonts w:ascii="Times New Roman" w:hAnsi="Times New Roman" w:cs="Times New Roman"/>
          <w:sz w:val="22"/>
        </w:rPr>
        <w:t>que</w:t>
      </w:r>
      <w:r w:rsidR="00B67887" w:rsidRPr="00387D69">
        <w:rPr>
          <w:rFonts w:ascii="Times New Roman" w:hAnsi="Times New Roman" w:cs="Times New Roman"/>
          <w:sz w:val="22"/>
        </w:rPr>
        <w:t xml:space="preserve"> no es más que le medio en donde el mensaje será ocultado. Los diferentes tipos de estegomedios 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66</w:t>
      </w:r>
      <w:r w:rsidR="00820FC5" w:rsidRPr="00387D69">
        <w:rPr>
          <w:rFonts w:ascii="Times New Roman" w:hAnsi="Times New Roman" w:cs="Times New Roman"/>
          <w:sz w:val="22"/>
        </w:rPr>
        <w:fldChar w:fldCharType="end"/>
      </w:r>
      <w:r w:rsidR="00B67887" w:rsidRPr="00387D69">
        <w:rPr>
          <w:rFonts w:ascii="Times New Roman" w:hAnsi="Times New Roman" w:cs="Times New Roman"/>
          <w:sz w:val="22"/>
        </w:rPr>
        <w:t>]</w:t>
      </w:r>
      <w:r w:rsidR="00397FBB" w:rsidRPr="00387D69">
        <w:rPr>
          <w:rFonts w:ascii="Times New Roman" w:hAnsi="Times New Roman" w:cs="Times New Roman"/>
          <w:sz w:val="22"/>
        </w:rPr>
        <w:t>: archivos de imagen, sonido, texto o vídeo, archivos ejecutables, páginas web, campos no usados de paquetes de redes (TCP(IP)</w:t>
      </w:r>
      <w:r w:rsidR="00D945CE" w:rsidRPr="00387D69">
        <w:rPr>
          <w:rFonts w:ascii="Times New Roman" w:hAnsi="Times New Roman" w:cs="Times New Roman"/>
          <w:sz w:val="22"/>
        </w:rPr>
        <w:t>)</w:t>
      </w:r>
      <w:r w:rsidR="00397FBB" w:rsidRPr="00387D69">
        <w:rPr>
          <w:rFonts w:ascii="Times New Roman" w:hAnsi="Times New Roman" w:cs="Times New Roman"/>
          <w:sz w:val="22"/>
        </w:rPr>
        <w:t xml:space="preserve">, espacios no utilizados de discos y particiones escondidas. </w:t>
      </w:r>
    </w:p>
    <w:p w14:paraId="66E13B91" w14:textId="40EFE9E1" w:rsidR="00A25FE8" w:rsidRPr="00387D69" w:rsidRDefault="00A25FE8" w:rsidP="00384DB0">
      <w:pPr>
        <w:spacing w:line="360" w:lineRule="auto"/>
        <w:jc w:val="both"/>
        <w:rPr>
          <w:rFonts w:ascii="Times New Roman" w:hAnsi="Times New Roman" w:cs="Times New Roman"/>
          <w:sz w:val="22"/>
        </w:rPr>
      </w:pPr>
    </w:p>
    <w:p w14:paraId="4EEC3A2C" w14:textId="2547DEB8" w:rsidR="00A25FE8" w:rsidRPr="00387D69" w:rsidRDefault="005B4527"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Cualquier tipo de fichero es apropiado para ocultar datos en su interior, pero los más utilizados han sido las imágenes y ficheros de sonido. </w:t>
      </w:r>
      <w:r w:rsidR="00A25FE8" w:rsidRPr="00387D69">
        <w:rPr>
          <w:rFonts w:ascii="Times New Roman" w:hAnsi="Times New Roman" w:cs="Times New Roman"/>
          <w:sz w:val="22"/>
        </w:rPr>
        <w:t>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imperceptible. Existen varios métodos desarrollados para la esteganografía con imagen, más que para cualquier otro estegomedio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_Ref43908748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67</w:t>
      </w:r>
      <w:r w:rsidR="00820FC5" w:rsidRPr="00387D69">
        <w:rPr>
          <w:rFonts w:ascii="Times New Roman" w:hAnsi="Times New Roman" w:cs="Times New Roman"/>
          <w:sz w:val="22"/>
        </w:rPr>
        <w:fldChar w:fldCharType="end"/>
      </w:r>
      <w:r w:rsidR="00A25FE8" w:rsidRPr="00387D69">
        <w:rPr>
          <w:rFonts w:ascii="Times New Roman" w:hAnsi="Times New Roman" w:cs="Times New Roman"/>
          <w:sz w:val="22"/>
        </w:rPr>
        <w:t>].</w:t>
      </w:r>
    </w:p>
    <w:p w14:paraId="6A929618" w14:textId="149511C1" w:rsidR="00A25FE8" w:rsidRPr="00387D69" w:rsidRDefault="00A25FE8" w:rsidP="00384DB0">
      <w:pPr>
        <w:spacing w:line="360" w:lineRule="auto"/>
        <w:jc w:val="both"/>
        <w:rPr>
          <w:rFonts w:ascii="Times New Roman" w:hAnsi="Times New Roman" w:cs="Times New Roman"/>
          <w:sz w:val="22"/>
        </w:rPr>
      </w:pPr>
    </w:p>
    <w:p w14:paraId="35D6D655" w14:textId="6B77402E" w:rsidR="00A25FE8" w:rsidRPr="00387D69" w:rsidRDefault="00A25FE8" w:rsidP="00384DB0">
      <w:pPr>
        <w:spacing w:line="360" w:lineRule="auto"/>
        <w:jc w:val="both"/>
        <w:rPr>
          <w:rFonts w:ascii="Times New Roman" w:hAnsi="Times New Roman" w:cs="Times New Roman"/>
          <w:sz w:val="22"/>
        </w:rPr>
      </w:pPr>
      <w:r w:rsidRPr="00387D69">
        <w:rPr>
          <w:rFonts w:ascii="Times New Roman" w:hAnsi="Times New Roman" w:cs="Times New Roman"/>
          <w:sz w:val="22"/>
        </w:rPr>
        <w:t>Cada tipo de formato</w:t>
      </w:r>
      <w:r w:rsidR="00531120" w:rsidRPr="00387D69">
        <w:rPr>
          <w:rFonts w:ascii="Times New Roman" w:hAnsi="Times New Roman" w:cs="Times New Roman"/>
          <w:sz w:val="22"/>
        </w:rPr>
        <w:t xml:space="preserve"> </w:t>
      </w:r>
      <w:r w:rsidRPr="00387D69">
        <w:rPr>
          <w:rFonts w:ascii="Times New Roman" w:hAnsi="Times New Roman" w:cs="Times New Roman"/>
          <w:sz w:val="22"/>
        </w:rPr>
        <w:t xml:space="preserve">de fichero </w:t>
      </w:r>
      <w:r w:rsidR="00F94A71" w:rsidRPr="00387D69">
        <w:rPr>
          <w:rFonts w:ascii="Times New Roman" w:hAnsi="Times New Roman" w:cs="Times New Roman"/>
          <w:sz w:val="22"/>
        </w:rPr>
        <w:t>gráfico</w:t>
      </w:r>
      <w:r w:rsidRPr="00387D69">
        <w:rPr>
          <w:rFonts w:ascii="Times New Roman" w:hAnsi="Times New Roman" w:cs="Times New Roman"/>
          <w:sz w:val="22"/>
        </w:rPr>
        <w:t xml:space="preserve"> se puede utilizar para desarrollar métodos esteganográficos concretos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68</w:t>
      </w:r>
      <w:r w:rsidR="00820FC5" w:rsidRPr="00387D69">
        <w:rPr>
          <w:rFonts w:ascii="Times New Roman" w:hAnsi="Times New Roman" w:cs="Times New Roman"/>
          <w:sz w:val="22"/>
        </w:rPr>
        <w:fldChar w:fldCharType="end"/>
      </w:r>
      <w:r w:rsidRPr="00387D69">
        <w:rPr>
          <w:rFonts w:ascii="Times New Roman" w:hAnsi="Times New Roman" w:cs="Times New Roman"/>
          <w:sz w:val="22"/>
        </w:rPr>
        <w:t>]; pero todos ellos tienen características comunes que permiten su uso activo en la esteganografía:</w:t>
      </w:r>
    </w:p>
    <w:p w14:paraId="16644894" w14:textId="77777777" w:rsidR="00A25FE8" w:rsidRPr="00387D69" w:rsidRDefault="00A25FE8" w:rsidP="00384DB0">
      <w:pPr>
        <w:spacing w:line="360" w:lineRule="auto"/>
        <w:jc w:val="both"/>
        <w:rPr>
          <w:rFonts w:ascii="Times New Roman" w:hAnsi="Times New Roman" w:cs="Times New Roman"/>
          <w:sz w:val="22"/>
        </w:rPr>
      </w:pPr>
    </w:p>
    <w:p w14:paraId="0B4E96F6" w14:textId="131988AA" w:rsidR="00A25FE8" w:rsidRPr="00387D69" w:rsidRDefault="00A25F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Contienen una cabecera que identifica el tipo de fichero del que se trata, que </w:t>
      </w:r>
      <w:r w:rsidR="0084529F" w:rsidRPr="00387D69">
        <w:rPr>
          <w:rFonts w:ascii="Times New Roman" w:hAnsi="Times New Roman" w:cs="Times New Roman"/>
          <w:sz w:val="22"/>
        </w:rPr>
        <w:t>posee</w:t>
      </w:r>
      <w:r w:rsidRPr="00387D69">
        <w:rPr>
          <w:rFonts w:ascii="Times New Roman" w:hAnsi="Times New Roman" w:cs="Times New Roman"/>
          <w:sz w:val="22"/>
        </w:rPr>
        <w:t xml:space="preserve"> información para interpretarlo como puede ser el tamaño de la imagen o el número de colores. </w:t>
      </w:r>
    </w:p>
    <w:p w14:paraId="3B532450" w14:textId="77777777" w:rsidR="00A25FE8" w:rsidRPr="00387D69" w:rsidRDefault="00A25FE8" w:rsidP="00384DB0">
      <w:pPr>
        <w:spacing w:line="360" w:lineRule="auto"/>
        <w:jc w:val="both"/>
        <w:rPr>
          <w:rFonts w:ascii="Times New Roman" w:hAnsi="Times New Roman" w:cs="Times New Roman"/>
          <w:sz w:val="22"/>
        </w:rPr>
      </w:pPr>
    </w:p>
    <w:p w14:paraId="78269232" w14:textId="0C7432FF" w:rsidR="00A25FE8" w:rsidRPr="00387D69" w:rsidRDefault="00A25F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387D69" w:rsidRDefault="0041598C" w:rsidP="00384DB0">
      <w:pPr>
        <w:pStyle w:val="Prrafodelista"/>
        <w:spacing w:line="360" w:lineRule="auto"/>
        <w:jc w:val="both"/>
        <w:rPr>
          <w:rFonts w:ascii="Times New Roman" w:hAnsi="Times New Roman" w:cs="Times New Roman"/>
          <w:sz w:val="22"/>
        </w:rPr>
      </w:pPr>
    </w:p>
    <w:p w14:paraId="60D505B9" w14:textId="3D8BD9F5" w:rsidR="0041598C" w:rsidRPr="00387D69" w:rsidRDefault="0041598C"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23D2263" w14:textId="77777777" w:rsidR="00D945CE" w:rsidRPr="00387D69" w:rsidRDefault="00D945CE" w:rsidP="00384DB0">
      <w:pPr>
        <w:spacing w:line="360" w:lineRule="auto"/>
        <w:jc w:val="both"/>
        <w:rPr>
          <w:rFonts w:ascii="Times New Roman" w:hAnsi="Times New Roman" w:cs="Times New Roman"/>
          <w:sz w:val="22"/>
        </w:rPr>
      </w:pPr>
    </w:p>
    <w:p w14:paraId="7C5605E5" w14:textId="4F1A64CE" w:rsidR="00B052A8" w:rsidRPr="00387D69" w:rsidRDefault="00B052A8" w:rsidP="00384DB0">
      <w:pPr>
        <w:pStyle w:val="Ttulo2"/>
        <w:numPr>
          <w:ilvl w:val="1"/>
          <w:numId w:val="15"/>
        </w:numPr>
        <w:spacing w:line="360" w:lineRule="auto"/>
        <w:jc w:val="both"/>
        <w:rPr>
          <w:rFonts w:ascii="Times New Roman" w:hAnsi="Times New Roman" w:cs="Times New Roman"/>
          <w:b/>
          <w:color w:val="000000" w:themeColor="text1"/>
          <w:sz w:val="24"/>
        </w:rPr>
      </w:pPr>
      <w:bookmarkStart w:id="69" w:name="_Toc44872957"/>
      <w:r w:rsidRPr="00387D69">
        <w:rPr>
          <w:rFonts w:ascii="Times New Roman" w:hAnsi="Times New Roman" w:cs="Times New Roman"/>
          <w:b/>
          <w:color w:val="000000" w:themeColor="text1"/>
          <w:sz w:val="24"/>
        </w:rPr>
        <w:t>Estegosistema: descripción y características</w:t>
      </w:r>
      <w:bookmarkEnd w:id="69"/>
    </w:p>
    <w:p w14:paraId="429A1DAF" w14:textId="2D719D2A" w:rsidR="00CB610F" w:rsidRPr="00387D69" w:rsidRDefault="00CB610F" w:rsidP="00384DB0">
      <w:pPr>
        <w:spacing w:line="360" w:lineRule="auto"/>
        <w:jc w:val="both"/>
        <w:rPr>
          <w:rFonts w:ascii="Times New Roman" w:hAnsi="Times New Roman" w:cs="Times New Roman"/>
          <w:sz w:val="22"/>
        </w:rPr>
      </w:pPr>
    </w:p>
    <w:p w14:paraId="0B890A3C" w14:textId="31570970" w:rsidR="00D540C6" w:rsidRPr="00387D69" w:rsidRDefault="004A031D" w:rsidP="00384DB0">
      <w:pPr>
        <w:spacing w:line="360" w:lineRule="auto"/>
        <w:jc w:val="both"/>
        <w:rPr>
          <w:rFonts w:ascii="Times New Roman" w:hAnsi="Times New Roman" w:cs="Times New Roman"/>
          <w:sz w:val="22"/>
        </w:rPr>
      </w:pPr>
      <w:r w:rsidRPr="00387D69">
        <w:rPr>
          <w:rFonts w:ascii="Times New Roman" w:hAnsi="Times New Roman" w:cs="Times New Roman"/>
          <w:sz w:val="22"/>
        </w:rPr>
        <w:t>Como se mencionó con anterioridad, la</w:t>
      </w:r>
      <w:r w:rsidR="00D540C6" w:rsidRPr="00387D69">
        <w:rPr>
          <w:rFonts w:ascii="Times New Roman" w:hAnsi="Times New Roman" w:cs="Times New Roman"/>
          <w:sz w:val="22"/>
        </w:rPr>
        <w:t xml:space="preserve"> esteganografía consiste en ocultar un mensaje secreto en un medio de cobertura para que sólo el destinatario previsto sea consciente de la existencia del mensaje oculto</w:t>
      </w:r>
      <w:r w:rsidR="00DE608B" w:rsidRPr="00387D69">
        <w:rPr>
          <w:rFonts w:ascii="Times New Roman" w:hAnsi="Times New Roman" w:cs="Times New Roman"/>
          <w:sz w:val="22"/>
        </w:rPr>
        <w:t xml:space="preserve">. </w:t>
      </w:r>
      <w:r w:rsidR="00D540C6" w:rsidRPr="00387D69">
        <w:rPr>
          <w:rFonts w:ascii="Times New Roman" w:hAnsi="Times New Roman" w:cs="Times New Roman"/>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sidRPr="00387D69">
        <w:rPr>
          <w:rFonts w:ascii="Times New Roman" w:hAnsi="Times New Roman" w:cs="Times New Roman"/>
          <w:sz w:val="22"/>
        </w:rPr>
        <w:t>o</w:t>
      </w:r>
      <w:r w:rsidRPr="00387D69">
        <w:rPr>
          <w:rFonts w:ascii="Times New Roman" w:hAnsi="Times New Roman" w:cs="Times New Roman"/>
          <w:sz w:val="22"/>
        </w:rPr>
        <w:t>a</w:t>
      </w:r>
      <w:r w:rsidR="00D540C6" w:rsidRPr="00387D69">
        <w:rPr>
          <w:rFonts w:ascii="Times New Roman" w:hAnsi="Times New Roman" w:cs="Times New Roman"/>
          <w:sz w:val="22"/>
        </w:rPr>
        <w:t>n</w:t>
      </w:r>
      <w:r w:rsidR="0007670A" w:rsidRPr="00387D69">
        <w:rPr>
          <w:rFonts w:ascii="Times New Roman" w:hAnsi="Times New Roman" w:cs="Times New Roman"/>
          <w:sz w:val="22"/>
        </w:rPr>
        <w:t>á</w:t>
      </w:r>
      <w:r w:rsidR="00D540C6" w:rsidRPr="00387D69">
        <w:rPr>
          <w:rFonts w:ascii="Times New Roman" w:hAnsi="Times New Roman" w:cs="Times New Roman"/>
          <w:sz w:val="22"/>
        </w:rPr>
        <w:t>lisis, mientras que los artefactos visuales pueden ser detectados por el ojo humano.</w:t>
      </w:r>
    </w:p>
    <w:p w14:paraId="2B181BA2" w14:textId="77777777" w:rsidR="00D540C6" w:rsidRPr="00AA71DF" w:rsidRDefault="00D540C6" w:rsidP="00384DB0">
      <w:pPr>
        <w:spacing w:line="360" w:lineRule="auto"/>
        <w:jc w:val="both"/>
        <w:rPr>
          <w:rFonts w:ascii="Times New Roman" w:hAnsi="Times New Roman" w:cs="Times New Roman"/>
          <w:sz w:val="22"/>
          <w:szCs w:val="22"/>
        </w:rPr>
      </w:pPr>
    </w:p>
    <w:p w14:paraId="7AA71EE2" w14:textId="7F62B29C" w:rsidR="00CB610F" w:rsidRPr="00AA71DF" w:rsidRDefault="00CB610F" w:rsidP="00407FB1">
      <w:pPr>
        <w:spacing w:line="360" w:lineRule="auto"/>
        <w:jc w:val="both"/>
        <w:rPr>
          <w:rFonts w:ascii="Times New Roman" w:hAnsi="Times New Roman" w:cs="Times New Roman"/>
          <w:noProof/>
          <w:sz w:val="22"/>
          <w:szCs w:val="22"/>
        </w:rPr>
      </w:pPr>
      <w:r w:rsidRPr="00AA71DF">
        <w:rPr>
          <w:rFonts w:ascii="Times New Roman" w:hAnsi="Times New Roman" w:cs="Times New Roman"/>
          <w:sz w:val="22"/>
          <w:szCs w:val="22"/>
        </w:rPr>
        <w:lastRenderedPageBreak/>
        <w:t>La</w:t>
      </w:r>
      <w:r w:rsidR="001E487A" w:rsidRPr="00AA71DF">
        <w:rPr>
          <w:rFonts w:ascii="Times New Roman" w:hAnsi="Times New Roman" w:cs="Times New Roman"/>
          <w:sz w:val="22"/>
          <w:szCs w:val="22"/>
        </w:rPr>
        <w:fldChar w:fldCharType="begin"/>
      </w:r>
      <w:r w:rsidR="001E487A" w:rsidRPr="00AA71DF">
        <w:rPr>
          <w:rFonts w:ascii="Times New Roman" w:hAnsi="Times New Roman" w:cs="Times New Roman"/>
          <w:sz w:val="22"/>
          <w:szCs w:val="22"/>
        </w:rPr>
        <w:instrText xml:space="preserve"> REF _Ref41766588 \h </w:instrText>
      </w:r>
      <w:r w:rsidR="006E51AB" w:rsidRPr="00AA71DF">
        <w:rPr>
          <w:rFonts w:ascii="Times New Roman" w:hAnsi="Times New Roman" w:cs="Times New Roman"/>
          <w:sz w:val="22"/>
          <w:szCs w:val="22"/>
        </w:rPr>
        <w:instrText xml:space="preserve"> \* MERGEFORMAT </w:instrText>
      </w:r>
      <w:r w:rsidR="001E487A" w:rsidRPr="00AA71DF">
        <w:rPr>
          <w:rFonts w:ascii="Times New Roman" w:hAnsi="Times New Roman" w:cs="Times New Roman"/>
          <w:sz w:val="22"/>
          <w:szCs w:val="22"/>
        </w:rPr>
      </w:r>
      <w:r w:rsidR="001E487A" w:rsidRPr="00AA71DF">
        <w:rPr>
          <w:rFonts w:ascii="Times New Roman" w:hAnsi="Times New Roman" w:cs="Times New Roman"/>
          <w:sz w:val="22"/>
          <w:szCs w:val="22"/>
        </w:rPr>
        <w:fldChar w:fldCharType="separate"/>
      </w:r>
      <w:r w:rsidR="00407FB1">
        <w:rPr>
          <w:rFonts w:ascii="Times New Roman" w:hAnsi="Times New Roman" w:cs="Times New Roman"/>
          <w:noProof/>
          <w:sz w:val="22"/>
          <w:szCs w:val="22"/>
        </w:rPr>
        <w:t xml:space="preserve"> </w:t>
      </w:r>
      <w:r w:rsidR="005B066E" w:rsidRPr="005B066E">
        <w:rPr>
          <w:rFonts w:ascii="Times New Roman" w:hAnsi="Times New Roman" w:cs="Times New Roman"/>
          <w:noProof/>
          <w:sz w:val="22"/>
          <w:szCs w:val="22"/>
        </w:rPr>
        <w:t>Figura 6</w:t>
      </w:r>
      <w:r w:rsidR="001E487A" w:rsidRPr="00AA71DF">
        <w:rPr>
          <w:rFonts w:ascii="Times New Roman" w:hAnsi="Times New Roman" w:cs="Times New Roman"/>
          <w:sz w:val="22"/>
          <w:szCs w:val="22"/>
        </w:rPr>
        <w:fldChar w:fldCharType="end"/>
      </w:r>
      <w:r w:rsidRPr="00AA71DF">
        <w:rPr>
          <w:rFonts w:ascii="Times New Roman" w:hAnsi="Times New Roman" w:cs="Times New Roman"/>
          <w:sz w:val="22"/>
          <w:szCs w:val="22"/>
        </w:rPr>
        <w:t xml:space="preserve"> representa los pasos de inserción y extracción en un sistema esteganográfico general</w:t>
      </w:r>
      <w:r w:rsidR="008968FA" w:rsidRPr="00AA71DF">
        <w:rPr>
          <w:rFonts w:ascii="Times New Roman" w:hAnsi="Times New Roman" w:cs="Times New Roman"/>
          <w:sz w:val="22"/>
          <w:szCs w:val="22"/>
        </w:rPr>
        <w:t xml:space="preserve">, </w:t>
      </w:r>
      <w:r w:rsidR="00F42152" w:rsidRPr="00AA71DF">
        <w:rPr>
          <w:rFonts w:ascii="Times New Roman" w:hAnsi="Times New Roman" w:cs="Times New Roman"/>
          <w:sz w:val="22"/>
          <w:szCs w:val="22"/>
        </w:rPr>
        <w:t>en el cual</w:t>
      </w:r>
      <w:r w:rsidR="00C26CF4"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el transmisor (también llamado codificador) aplica </w:t>
      </w:r>
      <w:r w:rsidR="00DD1F46" w:rsidRPr="00AA71DF">
        <w:rPr>
          <w:rFonts w:ascii="Times New Roman" w:hAnsi="Times New Roman" w:cs="Times New Roman"/>
          <w:sz w:val="22"/>
          <w:szCs w:val="22"/>
        </w:rPr>
        <w:t>primeramente</w:t>
      </w:r>
      <w:r w:rsidR="00B03F69"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alguna transformación a la imagen portadora, en la </w:t>
      </w:r>
      <w:r w:rsidR="00B55527" w:rsidRPr="00AA71DF">
        <w:rPr>
          <w:rFonts w:ascii="Times New Roman" w:hAnsi="Times New Roman" w:cs="Times New Roman"/>
          <w:sz w:val="22"/>
          <w:szCs w:val="22"/>
        </w:rPr>
        <w:t>que</w:t>
      </w:r>
      <w:r w:rsidR="00BE0434"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el mensaje </w:t>
      </w:r>
      <w:r w:rsidRPr="00AA71DF">
        <w:rPr>
          <w:rFonts w:ascii="Times New Roman" w:hAnsi="Times New Roman" w:cs="Times New Roman"/>
          <w:b/>
          <w:sz w:val="22"/>
          <w:szCs w:val="22"/>
        </w:rPr>
        <w:t>m</w:t>
      </w:r>
      <w:r w:rsidRPr="00AA71DF">
        <w:rPr>
          <w:rFonts w:ascii="Times New Roman" w:hAnsi="Times New Roman" w:cs="Times New Roman"/>
          <w:sz w:val="22"/>
          <w:szCs w:val="22"/>
        </w:rPr>
        <w:t xml:space="preserve"> será enmascarado, obteniendo el vector </w:t>
      </w:r>
      <w:r w:rsidRPr="00AA71DF">
        <w:rPr>
          <w:rFonts w:ascii="Times New Roman" w:hAnsi="Times New Roman" w:cs="Times New Roman"/>
          <w:b/>
          <w:sz w:val="22"/>
          <w:szCs w:val="22"/>
        </w:rPr>
        <w:t>X</w:t>
      </w:r>
      <w:r w:rsidRPr="00AA71DF">
        <w:rPr>
          <w:rFonts w:ascii="Times New Roman" w:hAnsi="Times New Roman" w:cs="Times New Roman"/>
          <w:sz w:val="22"/>
          <w:szCs w:val="22"/>
        </w:rPr>
        <w:t xml:space="preserve"> que representa a los valores ya transformados de la imagen</w:t>
      </w:r>
      <w:r w:rsidR="00D307D6" w:rsidRPr="00AA71DF">
        <w:rPr>
          <w:rFonts w:ascii="Times New Roman" w:hAnsi="Times New Roman" w:cs="Times New Roman"/>
          <w:sz w:val="22"/>
          <w:szCs w:val="22"/>
        </w:rPr>
        <w:t>. E</w:t>
      </w:r>
      <w:r w:rsidRPr="00AA71DF">
        <w:rPr>
          <w:rFonts w:ascii="Times New Roman" w:hAnsi="Times New Roman" w:cs="Times New Roman"/>
          <w:sz w:val="22"/>
          <w:szCs w:val="22"/>
        </w:rPr>
        <w:t>sta transformación (DFT</w:t>
      </w:r>
      <w:r w:rsidR="00791046" w:rsidRPr="00AA71DF">
        <w:rPr>
          <w:rFonts w:ascii="Times New Roman" w:hAnsi="Times New Roman" w:cs="Times New Roman"/>
          <w:sz w:val="22"/>
          <w:szCs w:val="22"/>
        </w:rPr>
        <w:t xml:space="preserve"> -</w:t>
      </w:r>
      <w:r w:rsidR="003F4741" w:rsidRPr="00AA71DF">
        <w:rPr>
          <w:rFonts w:ascii="Times New Roman" w:hAnsi="Times New Roman" w:cs="Times New Roman"/>
          <w:sz w:val="22"/>
          <w:szCs w:val="22"/>
        </w:rPr>
        <w:t xml:space="preserve"> </w:t>
      </w:r>
      <w:r w:rsidR="00791046" w:rsidRPr="00AA71DF">
        <w:rPr>
          <w:rFonts w:ascii="Times New Roman" w:hAnsi="Times New Roman" w:cs="Times New Roman"/>
          <w:sz w:val="22"/>
          <w:szCs w:val="22"/>
        </w:rPr>
        <w:t>Transformada discreta de Fourier</w:t>
      </w:r>
      <w:r w:rsidRPr="00AA71DF">
        <w:rPr>
          <w:rFonts w:ascii="Times New Roman" w:hAnsi="Times New Roman" w:cs="Times New Roman"/>
          <w:sz w:val="22"/>
          <w:szCs w:val="22"/>
        </w:rPr>
        <w:t>, DCT</w:t>
      </w:r>
      <w:r w:rsidR="003F4741" w:rsidRPr="00AA71DF">
        <w:rPr>
          <w:rFonts w:ascii="Times New Roman" w:hAnsi="Times New Roman" w:cs="Times New Roman"/>
          <w:sz w:val="22"/>
          <w:szCs w:val="22"/>
        </w:rPr>
        <w:t xml:space="preserve">- </w:t>
      </w:r>
      <w:r w:rsidRPr="00AA71DF">
        <w:rPr>
          <w:rFonts w:ascii="Times New Roman" w:hAnsi="Times New Roman" w:cs="Times New Roman"/>
          <w:sz w:val="22"/>
          <w:szCs w:val="22"/>
        </w:rPr>
        <w:t>Transformada discreta del coseno, DWT</w:t>
      </w:r>
      <w:r w:rsidR="00791046" w:rsidRPr="00AA71DF">
        <w:rPr>
          <w:rFonts w:ascii="Times New Roman" w:hAnsi="Times New Roman" w:cs="Times New Roman"/>
          <w:sz w:val="22"/>
          <w:szCs w:val="22"/>
        </w:rPr>
        <w:t>-Transformada discreta de Wavelet</w:t>
      </w:r>
      <w:r w:rsidRPr="00AA71DF">
        <w:rPr>
          <w:rFonts w:ascii="Times New Roman" w:hAnsi="Times New Roman" w:cs="Times New Roman"/>
          <w:sz w:val="22"/>
          <w:szCs w:val="22"/>
        </w:rPr>
        <w:t>)</w:t>
      </w:r>
      <w:r w:rsidR="00DC7DE2" w:rsidRPr="00AA71DF">
        <w:rPr>
          <w:rFonts w:ascii="Times New Roman" w:hAnsi="Times New Roman" w:cs="Times New Roman"/>
          <w:sz w:val="22"/>
          <w:szCs w:val="22"/>
        </w:rPr>
        <w:t xml:space="preserve"> es opcional en dependencia del método que se </w:t>
      </w:r>
      <w:r w:rsidR="00EC3221" w:rsidRPr="00AA71DF">
        <w:rPr>
          <w:rFonts w:ascii="Times New Roman" w:hAnsi="Times New Roman" w:cs="Times New Roman"/>
          <w:sz w:val="22"/>
          <w:szCs w:val="22"/>
        </w:rPr>
        <w:t>aplique</w:t>
      </w:r>
      <w:r w:rsidR="00DC7DE2" w:rsidRPr="00AA71DF">
        <w:rPr>
          <w:rFonts w:ascii="Times New Roman" w:hAnsi="Times New Roman" w:cs="Times New Roman"/>
          <w:sz w:val="22"/>
          <w:szCs w:val="22"/>
        </w:rPr>
        <w:t xml:space="preserve">. </w:t>
      </w:r>
      <w:r w:rsidR="00D25E31" w:rsidRPr="00AA71DF">
        <w:rPr>
          <w:rFonts w:ascii="Times New Roman" w:hAnsi="Times New Roman" w:cs="Times New Roman"/>
          <w:sz w:val="22"/>
          <w:szCs w:val="22"/>
        </w:rPr>
        <w:t>Seguidamente</w:t>
      </w:r>
      <w:r w:rsidR="00DC7DE2" w:rsidRPr="00AA71DF">
        <w:rPr>
          <w:rFonts w:ascii="Times New Roman" w:hAnsi="Times New Roman" w:cs="Times New Roman"/>
          <w:sz w:val="22"/>
          <w:szCs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AA71DF">
        <w:rPr>
          <w:rFonts w:ascii="Times New Roman" w:hAnsi="Times New Roman" w:cs="Times New Roman"/>
          <w:b/>
          <w:sz w:val="22"/>
          <w:szCs w:val="22"/>
        </w:rPr>
        <w:t>k</w:t>
      </w:r>
      <w:r w:rsidR="00DC7DE2" w:rsidRPr="00AA71DF">
        <w:rPr>
          <w:rFonts w:ascii="Times New Roman" w:hAnsi="Times New Roman" w:cs="Times New Roman"/>
          <w:sz w:val="22"/>
          <w:szCs w:val="22"/>
        </w:rPr>
        <w:t xml:space="preserve">, útil también en el proceso de descifrado, y es obtenida como salida la señal esteganografiada </w:t>
      </w:r>
      <w:r w:rsidR="00DC7DE2" w:rsidRPr="00AA71DF">
        <w:rPr>
          <w:rFonts w:ascii="Times New Roman" w:hAnsi="Times New Roman" w:cs="Times New Roman"/>
          <w:b/>
          <w:sz w:val="22"/>
          <w:szCs w:val="22"/>
        </w:rPr>
        <w:t>S</w:t>
      </w:r>
      <w:r w:rsidR="00DC7DE2" w:rsidRPr="00AA71DF">
        <w:rPr>
          <w:rFonts w:ascii="Times New Roman" w:hAnsi="Times New Roman" w:cs="Times New Roman"/>
          <w:sz w:val="22"/>
          <w:szCs w:val="22"/>
        </w:rPr>
        <w:t>, que con una transformación inversa resulta ser la imagen con el mensaje o marca incluida.</w:t>
      </w:r>
    </w:p>
    <w:p w14:paraId="6A252DA6" w14:textId="29E205C5" w:rsidR="001E487A" w:rsidRPr="00387D69" w:rsidRDefault="001E487A" w:rsidP="00384DB0">
      <w:pPr>
        <w:spacing w:line="360" w:lineRule="auto"/>
        <w:jc w:val="both"/>
        <w:rPr>
          <w:rFonts w:ascii="Times New Roman" w:hAnsi="Times New Roman" w:cs="Times New Roman"/>
          <w:sz w:val="22"/>
        </w:rPr>
      </w:pPr>
    </w:p>
    <w:p w14:paraId="4B14E164" w14:textId="5F42CA2E" w:rsidR="006E51AB" w:rsidRPr="00387D69" w:rsidRDefault="001E487A" w:rsidP="00384DB0">
      <w:pPr>
        <w:spacing w:line="360" w:lineRule="auto"/>
        <w:jc w:val="both"/>
        <w:rPr>
          <w:rFonts w:ascii="Times New Roman" w:hAnsi="Times New Roman" w:cs="Times New Roman"/>
          <w:sz w:val="22"/>
        </w:rPr>
      </w:pPr>
      <w:r w:rsidRPr="00387D69">
        <w:rPr>
          <w:rFonts w:ascii="Times New Roman" w:hAnsi="Times New Roman" w:cs="Times New Roman"/>
          <w:sz w:val="22"/>
        </w:rPr>
        <w:t>De esta manera</w:t>
      </w:r>
      <w:r w:rsidR="000B7C99" w:rsidRPr="00387D69">
        <w:rPr>
          <w:rFonts w:ascii="Times New Roman" w:hAnsi="Times New Roman" w:cs="Times New Roman"/>
          <w:sz w:val="22"/>
        </w:rPr>
        <w:t xml:space="preserve">, </w:t>
      </w:r>
      <w:r w:rsidRPr="00387D69">
        <w:rPr>
          <w:rFonts w:ascii="Times New Roman" w:hAnsi="Times New Roman" w:cs="Times New Roman"/>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387D69">
        <w:rPr>
          <w:rFonts w:ascii="Times New Roman" w:hAnsi="Times New Roman" w:cs="Times New Roman"/>
          <w:b/>
          <w:sz w:val="22"/>
        </w:rPr>
        <w:t>S’</w:t>
      </w:r>
      <w:r w:rsidRPr="00387D69">
        <w:rPr>
          <w:rFonts w:ascii="Times New Roman" w:hAnsi="Times New Roman" w:cs="Times New Roman"/>
          <w:sz w:val="22"/>
        </w:rPr>
        <w:t xml:space="preserve">, que junto a la original llave </w:t>
      </w:r>
      <w:r w:rsidRPr="00387D69">
        <w:rPr>
          <w:rFonts w:ascii="Times New Roman" w:hAnsi="Times New Roman" w:cs="Times New Roman"/>
          <w:b/>
          <w:sz w:val="22"/>
        </w:rPr>
        <w:t>k</w:t>
      </w:r>
      <w:r w:rsidRPr="00387D69">
        <w:rPr>
          <w:rFonts w:ascii="Times New Roman" w:hAnsi="Times New Roman" w:cs="Times New Roman"/>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387D69" w:rsidRDefault="006E51AB" w:rsidP="00384DB0">
      <w:pPr>
        <w:spacing w:line="360" w:lineRule="auto"/>
        <w:jc w:val="both"/>
        <w:rPr>
          <w:rFonts w:ascii="Times New Roman" w:hAnsi="Times New Roman" w:cs="Times New Roman"/>
          <w:sz w:val="13"/>
          <w:szCs w:val="10"/>
        </w:rPr>
      </w:pPr>
    </w:p>
    <w:p w14:paraId="588F96B3" w14:textId="6392BDF8" w:rsidR="004A24D6" w:rsidRPr="00387D69" w:rsidRDefault="007B703F" w:rsidP="00384DB0">
      <w:pPr>
        <w:pStyle w:val="Descripcin"/>
        <w:spacing w:line="360" w:lineRule="auto"/>
        <w:jc w:val="both"/>
        <w:rPr>
          <w:rFonts w:ascii="Times New Roman" w:hAnsi="Times New Roman" w:cs="Times New Roman"/>
          <w:sz w:val="6"/>
        </w:rPr>
      </w:pPr>
      <w:bookmarkStart w:id="70" w:name="_Ref41766588"/>
      <w:r w:rsidRPr="00387D69">
        <w:rPr>
          <w:rFonts w:ascii="Times New Roman" w:hAnsi="Times New Roman" w:cs="Times New Roman"/>
          <w:noProof/>
          <w:sz w:val="22"/>
        </w:rPr>
        <w:drawing>
          <wp:anchor distT="0" distB="0" distL="114300" distR="114300" simplePos="0" relativeHeight="251687936" behindDoc="0" locked="0" layoutInCell="1" allowOverlap="1" wp14:anchorId="23BF31B1" wp14:editId="2C72065B">
            <wp:simplePos x="0" y="0"/>
            <wp:positionH relativeFrom="column">
              <wp:posOffset>20320</wp:posOffset>
            </wp:positionH>
            <wp:positionV relativeFrom="paragraph">
              <wp:posOffset>440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33">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420EFB6" w14:textId="1193A02B" w:rsidR="004A24D6" w:rsidRPr="00387D69" w:rsidRDefault="001E487A" w:rsidP="00384DB0">
      <w:pPr>
        <w:pStyle w:val="Descripcin"/>
        <w:spacing w:line="360" w:lineRule="auto"/>
        <w:jc w:val="center"/>
        <w:rPr>
          <w:rFonts w:ascii="Times New Roman" w:hAnsi="Times New Roman" w:cs="Times New Roman"/>
          <w:sz w:val="24"/>
        </w:rPr>
      </w:pPr>
      <w:bookmarkStart w:id="71" w:name="_Toc44318904"/>
      <w:r w:rsidRPr="00387D69">
        <w:rPr>
          <w:rFonts w:ascii="Times New Roman" w:hAnsi="Times New Roman" w:cs="Times New Roman"/>
          <w:sz w:val="20"/>
        </w:rPr>
        <w:t xml:space="preserve">Figura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Figura \* ARABIC </w:instrText>
      </w:r>
      <w:r w:rsidRPr="00387D69">
        <w:rPr>
          <w:rFonts w:ascii="Times New Roman" w:hAnsi="Times New Roman" w:cs="Times New Roman"/>
          <w:sz w:val="20"/>
        </w:rPr>
        <w:fldChar w:fldCharType="separate"/>
      </w:r>
      <w:r w:rsidR="00E63146">
        <w:rPr>
          <w:rFonts w:ascii="Times New Roman" w:hAnsi="Times New Roman" w:cs="Times New Roman"/>
          <w:noProof/>
          <w:sz w:val="20"/>
        </w:rPr>
        <w:t>4</w:t>
      </w:r>
      <w:r w:rsidRPr="00387D69">
        <w:rPr>
          <w:rFonts w:ascii="Times New Roman" w:hAnsi="Times New Roman" w:cs="Times New Roman"/>
          <w:sz w:val="20"/>
        </w:rPr>
        <w:fldChar w:fldCharType="end"/>
      </w:r>
      <w:bookmarkEnd w:id="70"/>
      <w:r w:rsidRPr="00387D69">
        <w:rPr>
          <w:rFonts w:ascii="Times New Roman" w:hAnsi="Times New Roman" w:cs="Times New Roman"/>
          <w:sz w:val="20"/>
        </w:rPr>
        <w:t xml:space="preserve">. </w:t>
      </w:r>
      <w:r w:rsidRPr="00387D69">
        <w:rPr>
          <w:rFonts w:ascii="Times New Roman" w:hAnsi="Times New Roman" w:cs="Times New Roman"/>
          <w:i w:val="0"/>
          <w:sz w:val="20"/>
        </w:rPr>
        <w:t>Pasos de inserción y extracción del mensaje en un sistema esteganográfico.</w:t>
      </w:r>
      <w:bookmarkEnd w:id="71"/>
    </w:p>
    <w:p w14:paraId="1E28E19B" w14:textId="00140A07" w:rsidR="004A24D6" w:rsidRPr="00387D69" w:rsidRDefault="004A24D6"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esteganografía adaptativa utiliza las características de la imagen y la información del contenido para mejorar el proceso de incrustación. Por ejemplo, se pueden introducir artefactos menos </w:t>
      </w:r>
      <w:r w:rsidRPr="00387D69">
        <w:rPr>
          <w:rFonts w:ascii="Times New Roman" w:hAnsi="Times New Roman" w:cs="Times New Roman"/>
          <w:sz w:val="22"/>
        </w:rPr>
        <w:lastRenderedPageBreak/>
        <w:t>detectables en la imagen de la portada por el método de incrustación</w:t>
      </w:r>
      <w:r w:rsidR="009F6629" w:rsidRPr="00387D69">
        <w:rPr>
          <w:rFonts w:ascii="Times New Roman" w:hAnsi="Times New Roman" w:cs="Times New Roman"/>
          <w:sz w:val="22"/>
        </w:rPr>
        <w:t xml:space="preserve">. </w:t>
      </w:r>
      <w:r w:rsidRPr="00387D69">
        <w:rPr>
          <w:rFonts w:ascii="Times New Roman" w:hAnsi="Times New Roman" w:cs="Times New Roman"/>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sidRPr="00387D69">
        <w:rPr>
          <w:rFonts w:ascii="Times New Roman" w:hAnsi="Times New Roman" w:cs="Times New Roman"/>
          <w:sz w:val="22"/>
        </w:rPr>
        <w:t xml:space="preserve"> perceptible</w:t>
      </w:r>
      <w:r w:rsidRPr="00387D69">
        <w:rPr>
          <w:rFonts w:ascii="Times New Roman" w:hAnsi="Times New Roman" w:cs="Times New Roman"/>
          <w:sz w:val="22"/>
        </w:rPr>
        <w:t>. Para apoyar esta idea y mejorar la robustez de los métodos de marca de agua, se propusieron modelos perceptivos</w:t>
      </w:r>
      <w:r w:rsidR="00BC759F" w:rsidRPr="00387D69">
        <w:rPr>
          <w:rFonts w:ascii="Times New Roman" w:hAnsi="Times New Roman" w:cs="Times New Roman"/>
          <w:sz w:val="22"/>
        </w:rPr>
        <w:t xml:space="preserve"> </w:t>
      </w:r>
      <w:r w:rsidRPr="00387D69">
        <w:rPr>
          <w:rFonts w:ascii="Times New Roman" w:hAnsi="Times New Roman" w:cs="Times New Roman"/>
          <w:sz w:val="22"/>
        </w:rPr>
        <w:t xml:space="preserve">para describir el sistema visual humano. </w:t>
      </w:r>
    </w:p>
    <w:p w14:paraId="22EF6523" w14:textId="77777777" w:rsidR="004A24D6" w:rsidRPr="00387D69" w:rsidRDefault="004A24D6" w:rsidP="00384DB0">
      <w:pPr>
        <w:spacing w:line="360" w:lineRule="auto"/>
        <w:jc w:val="both"/>
        <w:rPr>
          <w:rFonts w:ascii="Times New Roman" w:hAnsi="Times New Roman" w:cs="Times New Roman"/>
          <w:sz w:val="22"/>
        </w:rPr>
      </w:pPr>
    </w:p>
    <w:p w14:paraId="5A4FFDFF" w14:textId="0604FE0D" w:rsidR="00B052A8" w:rsidRPr="00387D69" w:rsidRDefault="006E51AB"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características de un estegosistema, representante de un esquema determinado por un algoritmo específico, dan una medida de la eficiencia </w:t>
      </w:r>
      <w:r w:rsidR="00AA71DF" w:rsidRPr="00387D69">
        <w:rPr>
          <w:rFonts w:ascii="Times New Roman" w:hAnsi="Times New Roman" w:cs="Times New Roman"/>
          <w:sz w:val="22"/>
        </w:rPr>
        <w:t>de este</w:t>
      </w:r>
      <w:r w:rsidRPr="00387D69">
        <w:rPr>
          <w:rFonts w:ascii="Times New Roman" w:hAnsi="Times New Roman" w:cs="Times New Roman"/>
          <w:sz w:val="22"/>
        </w:rPr>
        <w:t>, por lo que se usan para hacer comparaciones entre los métodos existentes y establecer pautas de superioridad o deficiencias.</w:t>
      </w:r>
      <w:r w:rsidR="007D5A74">
        <w:rPr>
          <w:rFonts w:ascii="Times New Roman" w:hAnsi="Times New Roman" w:cs="Times New Roman"/>
          <w:sz w:val="22"/>
        </w:rPr>
        <w:t xml:space="preserve"> </w:t>
      </w:r>
      <w:r w:rsidRPr="00387D69">
        <w:rPr>
          <w:rFonts w:ascii="Times New Roman" w:hAnsi="Times New Roman" w:cs="Times New Roman"/>
          <w:sz w:val="22"/>
        </w:rPr>
        <w:t xml:space="preserve">Estas son: </w:t>
      </w:r>
    </w:p>
    <w:p w14:paraId="437F204D" w14:textId="77777777" w:rsidR="006E51AB" w:rsidRPr="00387D69" w:rsidRDefault="006E51AB" w:rsidP="00384DB0">
      <w:pPr>
        <w:spacing w:line="360" w:lineRule="auto"/>
        <w:jc w:val="both"/>
        <w:rPr>
          <w:rFonts w:ascii="Times New Roman" w:hAnsi="Times New Roman" w:cs="Times New Roman"/>
          <w:sz w:val="22"/>
        </w:rPr>
      </w:pPr>
    </w:p>
    <w:p w14:paraId="1E451726" w14:textId="0D2EFF4B" w:rsidR="001E69C2" w:rsidRPr="00387D69" w:rsidRDefault="006E51A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Imperceptibilidad</w:t>
      </w:r>
      <w:r w:rsidRPr="00387D69">
        <w:rPr>
          <w:rFonts w:ascii="Times New Roman" w:hAnsi="Times New Roman" w:cs="Times New Roman"/>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Pr="00387D69" w:rsidRDefault="001E69C2" w:rsidP="00384DB0">
      <w:pPr>
        <w:pStyle w:val="Prrafodelista"/>
        <w:spacing w:line="360" w:lineRule="auto"/>
        <w:ind w:left="360"/>
        <w:jc w:val="both"/>
        <w:rPr>
          <w:rFonts w:ascii="Times New Roman" w:hAnsi="Times New Roman" w:cs="Times New Roman"/>
          <w:sz w:val="22"/>
        </w:rPr>
      </w:pPr>
    </w:p>
    <w:p w14:paraId="4E0ED85B" w14:textId="6E82FC2C" w:rsidR="006E51AB" w:rsidRPr="00387D69" w:rsidRDefault="00991B76" w:rsidP="00384DB0">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sz w:val="28"/>
            <w:szCs w:val="28"/>
          </w:rPr>
          <m:t xml:space="preserve">PSNR=10 </m:t>
        </m:r>
        <m:sSub>
          <m:sSubPr>
            <m:ctrlPr>
              <w:rPr>
                <w:rFonts w:ascii="Cambria Math" w:hAnsi="Cambria Math" w:cs="Times New Roman"/>
                <w:i/>
                <w:sz w:val="28"/>
                <w:szCs w:val="28"/>
              </w:rPr>
            </m:ctrlPr>
          </m:sSubPr>
          <m:e>
            <m:r>
              <w:rPr>
                <w:rFonts w:ascii="Cambria Math" w:hAnsi="Cambria Math" w:cs="Times New Roman"/>
                <w:sz w:val="28"/>
                <w:szCs w:val="28"/>
              </w:rPr>
              <m:t>log</m:t>
            </m:r>
          </m:e>
          <m:sub>
            <m:r>
              <w:rPr>
                <w:rFonts w:ascii="Cambria Math" w:hAnsi="Cambria Math" w:cs="Times New Roman"/>
                <w:sz w:val="28"/>
                <w:szCs w:val="28"/>
              </w:rPr>
              <m:t>10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m:t>
            </m:r>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oMath>
      <w:r w:rsidR="001E69C2" w:rsidRPr="00387D69">
        <w:rPr>
          <w:rFonts w:ascii="Times New Roman" w:eastAsiaTheme="minorEastAsia" w:hAnsi="Times New Roman" w:cs="Times New Roman"/>
          <w:sz w:val="22"/>
        </w:rPr>
        <w:t xml:space="preserve"> </w:t>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580AA4"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460A9E80" w14:textId="644DA956" w:rsidR="00991B76" w:rsidRPr="00387D69" w:rsidRDefault="00991B76" w:rsidP="00384DB0">
      <w:pPr>
        <w:spacing w:line="360" w:lineRule="auto"/>
        <w:jc w:val="both"/>
        <w:rPr>
          <w:rFonts w:ascii="Times New Roman" w:hAnsi="Times New Roman" w:cs="Times New Roman"/>
          <w:i/>
          <w:sz w:val="22"/>
        </w:rPr>
      </w:pPr>
    </w:p>
    <w:p w14:paraId="58DBD9C6" w14:textId="3C5A8680" w:rsidR="002F3DCE" w:rsidRPr="00387D69" w:rsidRDefault="00991B76" w:rsidP="00384DB0">
      <w:pPr>
        <w:spacing w:line="360" w:lineRule="auto"/>
        <w:ind w:left="1416" w:firstLine="708"/>
        <w:jc w:val="center"/>
        <w:rPr>
          <w:rFonts w:ascii="Times New Roman" w:hAnsi="Times New Roman" w:cs="Times New Roman"/>
          <w:sz w:val="22"/>
        </w:rPr>
      </w:pPr>
      <m:oMath>
        <m:r>
          <w:rPr>
            <w:rFonts w:ascii="Cambria Math" w:hAnsi="Cambria Math" w:cs="Times New Roman"/>
            <w:sz w:val="28"/>
            <w:szCs w:val="28"/>
          </w:rPr>
          <m:t xml:space="preserve">MSE=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Io-Iw</m:t>
                            </m:r>
                          </m:e>
                        </m:d>
                      </m:e>
                      <m:sup>
                        <m:r>
                          <w:rPr>
                            <w:rFonts w:ascii="Cambria Math" w:hAnsi="Cambria Math" w:cs="Times New Roman"/>
                            <w:sz w:val="28"/>
                            <w:szCs w:val="28"/>
                          </w:rPr>
                          <m:t>2</m:t>
                        </m:r>
                      </m:sup>
                    </m:sSup>
                  </m:e>
                </m:nary>
              </m:e>
            </m:nary>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oMath>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2F3DCE" w:rsidRPr="00387D69">
        <w:rPr>
          <w:rFonts w:ascii="Times New Roman" w:eastAsiaTheme="minorEastAsia" w:hAnsi="Times New Roman" w:cs="Times New Roman"/>
          <w:i/>
          <w:sz w:val="22"/>
        </w:rPr>
        <w:tab/>
      </w:r>
      <m:oMath>
        <m:r>
          <w:rPr>
            <w:rFonts w:ascii="Cambria Math" w:eastAsiaTheme="minorEastAsia" w:hAnsi="Cambria Math" w:cs="Times New Roman"/>
            <w:sz w:val="22"/>
          </w:rPr>
          <m:t>[Ecuación 6]</m:t>
        </m:r>
      </m:oMath>
    </w:p>
    <w:p w14:paraId="18261A59" w14:textId="1AF2810E" w:rsidR="004C67DA" w:rsidRPr="00387D69" w:rsidRDefault="002F3DCE" w:rsidP="00384DB0">
      <w:pPr>
        <w:spacing w:line="360" w:lineRule="auto"/>
        <w:jc w:val="both"/>
        <w:rPr>
          <w:rFonts w:ascii="Times New Roman" w:hAnsi="Times New Roman" w:cs="Times New Roman"/>
          <w:i/>
          <w:sz w:val="22"/>
        </w:rPr>
      </w:pP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p>
    <w:p w14:paraId="1EF4F16B" w14:textId="016B4607" w:rsidR="006E51AB" w:rsidRPr="00387D69" w:rsidRDefault="006E51AB"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siglas MSE </w:t>
      </w:r>
      <w:r w:rsidR="005B45D1" w:rsidRPr="00387D69">
        <w:rPr>
          <w:rFonts w:ascii="Times New Roman" w:hAnsi="Times New Roman" w:cs="Times New Roman"/>
          <w:sz w:val="22"/>
        </w:rPr>
        <w:t xml:space="preserve">representan el error de distorsión cuadrático medio existente debido a la inserción y los vectores </w:t>
      </w:r>
      <w:r w:rsidR="005B45D1" w:rsidRPr="00387D69">
        <w:rPr>
          <w:rFonts w:ascii="Times New Roman" w:hAnsi="Times New Roman" w:cs="Times New Roman"/>
          <w:b/>
          <w:sz w:val="22"/>
        </w:rPr>
        <w:t>Io</w:t>
      </w:r>
      <w:r w:rsidR="005B45D1" w:rsidRPr="00387D69">
        <w:rPr>
          <w:rFonts w:ascii="Times New Roman" w:hAnsi="Times New Roman" w:cs="Times New Roman"/>
          <w:sz w:val="22"/>
        </w:rPr>
        <w:t xml:space="preserve"> y </w:t>
      </w:r>
      <w:r w:rsidR="005B45D1" w:rsidRPr="00387D69">
        <w:rPr>
          <w:rFonts w:ascii="Times New Roman" w:hAnsi="Times New Roman" w:cs="Times New Roman"/>
          <w:b/>
          <w:sz w:val="22"/>
        </w:rPr>
        <w:t xml:space="preserve">Iw </w:t>
      </w:r>
      <w:r w:rsidR="005B45D1" w:rsidRPr="00387D69">
        <w:rPr>
          <w:rFonts w:ascii="Times New Roman" w:hAnsi="Times New Roman" w:cs="Times New Roman"/>
          <w:sz w:val="22"/>
        </w:rPr>
        <w:t xml:space="preserve">son la imagen original y marcada, respectivamente, y los valores </w:t>
      </w:r>
      <w:r w:rsidR="005B45D1" w:rsidRPr="00387D69">
        <w:rPr>
          <w:rFonts w:ascii="Times New Roman" w:hAnsi="Times New Roman" w:cs="Times New Roman"/>
          <w:b/>
          <w:sz w:val="22"/>
        </w:rPr>
        <w:t>N1</w:t>
      </w:r>
      <w:r w:rsidR="005B45D1" w:rsidRPr="00387D69">
        <w:rPr>
          <w:rFonts w:ascii="Times New Roman" w:hAnsi="Times New Roman" w:cs="Times New Roman"/>
          <w:sz w:val="22"/>
        </w:rPr>
        <w:t xml:space="preserve">, </w:t>
      </w:r>
      <w:r w:rsidR="005B45D1" w:rsidRPr="00387D69">
        <w:rPr>
          <w:rFonts w:ascii="Times New Roman" w:hAnsi="Times New Roman" w:cs="Times New Roman"/>
          <w:b/>
          <w:sz w:val="22"/>
        </w:rPr>
        <w:t>N2</w:t>
      </w:r>
      <w:r w:rsidR="005B45D1" w:rsidRPr="00387D69">
        <w:rPr>
          <w:rFonts w:ascii="Times New Roman" w:hAnsi="Times New Roman" w:cs="Times New Roman"/>
          <w:sz w:val="22"/>
        </w:rPr>
        <w:t xml:space="preserve"> representan el tamaño de las imágenes. </w:t>
      </w:r>
    </w:p>
    <w:p w14:paraId="6C82AE39" w14:textId="77777777" w:rsidR="006E51AB" w:rsidRPr="00387D69" w:rsidRDefault="006E51AB" w:rsidP="00384DB0">
      <w:pPr>
        <w:spacing w:line="360" w:lineRule="auto"/>
        <w:jc w:val="both"/>
        <w:rPr>
          <w:rFonts w:ascii="Times New Roman" w:hAnsi="Times New Roman" w:cs="Times New Roman"/>
          <w:sz w:val="22"/>
        </w:rPr>
      </w:pPr>
    </w:p>
    <w:p w14:paraId="09D53BB6" w14:textId="55C80898" w:rsidR="006E51AB" w:rsidRPr="00387D69" w:rsidRDefault="006E51A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Robustez</w:t>
      </w:r>
      <w:r w:rsidRPr="00387D69">
        <w:rPr>
          <w:rFonts w:ascii="Times New Roman" w:hAnsi="Times New Roman" w:cs="Times New Roman"/>
          <w:sz w:val="22"/>
        </w:rPr>
        <w:t xml:space="preserve">: </w:t>
      </w:r>
      <w:r w:rsidR="00991B76" w:rsidRPr="00387D69">
        <w:rPr>
          <w:rFonts w:ascii="Times New Roman" w:hAnsi="Times New Roman" w:cs="Times New Roman"/>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Pr="00387D69" w:rsidRDefault="00991B76" w:rsidP="00384DB0">
      <w:pPr>
        <w:pStyle w:val="Prrafodelista"/>
        <w:spacing w:line="360" w:lineRule="auto"/>
        <w:ind w:left="360"/>
        <w:jc w:val="both"/>
        <w:rPr>
          <w:rFonts w:ascii="Times New Roman" w:hAnsi="Times New Roman" w:cs="Times New Roman"/>
          <w:b/>
          <w:sz w:val="22"/>
        </w:rPr>
      </w:pPr>
    </w:p>
    <w:p w14:paraId="127666AE" w14:textId="4B3453D9" w:rsidR="00991B76" w:rsidRPr="00387D69" w:rsidRDefault="00991B76"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Se mide en BER (razón de error de bit). Un número sustancial de bits erróneos es dado típicamente por un BER de 0.15. </w:t>
      </w:r>
    </w:p>
    <w:p w14:paraId="572057F9" w14:textId="0EDBDF73" w:rsidR="00991B76" w:rsidRPr="00387D69" w:rsidRDefault="00991B76" w:rsidP="00384DB0">
      <w:pPr>
        <w:pStyle w:val="Prrafodelista"/>
        <w:spacing w:line="360" w:lineRule="auto"/>
        <w:ind w:left="360"/>
        <w:jc w:val="both"/>
        <w:rPr>
          <w:rFonts w:ascii="Times New Roman" w:hAnsi="Times New Roman" w:cs="Times New Roman"/>
          <w:sz w:val="22"/>
        </w:rPr>
      </w:pPr>
    </w:p>
    <w:p w14:paraId="6AC06910" w14:textId="01B3B0E7" w:rsidR="00352CB9" w:rsidRPr="00387D69" w:rsidRDefault="00991B76" w:rsidP="00384DB0">
      <w:pPr>
        <w:spacing w:line="360" w:lineRule="auto"/>
        <w:ind w:left="708" w:firstLine="708"/>
        <w:jc w:val="center"/>
        <w:rPr>
          <w:rFonts w:ascii="Times New Roman" w:hAnsi="Times New Roman" w:cs="Times New Roman"/>
          <w:sz w:val="22"/>
        </w:rPr>
      </w:pPr>
      <m:oMath>
        <m:r>
          <w:rPr>
            <w:rFonts w:ascii="Cambria Math" w:hAnsi="Cambria Math" w:cs="Times New Roman"/>
            <w:sz w:val="28"/>
            <w:szCs w:val="28"/>
          </w:rPr>
          <w:lastRenderedPageBreak/>
          <m:t>BER=</m:t>
        </m:r>
        <m:f>
          <m:fPr>
            <m:ctrlPr>
              <w:rPr>
                <w:rFonts w:ascii="Cambria Math" w:hAnsi="Cambria Math" w:cs="Times New Roman"/>
                <w:i/>
                <w:sz w:val="28"/>
                <w:szCs w:val="28"/>
              </w:rPr>
            </m:ctrlPr>
          </m:fPr>
          <m:num>
            <m:r>
              <w:rPr>
                <w:rFonts w:ascii="Cambria Math" w:hAnsi="Cambria Math" w:cs="Times New Roman"/>
                <w:sz w:val="28"/>
                <w:szCs w:val="28"/>
              </w:rPr>
              <m:t>número de bits erróneos</m:t>
            </m:r>
          </m:num>
          <m:den>
            <m:r>
              <w:rPr>
                <w:rFonts w:ascii="Cambria Math" w:hAnsi="Cambria Math" w:cs="Times New Roman"/>
                <w:sz w:val="28"/>
                <w:szCs w:val="28"/>
              </w:rPr>
              <m:t>número de bits transmitidos</m:t>
            </m:r>
          </m:den>
        </m:f>
      </m:oMath>
      <w:r w:rsidR="00352CB9"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7]</m:t>
        </m:r>
      </m:oMath>
    </w:p>
    <w:p w14:paraId="2FF667A2" w14:textId="77777777" w:rsidR="00416ECD" w:rsidRPr="00387D69" w:rsidRDefault="00416ECD" w:rsidP="00384DB0">
      <w:pPr>
        <w:spacing w:line="360" w:lineRule="auto"/>
        <w:jc w:val="both"/>
        <w:rPr>
          <w:rFonts w:ascii="Times New Roman" w:hAnsi="Times New Roman" w:cs="Times New Roman"/>
          <w:sz w:val="22"/>
        </w:rPr>
      </w:pPr>
    </w:p>
    <w:p w14:paraId="2417F926" w14:textId="15D3CADC" w:rsidR="00991B76" w:rsidRPr="00387D69" w:rsidRDefault="00991B76"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Pr="00387D69" w:rsidRDefault="00991B76" w:rsidP="00384DB0">
      <w:pPr>
        <w:pStyle w:val="Prrafodelista"/>
        <w:spacing w:line="360" w:lineRule="auto"/>
        <w:ind w:left="360"/>
        <w:jc w:val="both"/>
        <w:rPr>
          <w:rFonts w:ascii="Times New Roman" w:hAnsi="Times New Roman" w:cs="Times New Roman"/>
          <w:sz w:val="22"/>
        </w:rPr>
      </w:pPr>
    </w:p>
    <w:p w14:paraId="163C74E0" w14:textId="1CD2B97D" w:rsidR="00991B76" w:rsidRPr="00387D69" w:rsidRDefault="00991B7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Capacidad de inserción</w:t>
      </w:r>
      <w:r w:rsidRPr="00387D69">
        <w:rPr>
          <w:rFonts w:ascii="Times New Roman" w:hAnsi="Times New Roman" w:cs="Times New Roman"/>
          <w:sz w:val="22"/>
        </w:rPr>
        <w:t xml:space="preserve">: </w:t>
      </w:r>
      <w:r w:rsidR="001E423E" w:rsidRPr="00387D69">
        <w:rPr>
          <w:rFonts w:ascii="Times New Roman" w:hAnsi="Times New Roman" w:cs="Times New Roman"/>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Pr="00387D69" w:rsidRDefault="001E423E" w:rsidP="00384DB0">
      <w:pPr>
        <w:pStyle w:val="Prrafodelista"/>
        <w:spacing w:line="360" w:lineRule="auto"/>
        <w:ind w:left="360"/>
        <w:jc w:val="both"/>
        <w:rPr>
          <w:rFonts w:ascii="Times New Roman" w:hAnsi="Times New Roman" w:cs="Times New Roman"/>
          <w:sz w:val="22"/>
        </w:rPr>
      </w:pPr>
    </w:p>
    <w:p w14:paraId="5C6182D2" w14:textId="45AF61AA"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Seguridad</w:t>
      </w:r>
      <w:r w:rsidRPr="00387D69">
        <w:rPr>
          <w:rFonts w:ascii="Times New Roman" w:hAnsi="Times New Roman" w:cs="Times New Roman"/>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0414B954" w14:textId="77777777" w:rsidR="00D945CE" w:rsidRPr="00387D69" w:rsidRDefault="00D945CE" w:rsidP="00384DB0">
      <w:pPr>
        <w:spacing w:line="360" w:lineRule="auto"/>
        <w:jc w:val="both"/>
        <w:rPr>
          <w:rFonts w:ascii="Times New Roman" w:hAnsi="Times New Roman" w:cs="Times New Roman"/>
          <w:sz w:val="22"/>
        </w:rPr>
      </w:pPr>
    </w:p>
    <w:p w14:paraId="1356645B" w14:textId="40056776" w:rsidR="001E423E" w:rsidRPr="00387D69" w:rsidRDefault="001E423E" w:rsidP="00384DB0">
      <w:pPr>
        <w:pStyle w:val="Ttulo2"/>
        <w:numPr>
          <w:ilvl w:val="1"/>
          <w:numId w:val="15"/>
        </w:numPr>
        <w:spacing w:line="360" w:lineRule="auto"/>
        <w:jc w:val="both"/>
        <w:rPr>
          <w:rFonts w:ascii="Times New Roman" w:hAnsi="Times New Roman" w:cs="Times New Roman"/>
          <w:b/>
          <w:color w:val="000000" w:themeColor="text1"/>
          <w:sz w:val="24"/>
        </w:rPr>
      </w:pPr>
      <w:bookmarkStart w:id="72" w:name="_Toc44872958"/>
      <w:r w:rsidRPr="00387D69">
        <w:rPr>
          <w:rFonts w:ascii="Times New Roman" w:hAnsi="Times New Roman" w:cs="Times New Roman"/>
          <w:b/>
          <w:color w:val="000000" w:themeColor="text1"/>
          <w:sz w:val="24"/>
        </w:rPr>
        <w:t>Introducción a los métodos y técnicas esteganográficas</w:t>
      </w:r>
      <w:r w:rsidR="007D5A74">
        <w:rPr>
          <w:rFonts w:ascii="Times New Roman" w:hAnsi="Times New Roman" w:cs="Times New Roman"/>
          <w:b/>
          <w:color w:val="000000" w:themeColor="text1"/>
          <w:sz w:val="24"/>
        </w:rPr>
        <w:t xml:space="preserve"> empleadas</w:t>
      </w:r>
      <w:bookmarkEnd w:id="72"/>
    </w:p>
    <w:p w14:paraId="0102890A" w14:textId="5F7686C0" w:rsidR="001E423E" w:rsidRPr="00387D69" w:rsidRDefault="001E423E" w:rsidP="00384DB0">
      <w:pPr>
        <w:spacing w:line="360" w:lineRule="auto"/>
        <w:jc w:val="both"/>
        <w:rPr>
          <w:rFonts w:ascii="Times New Roman" w:hAnsi="Times New Roman" w:cs="Times New Roman"/>
          <w:sz w:val="22"/>
        </w:rPr>
      </w:pPr>
    </w:p>
    <w:p w14:paraId="611C6364" w14:textId="24FF5D12" w:rsidR="001E423E" w:rsidRPr="00387D69" w:rsidRDefault="001E423E"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métodos esteganográficos se clasifican según la forma de inserción en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66</w:t>
      </w:r>
      <w:r w:rsidR="007D7BF2"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0D8B2312" w14:textId="77777777" w:rsidR="001E423E" w:rsidRPr="00387D69" w:rsidRDefault="001E423E" w:rsidP="00384DB0">
      <w:pPr>
        <w:spacing w:line="360" w:lineRule="auto"/>
        <w:jc w:val="both"/>
        <w:rPr>
          <w:rFonts w:ascii="Times New Roman" w:hAnsi="Times New Roman" w:cs="Times New Roman"/>
          <w:sz w:val="22"/>
        </w:rPr>
      </w:pPr>
    </w:p>
    <w:p w14:paraId="7D2B8142" w14:textId="61E69C7D"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adición</w:t>
      </w:r>
      <w:r w:rsidRPr="00387D69">
        <w:rPr>
          <w:rFonts w:ascii="Times New Roman" w:hAnsi="Times New Roman" w:cs="Times New Roman"/>
          <w:sz w:val="22"/>
        </w:rPr>
        <w:t>:</w:t>
      </w:r>
      <w:r w:rsidR="0040283A" w:rsidRPr="00387D69">
        <w:rPr>
          <w:rFonts w:ascii="Times New Roman" w:hAnsi="Times New Roman" w:cs="Times New Roman"/>
          <w:sz w:val="22"/>
        </w:rPr>
        <w:t xml:space="preserve"> Se oculta el mensaje secreto en las secciones del medio portador que pueden ser ignoradas por la aplicación que lo procesa.</w:t>
      </w:r>
    </w:p>
    <w:p w14:paraId="670E454B" w14:textId="77777777" w:rsidR="0040283A" w:rsidRPr="00387D69" w:rsidRDefault="0040283A" w:rsidP="00384DB0">
      <w:pPr>
        <w:pStyle w:val="Prrafodelista"/>
        <w:spacing w:line="360" w:lineRule="auto"/>
        <w:ind w:left="360"/>
        <w:jc w:val="both"/>
        <w:rPr>
          <w:rFonts w:ascii="Times New Roman" w:hAnsi="Times New Roman" w:cs="Times New Roman"/>
          <w:sz w:val="22"/>
        </w:rPr>
      </w:pPr>
    </w:p>
    <w:p w14:paraId="5ABEF769" w14:textId="1698B021"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 xml:space="preserve">Métodos </w:t>
      </w:r>
      <w:r w:rsidR="0040283A" w:rsidRPr="00387D69">
        <w:rPr>
          <w:rFonts w:ascii="Times New Roman" w:hAnsi="Times New Roman" w:cs="Times New Roman"/>
          <w:i/>
          <w:sz w:val="22"/>
        </w:rPr>
        <w:t>de sustitución</w:t>
      </w:r>
      <w:r w:rsidR="0040283A" w:rsidRPr="00387D69">
        <w:rPr>
          <w:rFonts w:ascii="Times New Roman" w:hAnsi="Times New Roman" w:cs="Times New Roman"/>
          <w:sz w:val="22"/>
        </w:rPr>
        <w:t xml:space="preserve">: Se modifican ciertos datos del medio portador por los datos del mensaje secreto. </w:t>
      </w:r>
    </w:p>
    <w:p w14:paraId="77CC5E37" w14:textId="77777777" w:rsidR="0040283A" w:rsidRPr="00387D69" w:rsidRDefault="0040283A" w:rsidP="00384DB0">
      <w:pPr>
        <w:spacing w:line="360" w:lineRule="auto"/>
        <w:jc w:val="both"/>
        <w:rPr>
          <w:rFonts w:ascii="Times New Roman" w:hAnsi="Times New Roman" w:cs="Times New Roman"/>
          <w:sz w:val="22"/>
        </w:rPr>
      </w:pPr>
    </w:p>
    <w:p w14:paraId="76BACC72" w14:textId="57F0A620" w:rsidR="0040283A" w:rsidRPr="00387D69" w:rsidRDefault="0040283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generación</w:t>
      </w:r>
      <w:r w:rsidRPr="00387D69">
        <w:rPr>
          <w:rFonts w:ascii="Times New Roman" w:hAnsi="Times New Roman" w:cs="Times New Roman"/>
          <w:sz w:val="22"/>
        </w:rPr>
        <w:t xml:space="preserve">: Se crea el esteganograma a partir de la información secreta, sin contar con un medio portador previamente. </w:t>
      </w:r>
    </w:p>
    <w:p w14:paraId="2109FC72" w14:textId="77777777" w:rsidR="0040283A" w:rsidRPr="00387D69" w:rsidRDefault="0040283A" w:rsidP="00384DB0">
      <w:pPr>
        <w:pStyle w:val="Prrafodelista"/>
        <w:spacing w:line="360" w:lineRule="auto"/>
        <w:jc w:val="both"/>
        <w:rPr>
          <w:rFonts w:ascii="Times New Roman" w:hAnsi="Times New Roman" w:cs="Times New Roman"/>
          <w:sz w:val="22"/>
        </w:rPr>
      </w:pPr>
    </w:p>
    <w:p w14:paraId="4621FD94" w14:textId="3248633A" w:rsidR="0040283A" w:rsidRPr="00387D69" w:rsidRDefault="0040283A"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68</w:t>
      </w:r>
      <w:r w:rsidR="007D7BF2" w:rsidRPr="00387D69">
        <w:rPr>
          <w:rFonts w:ascii="Times New Roman" w:hAnsi="Times New Roman" w:cs="Times New Roman"/>
          <w:sz w:val="22"/>
        </w:rPr>
        <w:fldChar w:fldCharType="end"/>
      </w:r>
      <w:r w:rsidRPr="00387D69">
        <w:rPr>
          <w:rFonts w:ascii="Times New Roman" w:hAnsi="Times New Roman" w:cs="Times New Roman"/>
          <w:sz w:val="22"/>
        </w:rPr>
        <w:t>]:</w:t>
      </w:r>
    </w:p>
    <w:p w14:paraId="3C86CB56" w14:textId="1A337304" w:rsidR="00D22B08" w:rsidRPr="00387D69" w:rsidRDefault="00D22B08" w:rsidP="00384DB0">
      <w:pPr>
        <w:spacing w:line="360" w:lineRule="auto"/>
        <w:jc w:val="both"/>
        <w:rPr>
          <w:rFonts w:ascii="Times New Roman" w:hAnsi="Times New Roman" w:cs="Times New Roman"/>
          <w:sz w:val="22"/>
        </w:rPr>
      </w:pPr>
    </w:p>
    <w:p w14:paraId="42D032F3" w14:textId="2E2CF4AE" w:rsidR="00D22B08" w:rsidRPr="00387D69" w:rsidRDefault="00D22B0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lastRenderedPageBreak/>
        <w:t>Basados en el domino espacial de la imagen</w:t>
      </w:r>
      <w:r w:rsidRPr="00387D69">
        <w:rPr>
          <w:rFonts w:ascii="Times New Roman" w:hAnsi="Times New Roman" w:cs="Times New Roman"/>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Pr="00387D69" w:rsidRDefault="004D679A" w:rsidP="00384DB0">
      <w:pPr>
        <w:pStyle w:val="Prrafodelista"/>
        <w:spacing w:line="360" w:lineRule="auto"/>
        <w:ind w:left="360"/>
        <w:jc w:val="both"/>
        <w:rPr>
          <w:rFonts w:ascii="Times New Roman" w:hAnsi="Times New Roman" w:cs="Times New Roman"/>
          <w:sz w:val="22"/>
        </w:rPr>
      </w:pPr>
    </w:p>
    <w:p w14:paraId="43CDE469" w14:textId="77777777" w:rsidR="000A5E04" w:rsidRPr="00387D69" w:rsidRDefault="004D679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dominio de la transformación</w:t>
      </w:r>
      <w:r w:rsidRPr="00387D69">
        <w:rPr>
          <w:rFonts w:ascii="Times New Roman" w:hAnsi="Times New Roman" w:cs="Times New Roman"/>
          <w:sz w:val="22"/>
        </w:rPr>
        <w:t>: están relacionados con algoritmos de modificación y transformación de la imagen. Ocultan</w:t>
      </w:r>
      <w:r w:rsidR="00370950" w:rsidRPr="00387D69">
        <w:rPr>
          <w:rFonts w:ascii="Times New Roman" w:hAnsi="Times New Roman" w:cs="Times New Roman"/>
          <w:sz w:val="22"/>
        </w:rPr>
        <w:t xml:space="preserve"> los mensaje</w:t>
      </w:r>
      <w:r w:rsidR="000A5E04" w:rsidRPr="00387D69">
        <w:rPr>
          <w:rFonts w:ascii="Times New Roman" w:hAnsi="Times New Roman" w:cs="Times New Roman"/>
          <w:sz w:val="22"/>
        </w:rPr>
        <w:t>s</w:t>
      </w:r>
      <w:r w:rsidR="00370950" w:rsidRPr="00387D69">
        <w:rPr>
          <w:rFonts w:ascii="Times New Roman" w:hAnsi="Times New Roman" w:cs="Times New Roman"/>
          <w:sz w:val="22"/>
        </w:rPr>
        <w:t xml:space="preserve"> en las áreas más significativas</w:t>
      </w:r>
      <w:r w:rsidR="000A5E04" w:rsidRPr="00387D69">
        <w:rPr>
          <w:rFonts w:ascii="Times New Roman" w:hAnsi="Times New Roman" w:cs="Times New Roman"/>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387D69" w:rsidRDefault="000A5E04" w:rsidP="00384DB0">
      <w:pPr>
        <w:pStyle w:val="Prrafodelista"/>
        <w:spacing w:line="360" w:lineRule="auto"/>
        <w:jc w:val="both"/>
        <w:rPr>
          <w:rFonts w:ascii="Times New Roman" w:hAnsi="Times New Roman" w:cs="Times New Roman"/>
          <w:sz w:val="22"/>
        </w:rPr>
      </w:pPr>
    </w:p>
    <w:p w14:paraId="276D0359" w14:textId="3945E721" w:rsidR="00346B28" w:rsidRDefault="000A5E04"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Estas transformadas se pueden desarrollar por bloques, o sobre la imagen entera. De la primera forma se divide la imagen en bloques más pequeños (los dos tamaños más populares de estos bloques son 8x8 y 16x16), y la transformada se realiza individualmente en cada bloque. La ventaja de usar el dominio transformado es que es generalmente más fácil balancear la distorsión introducida por el ocultamiento y da mayor robustez contra el ruido o el ataque, que en el dominio espacial.</w:t>
      </w:r>
    </w:p>
    <w:p w14:paraId="49C0B33B" w14:textId="77777777" w:rsidR="003673C6" w:rsidRPr="00387D69" w:rsidRDefault="003673C6" w:rsidP="00384DB0">
      <w:pPr>
        <w:pStyle w:val="Prrafodelista"/>
        <w:spacing w:line="360" w:lineRule="auto"/>
        <w:ind w:left="360"/>
        <w:jc w:val="both"/>
        <w:rPr>
          <w:rFonts w:ascii="Times New Roman" w:hAnsi="Times New Roman" w:cs="Times New Roman"/>
          <w:sz w:val="22"/>
        </w:rPr>
      </w:pPr>
    </w:p>
    <w:p w14:paraId="7F7D4315" w14:textId="6B663098" w:rsidR="00346B28" w:rsidRPr="00387D69" w:rsidRDefault="00346B28"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esteganografía </w:t>
      </w:r>
      <w:r w:rsidR="00B02202" w:rsidRPr="00387D69">
        <w:rPr>
          <w:rFonts w:ascii="Times New Roman" w:hAnsi="Times New Roman" w:cs="Times New Roman"/>
          <w:sz w:val="22"/>
        </w:rPr>
        <w:t>es un arte complejo y con muchos matices. Sin llegar a la combinación de esteganografía y criptografía, es posible el uso de determinadas técnicas avanzadas que permiten aumentar la eficacia de una información oculta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65</w:t>
      </w:r>
      <w:r w:rsidR="007D7BF2" w:rsidRPr="00387D69">
        <w:rPr>
          <w:rFonts w:ascii="Times New Roman" w:hAnsi="Times New Roman" w:cs="Times New Roman"/>
          <w:sz w:val="22"/>
        </w:rPr>
        <w:fldChar w:fldCharType="end"/>
      </w:r>
      <w:r w:rsidR="00B02202" w:rsidRPr="00387D69">
        <w:rPr>
          <w:rFonts w:ascii="Times New Roman" w:hAnsi="Times New Roman" w:cs="Times New Roman"/>
          <w:sz w:val="22"/>
        </w:rPr>
        <w:t>]</w:t>
      </w:r>
      <w:r w:rsidR="001A55F7" w:rsidRPr="00387D69">
        <w:rPr>
          <w:rFonts w:ascii="Times New Roman" w:hAnsi="Times New Roman" w:cs="Times New Roman"/>
          <w:sz w:val="22"/>
        </w:rPr>
        <w:t>, c</w:t>
      </w:r>
      <w:r w:rsidR="00B02202" w:rsidRPr="00387D69">
        <w:rPr>
          <w:rFonts w:ascii="Times New Roman" w:hAnsi="Times New Roman" w:cs="Times New Roman"/>
          <w:sz w:val="22"/>
        </w:rPr>
        <w:t>omo son:</w:t>
      </w:r>
    </w:p>
    <w:p w14:paraId="42454827" w14:textId="77777777" w:rsidR="00B02202" w:rsidRPr="00387D69" w:rsidRDefault="00B02202" w:rsidP="00384DB0">
      <w:pPr>
        <w:spacing w:line="360" w:lineRule="auto"/>
        <w:jc w:val="both"/>
        <w:rPr>
          <w:rFonts w:ascii="Times New Roman" w:hAnsi="Times New Roman" w:cs="Times New Roman"/>
          <w:sz w:val="22"/>
        </w:rPr>
      </w:pPr>
    </w:p>
    <w:p w14:paraId="35A6B32A" w14:textId="250F16E2" w:rsidR="00B02202" w:rsidRPr="00387D69" w:rsidRDefault="00B02202"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múltiples claves</w:t>
      </w:r>
      <w:r w:rsidRPr="00387D69">
        <w:rPr>
          <w:rFonts w:ascii="Times New Roman" w:hAnsi="Times New Roman" w:cs="Times New Roman"/>
          <w:sz w:val="22"/>
        </w:rPr>
        <w:t>:</w:t>
      </w:r>
      <w:r w:rsidR="007F2B0C" w:rsidRPr="00387D69">
        <w:rPr>
          <w:rFonts w:ascii="Times New Roman" w:hAnsi="Times New Roman" w:cs="Times New Roman"/>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sidRPr="00387D69">
        <w:rPr>
          <w:rFonts w:ascii="Times New Roman" w:hAnsi="Times New Roman" w:cs="Times New Roman"/>
          <w:sz w:val="22"/>
        </w:rPr>
        <w:t>mismo,</w:t>
      </w:r>
      <w:r w:rsidR="007F2B0C" w:rsidRPr="00387D69">
        <w:rPr>
          <w:rFonts w:ascii="Times New Roman" w:hAnsi="Times New Roman" w:cs="Times New Roman"/>
          <w:sz w:val="22"/>
        </w:rPr>
        <w:t xml:space="preserve"> pero invirtiendo el orden de los bits, en la tercera se realiza una XOR de los bits.</w:t>
      </w:r>
    </w:p>
    <w:p w14:paraId="00010DD2" w14:textId="437BF27A" w:rsidR="003E75A7" w:rsidRPr="00387D69" w:rsidRDefault="003E75A7" w:rsidP="00384DB0">
      <w:pPr>
        <w:pStyle w:val="Prrafodelista"/>
        <w:spacing w:line="360" w:lineRule="auto"/>
        <w:ind w:left="360"/>
        <w:jc w:val="both"/>
        <w:rPr>
          <w:rFonts w:ascii="Times New Roman" w:hAnsi="Times New Roman" w:cs="Times New Roman"/>
          <w:sz w:val="22"/>
        </w:rPr>
      </w:pPr>
    </w:p>
    <w:p w14:paraId="05120D37" w14:textId="6BC840B0" w:rsidR="003E75A7" w:rsidRPr="00387D69" w:rsidRDefault="003E75A7"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simplemente algún dato adicional del algoritmo codificador. </w:t>
      </w:r>
    </w:p>
    <w:p w14:paraId="7C669951" w14:textId="0714C286" w:rsidR="001117B0" w:rsidRPr="00387D69" w:rsidRDefault="001117B0" w:rsidP="00384DB0">
      <w:pPr>
        <w:pStyle w:val="Prrafodelista"/>
        <w:spacing w:line="360" w:lineRule="auto"/>
        <w:ind w:left="360"/>
        <w:jc w:val="both"/>
        <w:rPr>
          <w:rFonts w:ascii="Times New Roman" w:hAnsi="Times New Roman" w:cs="Times New Roman"/>
          <w:sz w:val="22"/>
        </w:rPr>
      </w:pPr>
    </w:p>
    <w:p w14:paraId="4277392A" w14:textId="015B04B5" w:rsidR="001117B0" w:rsidRPr="00387D69" w:rsidRDefault="006336AC"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lastRenderedPageBreak/>
        <w:t>Esteganografía en capas</w:t>
      </w:r>
      <w:r w:rsidRPr="00387D69">
        <w:rPr>
          <w:rFonts w:ascii="Times New Roman" w:hAnsi="Times New Roman" w:cs="Times New Roman"/>
          <w:sz w:val="22"/>
        </w:rPr>
        <w:t xml:space="preserve">: </w:t>
      </w:r>
      <w:r w:rsidR="009F296F" w:rsidRPr="00387D69">
        <w:rPr>
          <w:rFonts w:ascii="Times New Roman" w:hAnsi="Times New Roman" w:cs="Times New Roman"/>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387D69" w:rsidRDefault="00E17828" w:rsidP="00384DB0">
      <w:pPr>
        <w:spacing w:line="360" w:lineRule="auto"/>
        <w:jc w:val="both"/>
        <w:rPr>
          <w:rFonts w:ascii="Times New Roman" w:hAnsi="Times New Roman" w:cs="Times New Roman"/>
          <w:sz w:val="22"/>
        </w:rPr>
      </w:pPr>
    </w:p>
    <w:p w14:paraId="0723BECA" w14:textId="7FB7D47E" w:rsidR="00E17828" w:rsidRPr="00387D69" w:rsidRDefault="00E1782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Adición de ruido</w:t>
      </w:r>
      <w:r w:rsidRPr="00387D69">
        <w:rPr>
          <w:rFonts w:ascii="Times New Roman" w:hAnsi="Times New Roman" w:cs="Times New Roman"/>
          <w:sz w:val="22"/>
        </w:rPr>
        <w:t xml:space="preserve">: </w:t>
      </w:r>
      <w:r w:rsidR="00716D50" w:rsidRPr="00387D69">
        <w:rPr>
          <w:rFonts w:ascii="Times New Roman" w:hAnsi="Times New Roman" w:cs="Times New Roman"/>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sidRPr="00387D69">
        <w:rPr>
          <w:rFonts w:ascii="Times New Roman" w:hAnsi="Times New Roman" w:cs="Times New Roman"/>
          <w:sz w:val="22"/>
        </w:rPr>
        <w:t>que,</w:t>
      </w:r>
      <w:r w:rsidR="00716D50" w:rsidRPr="00387D69">
        <w:rPr>
          <w:rFonts w:ascii="Times New Roman" w:hAnsi="Times New Roman" w:cs="Times New Roman"/>
          <w:sz w:val="22"/>
        </w:rPr>
        <w:t xml:space="preserve"> aún teniendo el fichero original, un posible atacante deba conocer el sistema de codificación usado.</w:t>
      </w:r>
    </w:p>
    <w:p w14:paraId="5FB4E629" w14:textId="77777777" w:rsidR="00716D50" w:rsidRPr="00387D69" w:rsidRDefault="00716D50" w:rsidP="00384DB0">
      <w:pPr>
        <w:pStyle w:val="Prrafodelista"/>
        <w:spacing w:line="360" w:lineRule="auto"/>
        <w:jc w:val="both"/>
        <w:rPr>
          <w:rFonts w:ascii="Times New Roman" w:hAnsi="Times New Roman" w:cs="Times New Roman"/>
          <w:sz w:val="22"/>
        </w:rPr>
      </w:pPr>
    </w:p>
    <w:p w14:paraId="089538E9" w14:textId="1B04089B" w:rsidR="00716D50" w:rsidRPr="00387D69" w:rsidRDefault="00716D50"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distintas magnitudes</w:t>
      </w:r>
      <w:r w:rsidRPr="00387D69">
        <w:rPr>
          <w:rFonts w:ascii="Times New Roman" w:hAnsi="Times New Roman" w:cs="Times New Roman"/>
          <w:sz w:val="22"/>
        </w:rPr>
        <w:t xml:space="preserve">: aunque lo habitual es variar en 1 bit de determinado byte de la imagen original, nada impide variarlo en más bits. Así, se establecen algoritmos más complejos que incrementan la seguridad del mecanismo de empotrado, </w:t>
      </w:r>
      <w:r w:rsidR="002C6854" w:rsidRPr="00387D69">
        <w:rPr>
          <w:rFonts w:ascii="Times New Roman" w:hAnsi="Times New Roman" w:cs="Times New Roman"/>
          <w:sz w:val="22"/>
        </w:rPr>
        <w:t>como,</w:t>
      </w:r>
      <w:r w:rsidRPr="00387D69">
        <w:rPr>
          <w:rFonts w:ascii="Times New Roman" w:hAnsi="Times New Roman" w:cs="Times New Roman"/>
          <w:sz w:val="22"/>
        </w:rPr>
        <w:t xml:space="preserve"> por ejemplo: en el procesamiento de una frase de cinco palabras, para ocultar la primera de las palabras se 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387D69" w:rsidRDefault="00FF1430" w:rsidP="00384DB0">
      <w:pPr>
        <w:pStyle w:val="Prrafodelista"/>
        <w:spacing w:line="360" w:lineRule="auto"/>
        <w:jc w:val="both"/>
        <w:rPr>
          <w:rFonts w:ascii="Times New Roman" w:hAnsi="Times New Roman" w:cs="Times New Roman"/>
          <w:sz w:val="22"/>
        </w:rPr>
      </w:pPr>
    </w:p>
    <w:p w14:paraId="08391914" w14:textId="5D6CA0ED" w:rsidR="00085663" w:rsidRPr="00387D69" w:rsidRDefault="00FE4CCC" w:rsidP="00384DB0">
      <w:pPr>
        <w:spacing w:line="360" w:lineRule="auto"/>
        <w:jc w:val="both"/>
        <w:rPr>
          <w:rFonts w:ascii="Times New Roman" w:hAnsi="Times New Roman" w:cs="Times New Roman"/>
          <w:sz w:val="22"/>
        </w:rPr>
      </w:pPr>
      <w:r>
        <w:rPr>
          <w:rFonts w:ascii="Times New Roman" w:hAnsi="Times New Roman" w:cs="Times New Roman"/>
          <w:sz w:val="22"/>
        </w:rPr>
        <w:t>En este caso de</w:t>
      </w:r>
      <w:r w:rsidR="0079177D" w:rsidRPr="00387D69">
        <w:rPr>
          <w:rFonts w:ascii="Times New Roman" w:hAnsi="Times New Roman" w:cs="Times New Roman"/>
          <w:sz w:val="22"/>
        </w:rPr>
        <w:t xml:space="preserve"> trabajo</w:t>
      </w:r>
      <w:r w:rsidR="004F4DFD" w:rsidRPr="00387D69">
        <w:rPr>
          <w:rFonts w:ascii="Times New Roman" w:hAnsi="Times New Roman" w:cs="Times New Roman"/>
          <w:sz w:val="22"/>
        </w:rPr>
        <w:t>, para</w:t>
      </w:r>
      <w:r w:rsidR="006529D4" w:rsidRPr="00387D69">
        <w:rPr>
          <w:rFonts w:ascii="Times New Roman" w:hAnsi="Times New Roman" w:cs="Times New Roman"/>
          <w:sz w:val="22"/>
        </w:rPr>
        <w:t xml:space="preserve"> la esteganografía en imágenes existen diferentes enfoques, como la esteganografía de conservación de estadísticas, la esteganografía basada en modelos y la incrustación de máscaras </w:t>
      </w:r>
      <w:r w:rsidR="001415D6" w:rsidRPr="00387D69">
        <w:rPr>
          <w:rFonts w:ascii="Times New Roman" w:hAnsi="Times New Roman" w:cs="Times New Roman"/>
          <w:sz w:val="22"/>
        </w:rPr>
        <w:t>a modo</w:t>
      </w:r>
      <w:r w:rsidR="006529D4" w:rsidRPr="00387D69">
        <w:rPr>
          <w:rFonts w:ascii="Times New Roman" w:hAnsi="Times New Roman" w:cs="Times New Roman"/>
          <w:sz w:val="22"/>
        </w:rPr>
        <w:t xml:space="preserve"> </w:t>
      </w:r>
      <w:r w:rsidR="001415D6">
        <w:rPr>
          <w:rFonts w:ascii="Times New Roman" w:hAnsi="Times New Roman" w:cs="Times New Roman"/>
          <w:sz w:val="22"/>
        </w:rPr>
        <w:t xml:space="preserve">de </w:t>
      </w:r>
      <w:r w:rsidR="006529D4" w:rsidRPr="00387D69">
        <w:rPr>
          <w:rFonts w:ascii="Times New Roman" w:hAnsi="Times New Roman" w:cs="Times New Roman"/>
          <w:sz w:val="22"/>
        </w:rPr>
        <w:t>métodos de procesamiento natural</w:t>
      </w:r>
      <w:r w:rsidR="006E20C9" w:rsidRPr="00387D69">
        <w:rPr>
          <w:rFonts w:ascii="Times New Roman" w:hAnsi="Times New Roman" w:cs="Times New Roman"/>
          <w:sz w:val="22"/>
        </w:rPr>
        <w:t>.</w:t>
      </w:r>
      <w:r w:rsidR="00085663">
        <w:rPr>
          <w:rFonts w:ascii="Times New Roman" w:hAnsi="Times New Roman" w:cs="Times New Roman"/>
          <w:sz w:val="22"/>
        </w:rPr>
        <w:t xml:space="preserve"> El principal logro en la esteganografía en imágenes es que el mensaje secreto no sea reconocido por terceros que no tengan derechos de acceso. El receptor debe extraer la información oculta mediante el algoritmo que utiliza el emisor. </w:t>
      </w:r>
    </w:p>
    <w:p w14:paraId="77D6D869" w14:textId="32BF298E" w:rsidR="00085663" w:rsidRDefault="00085663" w:rsidP="00384DB0">
      <w:pPr>
        <w:spacing w:line="360" w:lineRule="auto"/>
        <w:jc w:val="both"/>
        <w:rPr>
          <w:rFonts w:ascii="Times New Roman" w:hAnsi="Times New Roman" w:cs="Times New Roman"/>
          <w:sz w:val="22"/>
        </w:rPr>
      </w:pPr>
    </w:p>
    <w:p w14:paraId="11228FA1" w14:textId="46C2ACEB" w:rsidR="007B703F" w:rsidRDefault="006529D4"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la estenografía basada en modelos, se asume un modelo para la imagen de la portada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99</w:t>
      </w:r>
      <w:r w:rsidR="00C0359A" w:rsidRPr="00387D69">
        <w:rPr>
          <w:rFonts w:ascii="Times New Roman" w:hAnsi="Times New Roman" w:cs="Times New Roman"/>
          <w:sz w:val="22"/>
        </w:rPr>
        <w:fldChar w:fldCharType="end"/>
      </w:r>
      <w:r w:rsidRPr="00387D69">
        <w:rPr>
          <w:rFonts w:ascii="Times New Roman" w:hAnsi="Times New Roman" w:cs="Times New Roman"/>
          <w:sz w:val="22"/>
        </w:rPr>
        <w:t>].  El procedimiento de incrustación cambia los elementos de la imagen (valores de los píxeles o coeficientes de transformación) para que no violen el modelo de cubierta asumido. Por ejemplo, Sallee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propuso una distribución Cauchy generalizada (GCD) para modelar la distribución de cada coeficiente de </w:t>
      </w:r>
      <w:r w:rsidR="00127E3A" w:rsidRPr="00387D69">
        <w:rPr>
          <w:rFonts w:ascii="Times New Roman" w:hAnsi="Times New Roman" w:cs="Times New Roman"/>
          <w:sz w:val="22"/>
        </w:rPr>
        <w:t>la transformada</w:t>
      </w:r>
      <w:r w:rsidRPr="00387D69">
        <w:rPr>
          <w:rFonts w:ascii="Times New Roman" w:hAnsi="Times New Roman" w:cs="Times New Roman"/>
          <w:sz w:val="22"/>
        </w:rPr>
        <w:t xml:space="preserve"> de</w:t>
      </w:r>
      <w:r w:rsidR="00127E3A" w:rsidRPr="00387D69">
        <w:rPr>
          <w:rFonts w:ascii="Times New Roman" w:hAnsi="Times New Roman" w:cs="Times New Roman"/>
          <w:sz w:val="22"/>
        </w:rPr>
        <w:t>l</w:t>
      </w:r>
      <w:r w:rsidRPr="00387D69">
        <w:rPr>
          <w:rFonts w:ascii="Times New Roman" w:hAnsi="Times New Roman" w:cs="Times New Roman"/>
          <w:sz w:val="22"/>
        </w:rPr>
        <w:t xml:space="preserve"> coseno discreto (DCT) y asumió que todas las </w:t>
      </w:r>
      <w:r w:rsidR="00127E3A" w:rsidRPr="00387D69">
        <w:rPr>
          <w:rFonts w:ascii="Times New Roman" w:hAnsi="Times New Roman" w:cs="Times New Roman"/>
          <w:sz w:val="22"/>
        </w:rPr>
        <w:t>imágenes</w:t>
      </w:r>
      <w:r w:rsidRPr="00387D69">
        <w:rPr>
          <w:rFonts w:ascii="Times New Roman" w:hAnsi="Times New Roman" w:cs="Times New Roman"/>
          <w:sz w:val="22"/>
        </w:rPr>
        <w:t xml:space="preserve"> obedecen a este modelo. La idea de utilizar un modelo para la estadística de imágenes en su enfoque era una idea novedosa. Pero, desafortunadamente, los métodos de </w:t>
      </w:r>
      <w:r w:rsidR="00127E3A" w:rsidRPr="00387D69">
        <w:rPr>
          <w:rFonts w:ascii="Times New Roman" w:hAnsi="Times New Roman" w:cs="Times New Roman"/>
          <w:sz w:val="22"/>
        </w:rPr>
        <w:t>estegoanálisis</w:t>
      </w:r>
      <w:r w:rsidRPr="00387D69">
        <w:rPr>
          <w:rFonts w:ascii="Times New Roman" w:hAnsi="Times New Roman" w:cs="Times New Roman"/>
          <w:sz w:val="22"/>
        </w:rPr>
        <w:t xml:space="preserve"> detectan fácilmente las imágenes </w:t>
      </w:r>
      <w:r w:rsidR="00127E3A" w:rsidRPr="00387D69">
        <w:rPr>
          <w:rFonts w:ascii="Times New Roman" w:hAnsi="Times New Roman" w:cs="Times New Roman"/>
          <w:sz w:val="22"/>
        </w:rPr>
        <w:t>estego-</w:t>
      </w:r>
      <w:r w:rsidRPr="00387D69">
        <w:rPr>
          <w:rFonts w:ascii="Times New Roman" w:hAnsi="Times New Roman" w:cs="Times New Roman"/>
          <w:sz w:val="22"/>
        </w:rPr>
        <w:t>generadas por este método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101</w:t>
      </w:r>
      <w:r w:rsidR="00C0359A" w:rsidRPr="00387D69">
        <w:rPr>
          <w:rFonts w:ascii="Times New Roman" w:hAnsi="Times New Roman" w:cs="Times New Roman"/>
          <w:sz w:val="22"/>
        </w:rPr>
        <w:fldChar w:fldCharType="end"/>
      </w:r>
      <w:r w:rsidRPr="00387D69">
        <w:rPr>
          <w:rFonts w:ascii="Times New Roman" w:hAnsi="Times New Roman" w:cs="Times New Roman"/>
          <w:sz w:val="22"/>
        </w:rPr>
        <w:t>],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_Ref43908984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102</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7732F4">
        <w:rPr>
          <w:rFonts w:ascii="Times New Roman" w:hAnsi="Times New Roman" w:cs="Times New Roman"/>
          <w:sz w:val="22"/>
        </w:rPr>
        <w:t xml:space="preserve"> </w:t>
      </w:r>
      <w:r w:rsidR="00085663">
        <w:rPr>
          <w:rFonts w:ascii="Times New Roman" w:hAnsi="Times New Roman" w:cs="Times New Roman"/>
          <w:sz w:val="22"/>
        </w:rPr>
        <w:t xml:space="preserve">Otra de las técnicas más </w:t>
      </w:r>
      <w:r w:rsidR="00085663">
        <w:rPr>
          <w:rFonts w:ascii="Times New Roman" w:hAnsi="Times New Roman" w:cs="Times New Roman"/>
          <w:sz w:val="22"/>
        </w:rPr>
        <w:lastRenderedPageBreak/>
        <w:t xml:space="preserve">empleadas en la esteganografía de imágenes es la LSB (del inglés Least Significant Bit), en la que el mensaje secreto es cambiado a binario para cubrir el interior de la imagen. </w:t>
      </w:r>
    </w:p>
    <w:p w14:paraId="7E86BCA6" w14:textId="1200399F" w:rsidR="0084039F" w:rsidRDefault="0084039F" w:rsidP="00384DB0">
      <w:pPr>
        <w:spacing w:line="360" w:lineRule="auto"/>
        <w:jc w:val="both"/>
        <w:rPr>
          <w:rFonts w:ascii="Times New Roman" w:hAnsi="Times New Roman" w:cs="Times New Roman"/>
          <w:sz w:val="22"/>
        </w:rPr>
      </w:pPr>
    </w:p>
    <w:p w14:paraId="39F99B8D" w14:textId="4B5A61E2" w:rsidR="0084039F" w:rsidRDefault="00E14D41" w:rsidP="00384DB0">
      <w:pPr>
        <w:pStyle w:val="Ttulo2"/>
        <w:numPr>
          <w:ilvl w:val="1"/>
          <w:numId w:val="15"/>
        </w:numPr>
        <w:spacing w:line="360" w:lineRule="auto"/>
        <w:jc w:val="both"/>
        <w:rPr>
          <w:rFonts w:ascii="Times New Roman" w:hAnsi="Times New Roman" w:cs="Times New Roman"/>
          <w:b/>
          <w:color w:val="000000" w:themeColor="text1"/>
          <w:sz w:val="24"/>
        </w:rPr>
      </w:pPr>
      <w:bookmarkStart w:id="73" w:name="_Toc44872959"/>
      <w:r>
        <w:rPr>
          <w:rFonts w:ascii="Times New Roman" w:hAnsi="Times New Roman" w:cs="Times New Roman"/>
          <w:b/>
          <w:color w:val="000000" w:themeColor="text1"/>
          <w:sz w:val="24"/>
        </w:rPr>
        <w:t>Técnicas de espectro ensanchado para la esteganografía con imágenes (SSIS)</w:t>
      </w:r>
      <w:bookmarkEnd w:id="73"/>
    </w:p>
    <w:p w14:paraId="7BC96CCD" w14:textId="04577DDA" w:rsidR="00E14D41" w:rsidRDefault="00E14D41" w:rsidP="00384DB0">
      <w:pPr>
        <w:spacing w:line="360" w:lineRule="auto"/>
        <w:jc w:val="both"/>
        <w:rPr>
          <w:rFonts w:ascii="Times New Roman" w:hAnsi="Times New Roman" w:cs="Times New Roman"/>
          <w:sz w:val="22"/>
        </w:rPr>
      </w:pPr>
    </w:p>
    <w:p w14:paraId="31F5DF68" w14:textId="09670DB8" w:rsidR="007D5137" w:rsidRDefault="007D5137" w:rsidP="00384DB0">
      <w:pPr>
        <w:spacing w:line="360" w:lineRule="auto"/>
        <w:jc w:val="both"/>
        <w:rPr>
          <w:rFonts w:ascii="Times New Roman" w:hAnsi="Times New Roman" w:cs="Times New Roman"/>
          <w:sz w:val="22"/>
        </w:rPr>
      </w:pPr>
      <w:r>
        <w:rPr>
          <w:rFonts w:ascii="Times New Roman" w:hAnsi="Times New Roman" w:cs="Times New Roman"/>
          <w:sz w:val="22"/>
        </w:rPr>
        <w:t>SSIS es un esquema ciego donde la imagen original no se necesita para recuperar la información oculta [</w:t>
      </w:r>
      <w:r w:rsidR="006622C7">
        <w:rPr>
          <w:rFonts w:ascii="Times New Roman" w:hAnsi="Times New Roman" w:cs="Times New Roman"/>
          <w:sz w:val="22"/>
        </w:rPr>
        <w:fldChar w:fldCharType="begin"/>
      </w:r>
      <w:r w:rsidR="006622C7">
        <w:rPr>
          <w:rFonts w:ascii="Times New Roman" w:hAnsi="Times New Roman" w:cs="Times New Roman"/>
          <w:sz w:val="22"/>
        </w:rPr>
        <w:instrText xml:space="preserve"> REF _Ref44178972 \w \h </w:instrText>
      </w:r>
      <w:r w:rsidR="000B6248">
        <w:rPr>
          <w:rFonts w:ascii="Times New Roman" w:hAnsi="Times New Roman" w:cs="Times New Roman"/>
          <w:sz w:val="22"/>
        </w:rPr>
        <w:instrText xml:space="preserve"> \* MERGEFORMAT </w:instrText>
      </w:r>
      <w:r w:rsidR="006622C7">
        <w:rPr>
          <w:rFonts w:ascii="Times New Roman" w:hAnsi="Times New Roman" w:cs="Times New Roman"/>
          <w:sz w:val="22"/>
        </w:rPr>
      </w:r>
      <w:r w:rsidR="006622C7">
        <w:rPr>
          <w:rFonts w:ascii="Times New Roman" w:hAnsi="Times New Roman" w:cs="Times New Roman"/>
          <w:sz w:val="22"/>
        </w:rPr>
        <w:fldChar w:fldCharType="separate"/>
      </w:r>
      <w:r w:rsidR="005B066E">
        <w:rPr>
          <w:rFonts w:ascii="Times New Roman" w:hAnsi="Times New Roman" w:cs="Times New Roman"/>
          <w:sz w:val="22"/>
        </w:rPr>
        <w:t>130</w:t>
      </w:r>
      <w:r w:rsidR="006622C7">
        <w:rPr>
          <w:rFonts w:ascii="Times New Roman" w:hAnsi="Times New Roman" w:cs="Times New Roman"/>
          <w:sz w:val="22"/>
        </w:rPr>
        <w:fldChar w:fldCharType="end"/>
      </w:r>
      <w:r>
        <w:rPr>
          <w:rFonts w:ascii="Times New Roman" w:hAnsi="Times New Roman" w:cs="Times New Roman"/>
          <w:sz w:val="22"/>
        </w:rPr>
        <w:t xml:space="preserve">]. El destinatario sólo necesita una llave para revelar el mensaje. Este sistema proporciona la habilidad de esconder una cantidad significante de bits de información dentro de las imágenes, evitando la detección por un observador. Este objetivo defiende la maximización de la capacidad y la minimización de la perceptibilidad. </w:t>
      </w:r>
    </w:p>
    <w:p w14:paraId="4C0CC1AB" w14:textId="77777777" w:rsidR="007D5137" w:rsidRDefault="007D5137" w:rsidP="00384DB0">
      <w:pPr>
        <w:spacing w:line="360" w:lineRule="auto"/>
        <w:jc w:val="both"/>
        <w:rPr>
          <w:rFonts w:ascii="Times New Roman" w:hAnsi="Times New Roman" w:cs="Times New Roman"/>
          <w:sz w:val="22"/>
        </w:rPr>
      </w:pPr>
    </w:p>
    <w:p w14:paraId="2B83C9C5" w14:textId="036A2350" w:rsidR="007D5137" w:rsidRDefault="007D5137" w:rsidP="00384DB0">
      <w:pPr>
        <w:spacing w:line="360" w:lineRule="auto"/>
        <w:jc w:val="both"/>
        <w:rPr>
          <w:rFonts w:ascii="Times New Roman" w:hAnsi="Times New Roman" w:cs="Times New Roman"/>
          <w:sz w:val="22"/>
        </w:rPr>
      </w:pPr>
      <w:r>
        <w:rPr>
          <w:rFonts w:ascii="Times New Roman" w:hAnsi="Times New Roman" w:cs="Times New Roman"/>
          <w:sz w:val="22"/>
        </w:rPr>
        <w:t>Técnicas de comunicación de espectro ensanchado</w:t>
      </w:r>
      <w:r w:rsidR="000E7CCD">
        <w:rPr>
          <w:rFonts w:ascii="Times New Roman" w:hAnsi="Times New Roman" w:cs="Times New Roman"/>
          <w:sz w:val="22"/>
        </w:rPr>
        <w:t xml:space="preserve">, codificación para el control de errores y procesamiento de imágenes se </w:t>
      </w:r>
      <w:r w:rsidR="000E7CCD" w:rsidRPr="000E7CCD">
        <w:rPr>
          <w:rFonts w:ascii="Times New Roman" w:hAnsi="Times New Roman" w:cs="Times New Roman"/>
          <w:sz w:val="22"/>
          <w:szCs w:val="22"/>
        </w:rPr>
        <w:t xml:space="preserve">combinan para lograr el esquema SSIS. El proceso del sistema de transmisión se encuentra proyectado en la </w:t>
      </w:r>
      <w:r w:rsidR="000E7CCD" w:rsidRPr="000E7CCD">
        <w:rPr>
          <w:rFonts w:ascii="Times New Roman" w:hAnsi="Times New Roman" w:cs="Times New Roman"/>
          <w:b/>
          <w:sz w:val="22"/>
          <w:szCs w:val="22"/>
        </w:rPr>
        <w:fldChar w:fldCharType="begin"/>
      </w:r>
      <w:r w:rsidR="000E7CCD" w:rsidRPr="000E7CCD">
        <w:rPr>
          <w:rFonts w:ascii="Times New Roman" w:hAnsi="Times New Roman" w:cs="Times New Roman"/>
          <w:sz w:val="22"/>
          <w:szCs w:val="22"/>
        </w:rPr>
        <w:instrText xml:space="preserve"> REF _Ref44166349 \h </w:instrText>
      </w:r>
      <w:r w:rsidR="000E7CCD">
        <w:rPr>
          <w:rFonts w:ascii="Times New Roman" w:hAnsi="Times New Roman" w:cs="Times New Roman"/>
          <w:b/>
          <w:sz w:val="22"/>
          <w:szCs w:val="22"/>
        </w:rPr>
        <w:instrText xml:space="preserve"> \* MERGEFORMAT </w:instrText>
      </w:r>
      <w:r w:rsidR="000E7CCD" w:rsidRPr="000E7CCD">
        <w:rPr>
          <w:rFonts w:ascii="Times New Roman" w:hAnsi="Times New Roman" w:cs="Times New Roman"/>
          <w:b/>
          <w:sz w:val="22"/>
          <w:szCs w:val="22"/>
        </w:rPr>
      </w:r>
      <w:r w:rsidR="000E7CCD" w:rsidRPr="000E7CCD">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7</w:t>
      </w:r>
      <w:r w:rsidR="000E7CCD" w:rsidRPr="000E7CCD">
        <w:rPr>
          <w:rFonts w:ascii="Times New Roman" w:hAnsi="Times New Roman" w:cs="Times New Roman"/>
          <w:b/>
          <w:sz w:val="22"/>
          <w:szCs w:val="22"/>
        </w:rPr>
        <w:fldChar w:fldCharType="end"/>
      </w:r>
      <w:r w:rsidR="000E7CCD" w:rsidRPr="000E7CCD">
        <w:rPr>
          <w:rFonts w:ascii="Times New Roman" w:hAnsi="Times New Roman" w:cs="Times New Roman"/>
          <w:sz w:val="22"/>
          <w:szCs w:val="22"/>
        </w:rPr>
        <w:t>. Dentro del sistema, el mensaje, después de la encriptación opcional, es codificado con una baja razón de</w:t>
      </w:r>
      <w:r w:rsidR="000E7CCD">
        <w:rPr>
          <w:rFonts w:ascii="Times New Roman" w:hAnsi="Times New Roman" w:cs="Times New Roman"/>
          <w:sz w:val="22"/>
        </w:rPr>
        <w:t xml:space="preserve"> código de corrección para no incrementar el mensaje debido a redundancias, produciendo el mensaje codificado </w:t>
      </w:r>
      <w:r w:rsidR="000E7CCD" w:rsidRPr="000E7CCD">
        <w:rPr>
          <w:rFonts w:ascii="Times New Roman" w:hAnsi="Times New Roman" w:cs="Times New Roman"/>
          <w:b/>
          <w:sz w:val="22"/>
        </w:rPr>
        <w:t>m</w:t>
      </w:r>
      <w:r w:rsidR="000E7CCD">
        <w:rPr>
          <w:rFonts w:ascii="Times New Roman" w:hAnsi="Times New Roman" w:cs="Times New Roman"/>
          <w:sz w:val="22"/>
        </w:rPr>
        <w:t xml:space="preserve">. El remitente introduce la llave 2 en un generador pseudo-aleatorio de ruido de banda ancha, generando una secuencia extendida </w:t>
      </w:r>
      <w:r w:rsidR="000E7CCD" w:rsidRPr="000E7CCD">
        <w:rPr>
          <w:rFonts w:ascii="Times New Roman" w:hAnsi="Times New Roman" w:cs="Times New Roman"/>
          <w:b/>
          <w:sz w:val="22"/>
        </w:rPr>
        <w:t>n</w:t>
      </w:r>
      <w:r w:rsidR="000E7CCD">
        <w:rPr>
          <w:rFonts w:ascii="Times New Roman" w:hAnsi="Times New Roman" w:cs="Times New Roman"/>
          <w:sz w:val="22"/>
        </w:rPr>
        <w:t xml:space="preserve">. Luego, llegamos al esquema de modulación que se usa para extender el espectro de banda estrecha de </w:t>
      </w:r>
      <w:r w:rsidR="000E7CCD" w:rsidRPr="000E7CCD">
        <w:rPr>
          <w:rFonts w:ascii="Times New Roman" w:hAnsi="Times New Roman" w:cs="Times New Roman"/>
          <w:b/>
          <w:sz w:val="22"/>
        </w:rPr>
        <w:t>m</w:t>
      </w:r>
      <w:r w:rsidR="000E7CCD">
        <w:rPr>
          <w:rFonts w:ascii="Times New Roman" w:hAnsi="Times New Roman" w:cs="Times New Roman"/>
          <w:sz w:val="22"/>
        </w:rPr>
        <w:t xml:space="preserve"> en la secuencia </w:t>
      </w:r>
      <w:r w:rsidR="000E7CCD" w:rsidRPr="000E7CCD">
        <w:rPr>
          <w:rFonts w:ascii="Times New Roman" w:hAnsi="Times New Roman" w:cs="Times New Roman"/>
          <w:b/>
          <w:sz w:val="22"/>
        </w:rPr>
        <w:t>n</w:t>
      </w:r>
      <w:r w:rsidR="000E7CCD">
        <w:rPr>
          <w:rFonts w:ascii="Times New Roman" w:hAnsi="Times New Roman" w:cs="Times New Roman"/>
          <w:sz w:val="22"/>
        </w:rPr>
        <w:t xml:space="preserve">, componiendo la señal </w:t>
      </w:r>
      <w:r w:rsidR="000E7CCD" w:rsidRPr="000E7CCD">
        <w:rPr>
          <w:rFonts w:ascii="Times New Roman" w:hAnsi="Times New Roman" w:cs="Times New Roman"/>
          <w:b/>
          <w:sz w:val="22"/>
        </w:rPr>
        <w:t>s</w:t>
      </w:r>
      <w:r w:rsidR="000E7CCD">
        <w:rPr>
          <w:rFonts w:ascii="Times New Roman" w:hAnsi="Times New Roman" w:cs="Times New Roman"/>
          <w:sz w:val="22"/>
        </w:rPr>
        <w:t>, la cual es introducida en un entrelazador espacial. Los entrelazadores también pueden usar una llave para dictar el algoritmo de entrelazado. La señal resultante se combina con la imagen de la cubierta para producir la imagen esteganografiada</w:t>
      </w:r>
      <w:r w:rsidR="00C637FC">
        <w:rPr>
          <w:rFonts w:ascii="Times New Roman" w:hAnsi="Times New Roman" w:cs="Times New Roman"/>
          <w:sz w:val="22"/>
        </w:rPr>
        <w:t xml:space="preserve">, </w:t>
      </w:r>
      <w:r w:rsidR="000E7CCD">
        <w:rPr>
          <w:rFonts w:ascii="Times New Roman" w:hAnsi="Times New Roman" w:cs="Times New Roman"/>
          <w:sz w:val="22"/>
        </w:rPr>
        <w:t xml:space="preserve">la cual es apropiadamente cuantificada para conservar el rango dinámico inicial de la imagen, obteniendo así la parte transmisora del estegosistema. </w:t>
      </w:r>
    </w:p>
    <w:p w14:paraId="05F68DDA" w14:textId="34565FB6" w:rsidR="000E7CCD" w:rsidRDefault="000E7CCD" w:rsidP="00384DB0">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31968" behindDoc="0" locked="0" layoutInCell="1" allowOverlap="1" wp14:anchorId="09998FDE" wp14:editId="7D6B8F45">
            <wp:simplePos x="0" y="0"/>
            <wp:positionH relativeFrom="column">
              <wp:posOffset>570230</wp:posOffset>
            </wp:positionH>
            <wp:positionV relativeFrom="paragraph">
              <wp:posOffset>56092</wp:posOffset>
            </wp:positionV>
            <wp:extent cx="4343400" cy="218821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0-06-27 a las 16.02.56.png"/>
                    <pic:cNvPicPr/>
                  </pic:nvPicPr>
                  <pic:blipFill>
                    <a:blip r:embed="rId34">
                      <a:extLst>
                        <a:ext uri="{28A0092B-C50C-407E-A947-70E740481C1C}">
                          <a14:useLocalDpi xmlns:a14="http://schemas.microsoft.com/office/drawing/2010/main" val="0"/>
                        </a:ext>
                      </a:extLst>
                    </a:blip>
                    <a:stretch>
                      <a:fillRect/>
                    </a:stretch>
                  </pic:blipFill>
                  <pic:spPr>
                    <a:xfrm>
                      <a:off x="0" y="0"/>
                      <a:ext cx="4343400" cy="2188210"/>
                    </a:xfrm>
                    <a:prstGeom prst="rect">
                      <a:avLst/>
                    </a:prstGeom>
                  </pic:spPr>
                </pic:pic>
              </a:graphicData>
            </a:graphic>
            <wp14:sizeRelH relativeFrom="page">
              <wp14:pctWidth>0</wp14:pctWidth>
            </wp14:sizeRelH>
            <wp14:sizeRelV relativeFrom="page">
              <wp14:pctHeight>0</wp14:pctHeight>
            </wp14:sizeRelV>
          </wp:anchor>
        </w:drawing>
      </w:r>
    </w:p>
    <w:p w14:paraId="1B919232" w14:textId="45464874" w:rsidR="000E7CCD" w:rsidRDefault="000E7CCD" w:rsidP="00384DB0">
      <w:pPr>
        <w:spacing w:line="360" w:lineRule="auto"/>
        <w:jc w:val="both"/>
        <w:rPr>
          <w:rFonts w:ascii="Times New Roman" w:hAnsi="Times New Roman" w:cs="Times New Roman"/>
          <w:sz w:val="22"/>
        </w:rPr>
      </w:pPr>
    </w:p>
    <w:p w14:paraId="0143614D" w14:textId="3AC3AA9F" w:rsidR="000E7CCD" w:rsidRDefault="000E7CCD" w:rsidP="00384DB0">
      <w:pPr>
        <w:spacing w:line="360" w:lineRule="auto"/>
        <w:jc w:val="both"/>
        <w:rPr>
          <w:rFonts w:ascii="Times New Roman" w:hAnsi="Times New Roman" w:cs="Times New Roman"/>
          <w:sz w:val="22"/>
        </w:rPr>
      </w:pPr>
    </w:p>
    <w:p w14:paraId="258FF5B2" w14:textId="536D8FBF" w:rsidR="000E7CCD" w:rsidRDefault="000E7CCD" w:rsidP="00384DB0">
      <w:pPr>
        <w:spacing w:line="360" w:lineRule="auto"/>
        <w:jc w:val="both"/>
        <w:rPr>
          <w:rFonts w:ascii="Times New Roman" w:hAnsi="Times New Roman" w:cs="Times New Roman"/>
          <w:sz w:val="22"/>
        </w:rPr>
      </w:pPr>
    </w:p>
    <w:p w14:paraId="65EDD11E" w14:textId="62142332" w:rsidR="000E7CCD" w:rsidRDefault="000E7CCD" w:rsidP="00384DB0">
      <w:pPr>
        <w:spacing w:line="360" w:lineRule="auto"/>
        <w:jc w:val="both"/>
        <w:rPr>
          <w:rFonts w:ascii="Times New Roman" w:hAnsi="Times New Roman" w:cs="Times New Roman"/>
          <w:sz w:val="22"/>
        </w:rPr>
      </w:pPr>
    </w:p>
    <w:p w14:paraId="1008E8BA" w14:textId="1E8780FC" w:rsidR="000E7CCD" w:rsidRDefault="000E7CCD" w:rsidP="00384DB0">
      <w:pPr>
        <w:spacing w:line="360" w:lineRule="auto"/>
        <w:jc w:val="both"/>
        <w:rPr>
          <w:rFonts w:ascii="Times New Roman" w:hAnsi="Times New Roman" w:cs="Times New Roman"/>
          <w:sz w:val="22"/>
        </w:rPr>
      </w:pPr>
    </w:p>
    <w:p w14:paraId="1837501B" w14:textId="7C8E3D44" w:rsidR="000E7CCD" w:rsidRDefault="000E7CCD" w:rsidP="00384DB0">
      <w:pPr>
        <w:spacing w:line="360" w:lineRule="auto"/>
        <w:jc w:val="both"/>
        <w:rPr>
          <w:rFonts w:ascii="Times New Roman" w:hAnsi="Times New Roman" w:cs="Times New Roman"/>
          <w:sz w:val="22"/>
        </w:rPr>
      </w:pPr>
    </w:p>
    <w:p w14:paraId="76B16D6E" w14:textId="343C65F7" w:rsidR="000E7CCD" w:rsidRDefault="000E7CCD" w:rsidP="00384DB0">
      <w:pPr>
        <w:spacing w:line="360" w:lineRule="auto"/>
        <w:jc w:val="both"/>
        <w:rPr>
          <w:rFonts w:ascii="Times New Roman" w:hAnsi="Times New Roman" w:cs="Times New Roman"/>
          <w:sz w:val="22"/>
        </w:rPr>
      </w:pPr>
    </w:p>
    <w:p w14:paraId="7558C994" w14:textId="78514FA2" w:rsidR="005A670D" w:rsidRPr="005A670D" w:rsidRDefault="005A670D" w:rsidP="00384DB0">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3C3D348F" w14:textId="262AD0B3" w:rsidR="000E7CCD" w:rsidRDefault="000E7CCD" w:rsidP="00384DB0">
      <w:pPr>
        <w:spacing w:line="360" w:lineRule="auto"/>
        <w:rPr>
          <w:rFonts w:ascii="Times New Roman" w:hAnsi="Times New Roman" w:cs="Times New Roman"/>
          <w:b/>
          <w:sz w:val="28"/>
        </w:rPr>
      </w:pPr>
      <w:r>
        <w:rPr>
          <w:noProof/>
        </w:rPr>
        <mc:AlternateContent>
          <mc:Choice Requires="wps">
            <w:drawing>
              <wp:anchor distT="0" distB="0" distL="114300" distR="114300" simplePos="0" relativeHeight="251734016" behindDoc="0" locked="0" layoutInCell="1" allowOverlap="1" wp14:anchorId="71DD38D3" wp14:editId="16797982">
                <wp:simplePos x="0" y="0"/>
                <wp:positionH relativeFrom="column">
                  <wp:posOffset>533823</wp:posOffset>
                </wp:positionH>
                <wp:positionV relativeFrom="paragraph">
                  <wp:posOffset>106680</wp:posOffset>
                </wp:positionV>
                <wp:extent cx="4343400" cy="19431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343400" cy="194310"/>
                        </a:xfrm>
                        <a:prstGeom prst="rect">
                          <a:avLst/>
                        </a:prstGeom>
                        <a:solidFill>
                          <a:prstClr val="white"/>
                        </a:solidFill>
                        <a:ln>
                          <a:noFill/>
                        </a:ln>
                      </wps:spPr>
                      <wps:txbx>
                        <w:txbxContent>
                          <w:p w14:paraId="480308AC" w14:textId="50127401" w:rsidR="00C8214B" w:rsidRPr="000E7CCD" w:rsidRDefault="00C8214B" w:rsidP="000E7CCD">
                            <w:pPr>
                              <w:pStyle w:val="Descripcin"/>
                              <w:jc w:val="center"/>
                              <w:rPr>
                                <w:rFonts w:ascii="Times New Roman" w:hAnsi="Times New Roman" w:cs="Times New Roman"/>
                                <w:noProof/>
                                <w:sz w:val="24"/>
                              </w:rPr>
                            </w:pPr>
                            <w:bookmarkStart w:id="74"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sidR="00E63146">
                              <w:rPr>
                                <w:rFonts w:ascii="Times New Roman" w:hAnsi="Times New Roman" w:cs="Times New Roman"/>
                                <w:noProof/>
                                <w:sz w:val="20"/>
                              </w:rPr>
                              <w:t>5</w:t>
                            </w:r>
                            <w:r w:rsidRPr="000E7CCD">
                              <w:rPr>
                                <w:rFonts w:ascii="Times New Roman" w:hAnsi="Times New Roman" w:cs="Times New Roman"/>
                                <w:sz w:val="20"/>
                              </w:rPr>
                              <w:fldChar w:fldCharType="end"/>
                            </w:r>
                            <w:bookmarkEnd w:id="74"/>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D38D3" id="Cuadro de texto 43" o:spid="_x0000_s1029" type="#_x0000_t202" style="position:absolute;margin-left:42.05pt;margin-top:8.4pt;width:342pt;height:15.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" stroked="f">
                <v:textbox inset="0,0,0,0">
                  <w:txbxContent>
                    <w:p w14:paraId="480308AC" w14:textId="50127401" w:rsidR="00C8214B" w:rsidRPr="000E7CCD" w:rsidRDefault="00C8214B" w:rsidP="000E7CCD">
                      <w:pPr>
                        <w:pStyle w:val="Descripcin"/>
                        <w:jc w:val="center"/>
                        <w:rPr>
                          <w:rFonts w:ascii="Times New Roman" w:hAnsi="Times New Roman" w:cs="Times New Roman"/>
                          <w:noProof/>
                          <w:sz w:val="24"/>
                        </w:rPr>
                      </w:pPr>
                      <w:bookmarkStart w:id="75"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sidR="00E63146">
                        <w:rPr>
                          <w:rFonts w:ascii="Times New Roman" w:hAnsi="Times New Roman" w:cs="Times New Roman"/>
                          <w:noProof/>
                          <w:sz w:val="20"/>
                        </w:rPr>
                        <w:t>5</w:t>
                      </w:r>
                      <w:r w:rsidRPr="000E7CCD">
                        <w:rPr>
                          <w:rFonts w:ascii="Times New Roman" w:hAnsi="Times New Roman" w:cs="Times New Roman"/>
                          <w:sz w:val="20"/>
                        </w:rPr>
                        <w:fldChar w:fldCharType="end"/>
                      </w:r>
                      <w:bookmarkEnd w:id="75"/>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v:textbox>
                <w10:wrap type="square"/>
              </v:shape>
            </w:pict>
          </mc:Fallback>
        </mc:AlternateContent>
      </w:r>
    </w:p>
    <w:p w14:paraId="676E14A5" w14:textId="12B07581" w:rsidR="000E7CCD" w:rsidRPr="005A0642" w:rsidRDefault="000E7CCD" w:rsidP="00384DB0">
      <w:pPr>
        <w:spacing w:line="360" w:lineRule="auto"/>
        <w:rPr>
          <w:rFonts w:ascii="Times New Roman" w:hAnsi="Times New Roman" w:cs="Times New Roman"/>
          <w:b/>
          <w:sz w:val="22"/>
        </w:rPr>
      </w:pPr>
    </w:p>
    <w:p w14:paraId="60A88D38" w14:textId="423B06E3" w:rsidR="005A0642" w:rsidRDefault="000E7CCD" w:rsidP="00384DB0">
      <w:pPr>
        <w:spacing w:line="360" w:lineRule="auto"/>
        <w:jc w:val="both"/>
        <w:rPr>
          <w:rFonts w:ascii="Times New Roman" w:hAnsi="Times New Roman" w:cs="Times New Roman"/>
          <w:sz w:val="22"/>
          <w:szCs w:val="22"/>
        </w:rPr>
      </w:pPr>
      <w:r>
        <w:rPr>
          <w:rFonts w:ascii="Times New Roman" w:hAnsi="Times New Roman" w:cs="Times New Roman"/>
          <w:sz w:val="22"/>
          <w:szCs w:val="22"/>
        </w:rPr>
        <w:lastRenderedPageBreak/>
        <w:t xml:space="preserve">En el receptor, el sistema </w:t>
      </w:r>
      <w:r w:rsidRPr="005A0642">
        <w:rPr>
          <w:rFonts w:ascii="Times New Roman" w:hAnsi="Times New Roman" w:cs="Times New Roman"/>
          <w:sz w:val="22"/>
          <w:szCs w:val="22"/>
        </w:rPr>
        <w:t xml:space="preserve">decodificador, mostrado en la </w:t>
      </w:r>
      <w:r w:rsidR="005A0642" w:rsidRPr="005A0642">
        <w:rPr>
          <w:rFonts w:ascii="Times New Roman" w:hAnsi="Times New Roman" w:cs="Times New Roman"/>
          <w:b/>
          <w:sz w:val="22"/>
          <w:szCs w:val="22"/>
        </w:rPr>
        <w:fldChar w:fldCharType="begin"/>
      </w:r>
      <w:r w:rsidR="005A0642" w:rsidRPr="005A0642">
        <w:rPr>
          <w:rFonts w:ascii="Times New Roman" w:hAnsi="Times New Roman" w:cs="Times New Roman"/>
          <w:sz w:val="22"/>
          <w:szCs w:val="22"/>
        </w:rPr>
        <w:instrText xml:space="preserve"> REF _Ref44166824 \h </w:instrText>
      </w:r>
      <w:r w:rsidR="005A0642">
        <w:rPr>
          <w:rFonts w:ascii="Times New Roman" w:hAnsi="Times New Roman" w:cs="Times New Roman"/>
          <w:b/>
          <w:sz w:val="22"/>
          <w:szCs w:val="22"/>
        </w:rPr>
        <w:instrText xml:space="preserve"> \* MERGEFORMAT </w:instrText>
      </w:r>
      <w:r w:rsidR="005A0642" w:rsidRPr="005A0642">
        <w:rPr>
          <w:rFonts w:ascii="Times New Roman" w:hAnsi="Times New Roman" w:cs="Times New Roman"/>
          <w:b/>
          <w:sz w:val="22"/>
          <w:szCs w:val="22"/>
        </w:rPr>
      </w:r>
      <w:r w:rsidR="005A0642" w:rsidRPr="005A0642">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8</w:t>
      </w:r>
      <w:r w:rsidR="005A0642" w:rsidRPr="005A0642">
        <w:rPr>
          <w:rFonts w:ascii="Times New Roman" w:hAnsi="Times New Roman" w:cs="Times New Roman"/>
          <w:b/>
          <w:sz w:val="22"/>
          <w:szCs w:val="22"/>
        </w:rPr>
        <w:fldChar w:fldCharType="end"/>
      </w:r>
      <w:r w:rsidRPr="005A0642">
        <w:rPr>
          <w:rFonts w:ascii="Times New Roman" w:hAnsi="Times New Roman" w:cs="Times New Roman"/>
          <w:sz w:val="22"/>
          <w:szCs w:val="22"/>
        </w:rPr>
        <w:t xml:space="preserve">, usa técnicas de restauración de imagen y desentrelazado para construir una estimación de la señal </w:t>
      </w:r>
      <w:r w:rsidR="005A0642" w:rsidRPr="005A0642">
        <w:rPr>
          <w:rFonts w:ascii="Times New Roman" w:hAnsi="Times New Roman" w:cs="Times New Roman"/>
          <w:sz w:val="22"/>
          <w:szCs w:val="22"/>
        </w:rPr>
        <w:t>con</w:t>
      </w:r>
      <w:r w:rsidR="005A0642">
        <w:rPr>
          <w:rFonts w:ascii="Times New Roman" w:hAnsi="Times New Roman" w:cs="Times New Roman"/>
          <w:sz w:val="22"/>
          <w:szCs w:val="22"/>
        </w:rPr>
        <w:t xml:space="preserve"> la información </w:t>
      </w:r>
      <w:r w:rsidR="005A0642" w:rsidRPr="005A0642">
        <w:rPr>
          <w:rFonts w:ascii="Times New Roman" w:hAnsi="Times New Roman" w:cs="Times New Roman"/>
          <w:b/>
          <w:sz w:val="22"/>
          <w:szCs w:val="22"/>
        </w:rPr>
        <w:t>s^</w:t>
      </w:r>
      <w:r w:rsidR="005A0642">
        <w:rPr>
          <w:rFonts w:ascii="Times New Roman" w:hAnsi="Times New Roman" w:cs="Times New Roman"/>
          <w:sz w:val="22"/>
          <w:szCs w:val="22"/>
        </w:rPr>
        <w:t xml:space="preserve">, de la imagen recibida. El destinatario mantiene la misma llave 2 que usó el remitente, regenerando con ella la secuencia extendida </w:t>
      </w:r>
      <w:r w:rsidR="005A0642" w:rsidRPr="005A0642">
        <w:rPr>
          <w:rFonts w:ascii="Times New Roman" w:hAnsi="Times New Roman" w:cs="Times New Roman"/>
          <w:b/>
          <w:sz w:val="22"/>
          <w:szCs w:val="22"/>
        </w:rPr>
        <w:t>n</w:t>
      </w:r>
      <w:r w:rsidR="005A0642">
        <w:rPr>
          <w:rFonts w:ascii="Times New Roman" w:hAnsi="Times New Roman" w:cs="Times New Roman"/>
          <w:sz w:val="22"/>
          <w:szCs w:val="22"/>
        </w:rPr>
        <w:t xml:space="preserve">. El mensaje codificado se </w:t>
      </w:r>
      <w:r w:rsidR="00D5440D">
        <w:rPr>
          <w:rFonts w:ascii="Times New Roman" w:hAnsi="Times New Roman" w:cs="Times New Roman"/>
          <w:sz w:val="22"/>
          <w:szCs w:val="22"/>
        </w:rPr>
        <w:t>decodifica</w:t>
      </w:r>
      <w:r w:rsidR="005A0642">
        <w:rPr>
          <w:rFonts w:ascii="Times New Roman" w:hAnsi="Times New Roman" w:cs="Times New Roman"/>
          <w:sz w:val="22"/>
          <w:szCs w:val="22"/>
        </w:rPr>
        <w:t xml:space="preserve"> y se construye una estimación </w:t>
      </w:r>
      <w:r w:rsidR="005A0642" w:rsidRPr="005A0642">
        <w:rPr>
          <w:rFonts w:ascii="Times New Roman" w:hAnsi="Times New Roman" w:cs="Times New Roman"/>
          <w:b/>
          <w:sz w:val="22"/>
          <w:szCs w:val="22"/>
        </w:rPr>
        <w:t>m^</w:t>
      </w:r>
      <w:r w:rsidR="005A0642">
        <w:rPr>
          <w:rFonts w:ascii="Times New Roman" w:hAnsi="Times New Roman" w:cs="Times New Roman"/>
          <w:sz w:val="22"/>
          <w:szCs w:val="22"/>
        </w:rPr>
        <w:t xml:space="preserve"> de este mensaje codificado. La estimación del mensaje se descifra con el decodificador de errores, y entonces desencripta si es necesario, para que los datos ocultos sean revelados. </w:t>
      </w:r>
    </w:p>
    <w:p w14:paraId="3F0E8983" w14:textId="61AC06E3" w:rsidR="005A0642" w:rsidRPr="000E7CCD" w:rsidRDefault="005A0642" w:rsidP="00384DB0">
      <w:pPr>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35040" behindDoc="0" locked="0" layoutInCell="1" allowOverlap="1" wp14:anchorId="2CDCB789" wp14:editId="46346EDA">
            <wp:simplePos x="0" y="0"/>
            <wp:positionH relativeFrom="column">
              <wp:posOffset>595630</wp:posOffset>
            </wp:positionH>
            <wp:positionV relativeFrom="paragraph">
              <wp:posOffset>122767</wp:posOffset>
            </wp:positionV>
            <wp:extent cx="4072255" cy="2413635"/>
            <wp:effectExtent l="0" t="0" r="444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20-06-27 a las 16.09.42.png"/>
                    <pic:cNvPicPr/>
                  </pic:nvPicPr>
                  <pic:blipFill>
                    <a:blip r:embed="rId35">
                      <a:extLst>
                        <a:ext uri="{28A0092B-C50C-407E-A947-70E740481C1C}">
                          <a14:useLocalDpi xmlns:a14="http://schemas.microsoft.com/office/drawing/2010/main" val="0"/>
                        </a:ext>
                      </a:extLst>
                    </a:blip>
                    <a:stretch>
                      <a:fillRect/>
                    </a:stretch>
                  </pic:blipFill>
                  <pic:spPr>
                    <a:xfrm>
                      <a:off x="0" y="0"/>
                      <a:ext cx="4072255" cy="2413635"/>
                    </a:xfrm>
                    <a:prstGeom prst="rect">
                      <a:avLst/>
                    </a:prstGeom>
                  </pic:spPr>
                </pic:pic>
              </a:graphicData>
            </a:graphic>
            <wp14:sizeRelH relativeFrom="page">
              <wp14:pctWidth>0</wp14:pctWidth>
            </wp14:sizeRelH>
            <wp14:sizeRelV relativeFrom="page">
              <wp14:pctHeight>0</wp14:pctHeight>
            </wp14:sizeRelV>
          </wp:anchor>
        </w:drawing>
      </w:r>
    </w:p>
    <w:p w14:paraId="12BE5FD7" w14:textId="77777777" w:rsidR="005A0642" w:rsidRDefault="005A0642" w:rsidP="00384DB0">
      <w:pPr>
        <w:spacing w:line="360" w:lineRule="auto"/>
        <w:rPr>
          <w:rFonts w:ascii="Times New Roman" w:hAnsi="Times New Roman" w:cs="Times New Roman"/>
          <w:b/>
          <w:color w:val="000000" w:themeColor="text1"/>
          <w:sz w:val="28"/>
        </w:rPr>
      </w:pPr>
      <w:r>
        <w:rPr>
          <w:noProof/>
        </w:rPr>
        <mc:AlternateContent>
          <mc:Choice Requires="wps">
            <w:drawing>
              <wp:anchor distT="0" distB="0" distL="114300" distR="114300" simplePos="0" relativeHeight="251737088" behindDoc="0" locked="0" layoutInCell="1" allowOverlap="1" wp14:anchorId="5EC1F003" wp14:editId="0DFA182A">
                <wp:simplePos x="0" y="0"/>
                <wp:positionH relativeFrom="column">
                  <wp:posOffset>596265</wp:posOffset>
                </wp:positionH>
                <wp:positionV relativeFrom="paragraph">
                  <wp:posOffset>2354792</wp:posOffset>
                </wp:positionV>
                <wp:extent cx="4072255" cy="168910"/>
                <wp:effectExtent l="0" t="0" r="444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072255" cy="168910"/>
                        </a:xfrm>
                        <a:prstGeom prst="rect">
                          <a:avLst/>
                        </a:prstGeom>
                        <a:solidFill>
                          <a:prstClr val="white"/>
                        </a:solidFill>
                        <a:ln>
                          <a:noFill/>
                        </a:ln>
                      </wps:spPr>
                      <wps:txbx>
                        <w:txbxContent>
                          <w:p w14:paraId="6C7FB5BF" w14:textId="26EFDC3B" w:rsidR="00C8214B" w:rsidRPr="005A0642" w:rsidRDefault="00C8214B" w:rsidP="005A0642">
                            <w:pPr>
                              <w:pStyle w:val="Descripcin"/>
                              <w:jc w:val="center"/>
                              <w:rPr>
                                <w:rFonts w:ascii="Times New Roman" w:hAnsi="Times New Roman" w:cs="Times New Roman"/>
                                <w:noProof/>
                                <w:sz w:val="24"/>
                                <w:szCs w:val="22"/>
                              </w:rPr>
                            </w:pPr>
                            <w:bookmarkStart w:id="76"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sidR="00E63146">
                              <w:rPr>
                                <w:rFonts w:ascii="Times New Roman" w:hAnsi="Times New Roman" w:cs="Times New Roman"/>
                                <w:noProof/>
                                <w:sz w:val="20"/>
                              </w:rPr>
                              <w:t>6</w:t>
                            </w:r>
                            <w:r w:rsidRPr="005A0642">
                              <w:rPr>
                                <w:rFonts w:ascii="Times New Roman" w:hAnsi="Times New Roman" w:cs="Times New Roman"/>
                                <w:sz w:val="20"/>
                              </w:rPr>
                              <w:fldChar w:fldCharType="end"/>
                            </w:r>
                            <w:bookmarkEnd w:id="76"/>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1F003" id="Cuadro de texto 45" o:spid="_x0000_s1030" type="#_x0000_t202" style="position:absolute;margin-left:46.95pt;margin-top:185.4pt;width:320.65pt;height:13.3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" stroked="f">
                <v:textbox inset="0,0,0,0">
                  <w:txbxContent>
                    <w:p w14:paraId="6C7FB5BF" w14:textId="26EFDC3B" w:rsidR="00C8214B" w:rsidRPr="005A0642" w:rsidRDefault="00C8214B" w:rsidP="005A0642">
                      <w:pPr>
                        <w:pStyle w:val="Descripcin"/>
                        <w:jc w:val="center"/>
                        <w:rPr>
                          <w:rFonts w:ascii="Times New Roman" w:hAnsi="Times New Roman" w:cs="Times New Roman"/>
                          <w:noProof/>
                          <w:sz w:val="24"/>
                          <w:szCs w:val="22"/>
                        </w:rPr>
                      </w:pPr>
                      <w:bookmarkStart w:id="77"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sidR="00E63146">
                        <w:rPr>
                          <w:rFonts w:ascii="Times New Roman" w:hAnsi="Times New Roman" w:cs="Times New Roman"/>
                          <w:noProof/>
                          <w:sz w:val="20"/>
                        </w:rPr>
                        <w:t>6</w:t>
                      </w:r>
                      <w:r w:rsidRPr="005A0642">
                        <w:rPr>
                          <w:rFonts w:ascii="Times New Roman" w:hAnsi="Times New Roman" w:cs="Times New Roman"/>
                          <w:sz w:val="20"/>
                        </w:rPr>
                        <w:fldChar w:fldCharType="end"/>
                      </w:r>
                      <w:bookmarkEnd w:id="77"/>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v:textbox>
                <w10:wrap type="square"/>
              </v:shape>
            </w:pict>
          </mc:Fallback>
        </mc:AlternateContent>
      </w:r>
    </w:p>
    <w:p w14:paraId="4D19D776" w14:textId="77777777" w:rsidR="005A0642" w:rsidRDefault="005A0642" w:rsidP="00384DB0">
      <w:pPr>
        <w:spacing w:line="360" w:lineRule="auto"/>
        <w:rPr>
          <w:rFonts w:ascii="Times New Roman" w:hAnsi="Times New Roman" w:cs="Times New Roman"/>
          <w:b/>
          <w:color w:val="000000" w:themeColor="text1"/>
          <w:sz w:val="28"/>
        </w:rPr>
      </w:pPr>
    </w:p>
    <w:p w14:paraId="0251D57E" w14:textId="77777777" w:rsidR="005A0642" w:rsidRDefault="005A0642" w:rsidP="00384DB0">
      <w:pPr>
        <w:spacing w:line="360" w:lineRule="auto"/>
        <w:rPr>
          <w:rFonts w:ascii="Times New Roman" w:hAnsi="Times New Roman" w:cs="Times New Roman"/>
          <w:b/>
          <w:color w:val="000000" w:themeColor="text1"/>
          <w:sz w:val="28"/>
        </w:rPr>
      </w:pPr>
    </w:p>
    <w:p w14:paraId="4C431187" w14:textId="77777777" w:rsidR="005A0642" w:rsidRDefault="005A0642" w:rsidP="00384DB0">
      <w:pPr>
        <w:spacing w:line="360" w:lineRule="auto"/>
        <w:rPr>
          <w:rFonts w:ascii="Times New Roman" w:hAnsi="Times New Roman" w:cs="Times New Roman"/>
          <w:b/>
          <w:color w:val="000000" w:themeColor="text1"/>
          <w:sz w:val="28"/>
        </w:rPr>
      </w:pPr>
    </w:p>
    <w:p w14:paraId="74A7D284" w14:textId="77777777" w:rsidR="005A0642" w:rsidRDefault="005A0642" w:rsidP="00384DB0">
      <w:pPr>
        <w:spacing w:line="360" w:lineRule="auto"/>
        <w:rPr>
          <w:rFonts w:ascii="Times New Roman" w:hAnsi="Times New Roman" w:cs="Times New Roman"/>
          <w:b/>
          <w:color w:val="000000" w:themeColor="text1"/>
          <w:sz w:val="28"/>
        </w:rPr>
      </w:pPr>
    </w:p>
    <w:p w14:paraId="0084AE2E" w14:textId="77777777" w:rsidR="005A0642" w:rsidRDefault="005A0642" w:rsidP="00384DB0">
      <w:pPr>
        <w:spacing w:line="360" w:lineRule="auto"/>
        <w:rPr>
          <w:rFonts w:ascii="Times New Roman" w:hAnsi="Times New Roman" w:cs="Times New Roman"/>
          <w:b/>
          <w:color w:val="000000" w:themeColor="text1"/>
          <w:sz w:val="28"/>
        </w:rPr>
      </w:pPr>
    </w:p>
    <w:p w14:paraId="0861F93E" w14:textId="77777777" w:rsidR="005A0642" w:rsidRDefault="005A0642" w:rsidP="00384DB0">
      <w:pPr>
        <w:spacing w:line="360" w:lineRule="auto"/>
        <w:rPr>
          <w:rFonts w:ascii="Times New Roman" w:hAnsi="Times New Roman" w:cs="Times New Roman"/>
          <w:b/>
          <w:color w:val="000000" w:themeColor="text1"/>
          <w:sz w:val="28"/>
        </w:rPr>
      </w:pPr>
    </w:p>
    <w:p w14:paraId="68C9FE4A" w14:textId="77777777" w:rsidR="005A0642" w:rsidRDefault="005A0642" w:rsidP="00384DB0">
      <w:pPr>
        <w:spacing w:line="360" w:lineRule="auto"/>
        <w:rPr>
          <w:rFonts w:ascii="Times New Roman" w:hAnsi="Times New Roman" w:cs="Times New Roman"/>
          <w:b/>
          <w:color w:val="000000" w:themeColor="text1"/>
          <w:sz w:val="28"/>
        </w:rPr>
      </w:pPr>
    </w:p>
    <w:p w14:paraId="24E12F4A" w14:textId="523AE2E3" w:rsidR="00737C36" w:rsidRDefault="00737C36" w:rsidP="00384DB0">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37E27694" w14:textId="252285C2" w:rsidR="007250B6" w:rsidRPr="00846B24" w:rsidRDefault="007250B6" w:rsidP="00384DB0">
      <w:pPr>
        <w:spacing w:line="360" w:lineRule="auto"/>
        <w:rPr>
          <w:rFonts w:ascii="Times New Roman" w:hAnsi="Times New Roman" w:cs="Times New Roman"/>
          <w:sz w:val="22"/>
        </w:rPr>
      </w:pPr>
      <w:r>
        <w:rPr>
          <w:rFonts w:ascii="Times New Roman" w:hAnsi="Times New Roman" w:cs="Times New Roman"/>
          <w:color w:val="000000" w:themeColor="text1"/>
          <w:sz w:val="22"/>
          <w:szCs w:val="22"/>
        </w:rPr>
        <w:br w:type="page"/>
      </w:r>
    </w:p>
    <w:p w14:paraId="247FF206" w14:textId="4AAF9C5C" w:rsidR="00856B08" w:rsidRPr="00387D69" w:rsidRDefault="002A0110" w:rsidP="00384DB0">
      <w:pPr>
        <w:pStyle w:val="Ttulo1"/>
        <w:pBdr>
          <w:bottom w:val="single" w:sz="4" w:space="1" w:color="auto"/>
        </w:pBdr>
        <w:spacing w:line="360" w:lineRule="auto"/>
        <w:jc w:val="both"/>
        <w:rPr>
          <w:rFonts w:ascii="Times New Roman" w:hAnsi="Times New Roman" w:cs="Times New Roman"/>
          <w:b/>
          <w:color w:val="000000" w:themeColor="text1"/>
          <w:sz w:val="28"/>
        </w:rPr>
      </w:pPr>
      <w:bookmarkStart w:id="78" w:name="_Toc44872960"/>
      <w:r w:rsidRPr="00387D69">
        <w:rPr>
          <w:rFonts w:ascii="Times New Roman" w:hAnsi="Times New Roman" w:cs="Times New Roman"/>
          <w:b/>
          <w:color w:val="000000" w:themeColor="text1"/>
          <w:sz w:val="28"/>
        </w:rPr>
        <w:lastRenderedPageBreak/>
        <w:t xml:space="preserve">CAPÍTULO </w:t>
      </w:r>
      <w:r w:rsidR="00093DDA" w:rsidRPr="00387D69">
        <w:rPr>
          <w:rFonts w:ascii="Times New Roman" w:hAnsi="Times New Roman" w:cs="Times New Roman"/>
          <w:b/>
          <w:color w:val="000000" w:themeColor="text1"/>
          <w:sz w:val="28"/>
        </w:rPr>
        <w:t>4</w:t>
      </w:r>
      <w:r w:rsidR="004A159F" w:rsidRPr="00387D69">
        <w:rPr>
          <w:rFonts w:ascii="Times New Roman" w:hAnsi="Times New Roman" w:cs="Times New Roman"/>
          <w:b/>
          <w:color w:val="000000" w:themeColor="text1"/>
          <w:sz w:val="28"/>
        </w:rPr>
        <w:t xml:space="preserve">: </w:t>
      </w:r>
      <w:r w:rsidR="00856B08" w:rsidRPr="00387D69">
        <w:rPr>
          <w:rFonts w:ascii="Times New Roman" w:hAnsi="Times New Roman" w:cs="Times New Roman"/>
          <w:b/>
          <w:color w:val="000000" w:themeColor="text1"/>
          <w:sz w:val="28"/>
        </w:rPr>
        <w:t>SISTEMAS DE TRANSMISIÓN SCREEN2CAMERA</w:t>
      </w:r>
      <w:bookmarkEnd w:id="65"/>
      <w:bookmarkEnd w:id="78"/>
    </w:p>
    <w:p w14:paraId="347E7058" w14:textId="77777777" w:rsidR="00E37D01" w:rsidRPr="00387D69" w:rsidRDefault="00E37D01" w:rsidP="00384DB0">
      <w:pPr>
        <w:pStyle w:val="Ttulo2"/>
        <w:spacing w:line="360" w:lineRule="auto"/>
        <w:jc w:val="both"/>
        <w:rPr>
          <w:rFonts w:ascii="Times New Roman" w:hAnsi="Times New Roman" w:cs="Times New Roman"/>
          <w:color w:val="000000" w:themeColor="text1"/>
          <w:sz w:val="22"/>
        </w:rPr>
      </w:pPr>
    </w:p>
    <w:p w14:paraId="775CF6D9" w14:textId="7587AF75" w:rsidR="00CA7C9C" w:rsidRPr="00387D69" w:rsidRDefault="00B00864" w:rsidP="00384DB0">
      <w:pPr>
        <w:pStyle w:val="Ttulo2"/>
        <w:numPr>
          <w:ilvl w:val="1"/>
          <w:numId w:val="6"/>
        </w:numPr>
        <w:spacing w:line="360" w:lineRule="auto"/>
        <w:jc w:val="both"/>
        <w:rPr>
          <w:rFonts w:ascii="Times New Roman" w:hAnsi="Times New Roman" w:cs="Times New Roman"/>
          <w:b/>
          <w:color w:val="000000" w:themeColor="text1"/>
          <w:sz w:val="24"/>
        </w:rPr>
      </w:pPr>
      <w:bookmarkStart w:id="79" w:name="_Toc44872961"/>
      <w:r w:rsidRPr="00387D69">
        <w:rPr>
          <w:rFonts w:ascii="Times New Roman" w:hAnsi="Times New Roman" w:cs="Times New Roman"/>
          <w:b/>
          <w:color w:val="000000" w:themeColor="text1"/>
          <w:sz w:val="24"/>
        </w:rPr>
        <w:t>Introducción</w:t>
      </w:r>
      <w:bookmarkEnd w:id="79"/>
    </w:p>
    <w:p w14:paraId="386A672D" w14:textId="77777777" w:rsidR="00E37D01" w:rsidRPr="00387D69" w:rsidRDefault="00E37D01" w:rsidP="00384DB0">
      <w:pPr>
        <w:spacing w:line="360" w:lineRule="auto"/>
        <w:jc w:val="both"/>
        <w:rPr>
          <w:rFonts w:ascii="Times New Roman" w:hAnsi="Times New Roman" w:cs="Times New Roman"/>
          <w:sz w:val="22"/>
        </w:rPr>
      </w:pPr>
    </w:p>
    <w:p w14:paraId="481328DE" w14:textId="3CE45F4A" w:rsidR="00633F5F" w:rsidRPr="00387D69" w:rsidRDefault="00633F5F"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los últimos años hemos sido testigos del rápido crecimiento de las pantallas electrónicas desplegadas en el mundo cibernético. En efecto, estamos rodeados de tales dispositivos en varios factores de forma, que van desde la pantalla de un teléfono</w:t>
      </w:r>
      <w:r w:rsidR="004B5915" w:rsidRPr="00387D69">
        <w:rPr>
          <w:rFonts w:ascii="Times New Roman" w:hAnsi="Times New Roman" w:cs="Times New Roman"/>
          <w:sz w:val="22"/>
          <w:szCs w:val="22"/>
        </w:rPr>
        <w:t xml:space="preserve"> o de </w:t>
      </w:r>
      <w:r w:rsidRPr="00387D69">
        <w:rPr>
          <w:rFonts w:ascii="Times New Roman" w:hAnsi="Times New Roman" w:cs="Times New Roman"/>
          <w:sz w:val="22"/>
          <w:szCs w:val="22"/>
        </w:rPr>
        <w:t>una tableta, el monitor de un ordenador, un televisor, un tablero electrónico de publicidad y pantallas aún más grandes. Estas pantallas se han convertido en una fuente primaria de información desde el punto de vista del usuario. Por ejemplo, la reproducción de vídeo ha contribuido al 79% del tráfico de Internet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_Ref43909037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12</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En estos escenarios de uso común, la función principal de una pantalla es transmitir en formación</w:t>
      </w:r>
      <w:r w:rsidR="0005108A" w:rsidRPr="00387D69">
        <w:rPr>
          <w:rFonts w:ascii="Times New Roman" w:hAnsi="Times New Roman" w:cs="Times New Roman"/>
          <w:sz w:val="22"/>
          <w:szCs w:val="22"/>
        </w:rPr>
        <w:t xml:space="preserve"> información</w:t>
      </w:r>
      <w:r w:rsidRPr="00387D69">
        <w:rPr>
          <w:rFonts w:ascii="Times New Roman" w:hAnsi="Times New Roman" w:cs="Times New Roman"/>
          <w:sz w:val="22"/>
          <w:szCs w:val="22"/>
        </w:rPr>
        <w:t xml:space="preserve"> a los ojos humanos. Así, la pantalla establece la comunicación entre </w:t>
      </w:r>
      <w:r w:rsidR="002D442D" w:rsidRPr="00387D69">
        <w:rPr>
          <w:rFonts w:ascii="Times New Roman" w:hAnsi="Times New Roman" w:cs="Times New Roman"/>
          <w:sz w:val="22"/>
          <w:szCs w:val="22"/>
        </w:rPr>
        <w:t xml:space="preserve">ella misma </w:t>
      </w:r>
      <w:r w:rsidRPr="00387D69">
        <w:rPr>
          <w:rFonts w:ascii="Times New Roman" w:hAnsi="Times New Roman" w:cs="Times New Roman"/>
          <w:sz w:val="22"/>
          <w:szCs w:val="22"/>
        </w:rPr>
        <w:t>y los ojos</w:t>
      </w:r>
      <w:r w:rsidR="009F2090" w:rsidRPr="00387D69">
        <w:rPr>
          <w:rFonts w:ascii="Times New Roman" w:hAnsi="Times New Roman" w:cs="Times New Roman"/>
          <w:sz w:val="22"/>
          <w:szCs w:val="22"/>
        </w:rPr>
        <w:t xml:space="preserve">. </w:t>
      </w:r>
      <w:r w:rsidR="00C63D59" w:rsidRPr="00387D69">
        <w:rPr>
          <w:rFonts w:ascii="Times New Roman" w:hAnsi="Times New Roman" w:cs="Times New Roman"/>
          <w:sz w:val="22"/>
          <w:szCs w:val="22"/>
        </w:rPr>
        <w:t>Se</w:t>
      </w:r>
      <w:r w:rsidR="009F2090" w:rsidRPr="00387D69">
        <w:rPr>
          <w:rFonts w:ascii="Times New Roman" w:hAnsi="Times New Roman" w:cs="Times New Roman"/>
          <w:sz w:val="22"/>
          <w:szCs w:val="22"/>
        </w:rPr>
        <w:t xml:space="preserve"> establece así la comunicación de pantalla a ojo</w:t>
      </w:r>
      <w:r w:rsidR="001550F1">
        <w:rPr>
          <w:rFonts w:ascii="Times New Roman" w:hAnsi="Times New Roman" w:cs="Times New Roman"/>
          <w:sz w:val="22"/>
          <w:szCs w:val="22"/>
        </w:rPr>
        <w:t xml:space="preserve"> (Screen-to-eye)</w:t>
      </w:r>
      <w:r w:rsidR="009F2090" w:rsidRPr="00387D69">
        <w:rPr>
          <w:rFonts w:ascii="Times New Roman" w:hAnsi="Times New Roman" w:cs="Times New Roman"/>
          <w:sz w:val="22"/>
          <w:szCs w:val="22"/>
        </w:rPr>
        <w:t>.</w:t>
      </w:r>
      <w:r w:rsidR="00CD487A" w:rsidRPr="00387D69">
        <w:rPr>
          <w:rFonts w:ascii="Times New Roman" w:hAnsi="Times New Roman" w:cs="Times New Roman"/>
          <w:sz w:val="22"/>
          <w:szCs w:val="22"/>
        </w:rPr>
        <w:t xml:space="preserve"> </w:t>
      </w:r>
      <w:r w:rsidR="001E0D90" w:rsidRPr="00387D69">
        <w:rPr>
          <w:rFonts w:ascii="Times New Roman" w:hAnsi="Times New Roman" w:cs="Times New Roman"/>
          <w:sz w:val="22"/>
          <w:szCs w:val="22"/>
        </w:rPr>
        <w:t xml:space="preserve">A menudo es muy deseable transmitir aún más cierta información a un usuario mientras mira la pantalla. Un ejemplo de la vida real es remitir al espectador a una página web de películas para obtener información adicional. Otro caso similar es el de los vendedores que presentan información </w:t>
      </w:r>
      <w:r w:rsidR="00F619BF" w:rsidRPr="00387D69">
        <w:rPr>
          <w:rFonts w:ascii="Times New Roman" w:hAnsi="Times New Roman" w:cs="Times New Roman"/>
          <w:sz w:val="22"/>
          <w:szCs w:val="22"/>
        </w:rPr>
        <w:t>añadida</w:t>
      </w:r>
      <w:r w:rsidR="001E0D90" w:rsidRPr="00387D69">
        <w:rPr>
          <w:rFonts w:ascii="Times New Roman" w:hAnsi="Times New Roman" w:cs="Times New Roman"/>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387D69" w:rsidRDefault="001E0D90" w:rsidP="00384DB0">
      <w:pPr>
        <w:spacing w:line="360" w:lineRule="auto"/>
        <w:jc w:val="both"/>
        <w:rPr>
          <w:rFonts w:ascii="Times New Roman" w:hAnsi="Times New Roman" w:cs="Times New Roman"/>
          <w:sz w:val="22"/>
        </w:rPr>
      </w:pPr>
    </w:p>
    <w:p w14:paraId="4254C632" w14:textId="22175107" w:rsidR="00A53F75" w:rsidRPr="00387D69" w:rsidRDefault="001E0D90" w:rsidP="00384DB0">
      <w:pPr>
        <w:spacing w:line="360" w:lineRule="auto"/>
        <w:jc w:val="both"/>
        <w:rPr>
          <w:rFonts w:ascii="Times New Roman" w:hAnsi="Times New Roman" w:cs="Times New Roman"/>
          <w:sz w:val="22"/>
        </w:rPr>
      </w:pPr>
      <w:r w:rsidRPr="00387D69">
        <w:rPr>
          <w:rFonts w:ascii="Times New Roman" w:hAnsi="Times New Roman" w:cs="Times New Roman"/>
          <w:sz w:val="22"/>
        </w:rPr>
        <w:t>Durante este periodo</w:t>
      </w:r>
      <w:r w:rsidR="002367A2" w:rsidRPr="00387D69">
        <w:rPr>
          <w:rFonts w:ascii="Times New Roman" w:hAnsi="Times New Roman" w:cs="Times New Roman"/>
          <w:sz w:val="22"/>
        </w:rPr>
        <w:t xml:space="preserve"> </w:t>
      </w:r>
      <w:r w:rsidR="000954F0" w:rsidRPr="00387D69">
        <w:rPr>
          <w:rFonts w:ascii="Times New Roman" w:hAnsi="Times New Roman" w:cs="Times New Roman"/>
          <w:sz w:val="22"/>
        </w:rPr>
        <w:t>se ha producido la adopción universal de los enlaces visibles entre pantalla y cámara como</w:t>
      </w:r>
      <w:r w:rsidRPr="00387D69">
        <w:rPr>
          <w:rFonts w:ascii="Times New Roman" w:hAnsi="Times New Roman" w:cs="Times New Roman"/>
          <w:sz w:val="22"/>
        </w:rPr>
        <w:t xml:space="preserve"> u</w:t>
      </w:r>
      <w:r w:rsidR="000954F0" w:rsidRPr="00387D69">
        <w:rPr>
          <w:rFonts w:ascii="Times New Roman" w:hAnsi="Times New Roman" w:cs="Times New Roman"/>
          <w:sz w:val="22"/>
        </w:rPr>
        <w:t>n valioso canal lateral para la comunicación entre dispositivos</w:t>
      </w:r>
      <w:r w:rsidR="004124C1" w:rsidRPr="00387D69">
        <w:rPr>
          <w:rFonts w:ascii="Times New Roman" w:hAnsi="Times New Roman" w:cs="Times New Roman"/>
          <w:sz w:val="22"/>
        </w:rPr>
        <w:t xml:space="preserv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_Ref43909055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11</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551644" w:rsidRPr="00387D69">
        <w:rPr>
          <w:rFonts w:ascii="Times New Roman" w:hAnsi="Times New Roman" w:cs="Times New Roman"/>
          <w:sz w:val="22"/>
        </w:rPr>
        <w:t xml:space="preserve"> Así pues, se introducen código</w:t>
      </w:r>
      <w:r w:rsidR="00DF6761" w:rsidRPr="00387D69">
        <w:rPr>
          <w:rFonts w:ascii="Times New Roman" w:hAnsi="Times New Roman" w:cs="Times New Roman"/>
          <w:sz w:val="22"/>
        </w:rPr>
        <w:t>s</w:t>
      </w:r>
      <w:r w:rsidR="00551644" w:rsidRPr="00387D69">
        <w:rPr>
          <w:rFonts w:ascii="Times New Roman" w:hAnsi="Times New Roman" w:cs="Times New Roman"/>
          <w:sz w:val="22"/>
        </w:rPr>
        <w:t xml:space="preserve"> de barras dinámicos, por ejemplo, códigos de respuesta rápida (QR), para aumentar la capacidad de transporte de datos por el canal visible entre la</w:t>
      </w:r>
      <w:r w:rsidR="00566EE7" w:rsidRPr="00387D69">
        <w:rPr>
          <w:rFonts w:ascii="Times New Roman" w:hAnsi="Times New Roman" w:cs="Times New Roman"/>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sidRPr="00387D69">
        <w:rPr>
          <w:rFonts w:ascii="Times New Roman" w:hAnsi="Times New Roman" w:cs="Times New Roman"/>
          <w:sz w:val="22"/>
        </w:rPr>
        <w:t>del monitor</w:t>
      </w:r>
      <w:r w:rsidR="00566EE7" w:rsidRPr="00387D69">
        <w:rPr>
          <w:rFonts w:ascii="Times New Roman" w:hAnsi="Times New Roman" w:cs="Times New Roman"/>
          <w:sz w:val="22"/>
        </w:rPr>
        <w:t xml:space="preserve"> y han dado lugar a desafíos estéticos. En consecuenci</w:t>
      </w:r>
      <w:r w:rsidR="001441E3" w:rsidRPr="00387D69">
        <w:rPr>
          <w:rFonts w:ascii="Times New Roman" w:hAnsi="Times New Roman" w:cs="Times New Roman"/>
          <w:sz w:val="22"/>
        </w:rPr>
        <w:t>a</w:t>
      </w:r>
      <w:r w:rsidR="00B45F0C" w:rsidRPr="00387D69">
        <w:rPr>
          <w:rFonts w:ascii="Times New Roman" w:hAnsi="Times New Roman" w:cs="Times New Roman"/>
          <w:sz w:val="22"/>
        </w:rPr>
        <w:t>, hemos visto qu</w:t>
      </w:r>
      <w:r w:rsidR="00D478B3" w:rsidRPr="00387D69">
        <w:rPr>
          <w:rFonts w:ascii="Times New Roman" w:hAnsi="Times New Roman" w:cs="Times New Roman"/>
          <w:sz w:val="22"/>
        </w:rPr>
        <w:t xml:space="preserve">e un código QR </w:t>
      </w:r>
      <w:r w:rsidR="00AC7150" w:rsidRPr="00387D69">
        <w:rPr>
          <w:rFonts w:ascii="Times New Roman" w:hAnsi="Times New Roman" w:cs="Times New Roman"/>
          <w:sz w:val="22"/>
        </w:rPr>
        <w:t>úni</w:t>
      </w:r>
      <w:r w:rsidR="008F7BBB" w:rsidRPr="00387D69">
        <w:rPr>
          <w:rFonts w:ascii="Times New Roman" w:hAnsi="Times New Roman" w:cs="Times New Roman"/>
          <w:sz w:val="22"/>
        </w:rPr>
        <w:t xml:space="preserve">camente </w:t>
      </w:r>
      <w:r w:rsidR="00D478B3" w:rsidRPr="00387D69">
        <w:rPr>
          <w:rFonts w:ascii="Times New Roman" w:hAnsi="Times New Roman" w:cs="Times New Roman"/>
          <w:sz w:val="22"/>
        </w:rPr>
        <w:t>puede tomar una pequeña área de todo el espacio. Esto no sólo limita su capacidad de transporte de información, sino que también induce a esfuerzos adicionales</w:t>
      </w:r>
      <w:r w:rsidR="00310A88" w:rsidRPr="00387D69">
        <w:rPr>
          <w:rFonts w:ascii="Times New Roman" w:hAnsi="Times New Roman" w:cs="Times New Roman"/>
          <w:sz w:val="22"/>
        </w:rPr>
        <w:t xml:space="preserve"> para poder capturar el código (por ejemplo, estar suficientemente cerca del código QR).</w:t>
      </w:r>
      <w:r w:rsidR="009B248C" w:rsidRPr="00387D69">
        <w:rPr>
          <w:rFonts w:ascii="Times New Roman" w:hAnsi="Times New Roman" w:cs="Times New Roman"/>
          <w:sz w:val="22"/>
        </w:rPr>
        <w:t xml:space="preserve"> </w:t>
      </w:r>
      <w:r w:rsidR="00310A88" w:rsidRPr="00387D69">
        <w:rPr>
          <w:rFonts w:ascii="Times New Roman" w:hAnsi="Times New Roman" w:cs="Times New Roman"/>
          <w:sz w:val="22"/>
        </w:rPr>
        <w:t xml:space="preserve">La experiencia del usuario </w:t>
      </w:r>
      <w:r w:rsidR="006F00C2" w:rsidRPr="00387D69">
        <w:rPr>
          <w:rFonts w:ascii="Times New Roman" w:hAnsi="Times New Roman" w:cs="Times New Roman"/>
          <w:sz w:val="22"/>
        </w:rPr>
        <w:t xml:space="preserve">para la representación de la pantalla también se considera una distracción. </w:t>
      </w:r>
      <w:r w:rsidR="00950039" w:rsidRPr="00387D69">
        <w:rPr>
          <w:rFonts w:ascii="Times New Roman" w:hAnsi="Times New Roman" w:cs="Times New Roman"/>
          <w:sz w:val="22"/>
        </w:rPr>
        <w:t xml:space="preserve">Por lo tanto, surge una pregunta clave: </w:t>
      </w:r>
      <w:r w:rsidR="001E6227" w:rsidRPr="00387D69">
        <w:rPr>
          <w:rFonts w:ascii="Times New Roman" w:hAnsi="Times New Roman" w:cs="Times New Roman"/>
          <w:sz w:val="22"/>
        </w:rPr>
        <w:t xml:space="preserve">¿Podemos eliminar esta diferencia restaurando la visualización del </w:t>
      </w:r>
      <w:proofErr w:type="gramStart"/>
      <w:r w:rsidR="00EE49B4">
        <w:rPr>
          <w:rFonts w:ascii="Times New Roman" w:hAnsi="Times New Roman" w:cs="Times New Roman"/>
          <w:sz w:val="22"/>
        </w:rPr>
        <w:t>frame</w:t>
      </w:r>
      <w:proofErr w:type="gramEnd"/>
      <w:r w:rsidR="001E6227" w:rsidRPr="00387D69">
        <w:rPr>
          <w:rFonts w:ascii="Times New Roman" w:hAnsi="Times New Roman" w:cs="Times New Roman"/>
          <w:sz w:val="22"/>
        </w:rPr>
        <w:t xml:space="preserve"> completo para los usuarios</w:t>
      </w:r>
      <w:r w:rsidR="008C4265">
        <w:rPr>
          <w:rFonts w:ascii="Times New Roman" w:hAnsi="Times New Roman" w:cs="Times New Roman"/>
          <w:sz w:val="22"/>
        </w:rPr>
        <w:t xml:space="preserve">, </w:t>
      </w:r>
      <w:r w:rsidR="001E6227" w:rsidRPr="00387D69">
        <w:rPr>
          <w:rFonts w:ascii="Times New Roman" w:hAnsi="Times New Roman" w:cs="Times New Roman"/>
          <w:sz w:val="22"/>
        </w:rPr>
        <w:t xml:space="preserve">estableciendo simultáneamente la comunicación de datos entre el dispositivo de pantalla y el </w:t>
      </w:r>
      <w:r w:rsidR="0021379E">
        <w:rPr>
          <w:rFonts w:ascii="Times New Roman" w:hAnsi="Times New Roman" w:cs="Times New Roman"/>
          <w:sz w:val="22"/>
        </w:rPr>
        <w:t>frame</w:t>
      </w:r>
      <w:r w:rsidR="001E6227" w:rsidRPr="00387D69">
        <w:rPr>
          <w:rFonts w:ascii="Times New Roman" w:hAnsi="Times New Roman" w:cs="Times New Roman"/>
          <w:sz w:val="22"/>
        </w:rPr>
        <w:t xml:space="preserve"> </w:t>
      </w:r>
      <w:r w:rsidR="007A3D5E" w:rsidRPr="00387D69">
        <w:rPr>
          <w:rFonts w:ascii="Times New Roman" w:hAnsi="Times New Roman" w:cs="Times New Roman"/>
          <w:sz w:val="22"/>
        </w:rPr>
        <w:t xml:space="preserve">completo? Fundamentalmente, exige un nuevo paradigma de </w:t>
      </w:r>
      <w:r w:rsidR="007A3D5E" w:rsidRPr="00387D69">
        <w:rPr>
          <w:rFonts w:ascii="Times New Roman" w:hAnsi="Times New Roman" w:cs="Times New Roman"/>
          <w:sz w:val="22"/>
        </w:rPr>
        <w:lastRenderedPageBreak/>
        <w:t xml:space="preserve">comunicación en modo dual, que permita la entrega simultánea de contenido de vídeo primario y </w:t>
      </w:r>
      <w:r w:rsidR="00B90508" w:rsidRPr="00387D69">
        <w:rPr>
          <w:rFonts w:ascii="Times New Roman" w:hAnsi="Times New Roman" w:cs="Times New Roman"/>
          <w:sz w:val="22"/>
        </w:rPr>
        <w:t xml:space="preserve">otra información sin perjudicar la experiencia de visualización del usuario. </w:t>
      </w:r>
    </w:p>
    <w:p w14:paraId="48129801" w14:textId="0C5E2819" w:rsidR="00E00337" w:rsidRPr="00387D69" w:rsidRDefault="00E00337" w:rsidP="00384DB0">
      <w:pPr>
        <w:spacing w:line="360" w:lineRule="auto"/>
        <w:jc w:val="both"/>
        <w:rPr>
          <w:rFonts w:ascii="Times New Roman" w:hAnsi="Times New Roman" w:cs="Times New Roman"/>
          <w:sz w:val="22"/>
        </w:rPr>
      </w:pPr>
    </w:p>
    <w:p w14:paraId="579ABCA2" w14:textId="1B62EBC2" w:rsidR="0024162D" w:rsidRPr="00387D69" w:rsidRDefault="00E00337"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En este </w:t>
      </w:r>
      <w:r w:rsidR="00225E95" w:rsidRPr="00387D69">
        <w:rPr>
          <w:rFonts w:ascii="Times New Roman" w:hAnsi="Times New Roman" w:cs="Times New Roman"/>
          <w:sz w:val="22"/>
        </w:rPr>
        <w:t>proyecto</w:t>
      </w:r>
      <w:r w:rsidR="000C04E4" w:rsidRPr="00387D69">
        <w:rPr>
          <w:rFonts w:ascii="Times New Roman" w:hAnsi="Times New Roman" w:cs="Times New Roman"/>
          <w:sz w:val="22"/>
        </w:rPr>
        <w:t xml:space="preserve">, </w:t>
      </w:r>
      <w:r w:rsidR="0091044D" w:rsidRPr="00387D69">
        <w:rPr>
          <w:rFonts w:ascii="Times New Roman" w:hAnsi="Times New Roman" w:cs="Times New Roman"/>
          <w:sz w:val="22"/>
        </w:rPr>
        <w:t>se presenta</w:t>
      </w:r>
      <w:r w:rsidR="000C04E4" w:rsidRPr="00387D69">
        <w:rPr>
          <w:rFonts w:ascii="Times New Roman" w:hAnsi="Times New Roman" w:cs="Times New Roman"/>
          <w:sz w:val="22"/>
        </w:rPr>
        <w:t xml:space="preserve"> un sistema que permite la comunicación visible </w:t>
      </w:r>
      <w:r w:rsidR="008902F6" w:rsidRPr="00387D69">
        <w:rPr>
          <w:rFonts w:ascii="Times New Roman" w:hAnsi="Times New Roman" w:cs="Times New Roman"/>
          <w:sz w:val="22"/>
        </w:rPr>
        <w:t xml:space="preserve">en modo dual, de cuadro completo, mediante </w:t>
      </w:r>
      <w:r w:rsidR="00135498" w:rsidRPr="00387D69">
        <w:rPr>
          <w:rFonts w:ascii="Times New Roman" w:hAnsi="Times New Roman" w:cs="Times New Roman"/>
          <w:sz w:val="22"/>
        </w:rPr>
        <w:t>la multiplexación</w:t>
      </w:r>
      <w:r w:rsidR="008902F6" w:rsidRPr="00387D69">
        <w:rPr>
          <w:rFonts w:ascii="Times New Roman" w:hAnsi="Times New Roman" w:cs="Times New Roman"/>
          <w:sz w:val="22"/>
        </w:rPr>
        <w:t xml:space="preserve"> del canal visible </w:t>
      </w:r>
      <w:r w:rsidR="00167D4F" w:rsidRPr="00387D69">
        <w:rPr>
          <w:rFonts w:ascii="Times New Roman" w:hAnsi="Times New Roman" w:cs="Times New Roman"/>
          <w:sz w:val="22"/>
        </w:rPr>
        <w:t>para transportar datos sobre el contenido de vídeo normal.</w:t>
      </w:r>
      <w:r w:rsidR="00135498" w:rsidRPr="00387D69">
        <w:rPr>
          <w:rFonts w:ascii="Times New Roman" w:hAnsi="Times New Roman" w:cs="Times New Roman"/>
          <w:sz w:val="22"/>
        </w:rPr>
        <w:t xml:space="preserve"> </w:t>
      </w:r>
      <w:r w:rsidR="001872CF" w:rsidRPr="00387D69">
        <w:rPr>
          <w:rFonts w:ascii="Times New Roman" w:hAnsi="Times New Roman" w:cs="Times New Roman"/>
          <w:sz w:val="22"/>
        </w:rPr>
        <w:t xml:space="preserve">La </w:t>
      </w:r>
      <w:r w:rsidR="00135498" w:rsidRPr="00387D69">
        <w:rPr>
          <w:rFonts w:ascii="Times New Roman" w:hAnsi="Times New Roman" w:cs="Times New Roman"/>
          <w:sz w:val="22"/>
          <w:szCs w:val="22"/>
        </w:rPr>
        <w:fldChar w:fldCharType="begin"/>
      </w:r>
      <w:r w:rsidR="00135498" w:rsidRPr="00387D69">
        <w:rPr>
          <w:rFonts w:ascii="Times New Roman" w:hAnsi="Times New Roman" w:cs="Times New Roman"/>
          <w:sz w:val="22"/>
          <w:szCs w:val="22"/>
        </w:rPr>
        <w:instrText xml:space="preserve"> REF _Ref40347975 \h  \* MERGEFORMAT </w:instrText>
      </w:r>
      <w:r w:rsidR="00135498" w:rsidRPr="00387D69">
        <w:rPr>
          <w:rFonts w:ascii="Times New Roman" w:hAnsi="Times New Roman" w:cs="Times New Roman"/>
          <w:sz w:val="22"/>
          <w:szCs w:val="22"/>
        </w:rPr>
      </w:r>
      <w:r w:rsidR="00135498"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9</w:t>
      </w:r>
      <w:r w:rsidR="00135498" w:rsidRPr="00387D69">
        <w:rPr>
          <w:rFonts w:ascii="Times New Roman" w:hAnsi="Times New Roman" w:cs="Times New Roman"/>
          <w:sz w:val="22"/>
          <w:szCs w:val="22"/>
        </w:rPr>
        <w:fldChar w:fldCharType="end"/>
      </w:r>
      <w:r w:rsidR="001872CF" w:rsidRPr="00387D69">
        <w:rPr>
          <w:rFonts w:ascii="Times New Roman" w:hAnsi="Times New Roman" w:cs="Times New Roman"/>
          <w:sz w:val="22"/>
        </w:rPr>
        <w:t xml:space="preserve"> ilustra el concepto de multiplexación de cuadro completo, donde la pantalla muestra el contenido de video multiplexado del video original y los cuadros de datos (por ejemplo, códigos QR). El usuario aún puede ver el video como de costumbre, sin notar los marcos de datos incrustados. La cámara captura los datos transportados por los cuadros multiplexados y decodifica la información relevante.</w:t>
      </w:r>
      <w:r w:rsidR="0069374F" w:rsidRPr="00387D69">
        <w:rPr>
          <w:rFonts w:ascii="Times New Roman" w:hAnsi="Times New Roman" w:cs="Times New Roman"/>
          <w:sz w:val="22"/>
        </w:rPr>
        <w:t xml:space="preserve"> </w:t>
      </w:r>
      <w:r w:rsidR="0069374F" w:rsidRPr="00387D69">
        <w:rPr>
          <w:rFonts w:ascii="Times New Roman" w:hAnsi="Times New Roman" w:cs="Times New Roman"/>
          <w:sz w:val="22"/>
          <w:szCs w:val="22"/>
        </w:rPr>
        <w:t xml:space="preserve">La información se codifica en patrones visuales y se muestra en la pantalla. Los dispositivos equipados con cámaras capturan posteriormente la </w:t>
      </w:r>
      <w:r w:rsidR="00752BEB" w:rsidRPr="00387D69">
        <w:rPr>
          <w:rFonts w:ascii="Times New Roman" w:hAnsi="Times New Roman" w:cs="Times New Roman"/>
          <w:sz w:val="22"/>
          <w:szCs w:val="22"/>
        </w:rPr>
        <w:t>imagen mostrada por el monitor</w:t>
      </w:r>
      <w:r w:rsidR="0069374F" w:rsidRPr="00387D69">
        <w:rPr>
          <w:rFonts w:ascii="Times New Roman" w:hAnsi="Times New Roman" w:cs="Times New Roman"/>
          <w:sz w:val="22"/>
          <w:szCs w:val="22"/>
        </w:rPr>
        <w:t xml:space="preserve"> y recuperan la información de los datos</w:t>
      </w:r>
      <w:r w:rsidR="00CD487A" w:rsidRPr="00387D69">
        <w:rPr>
          <w:rFonts w:ascii="Times New Roman" w:hAnsi="Times New Roman" w:cs="Times New Roman"/>
          <w:sz w:val="22"/>
          <w:szCs w:val="22"/>
        </w:rPr>
        <w:t>.</w:t>
      </w:r>
    </w:p>
    <w:p w14:paraId="2CF8EF27" w14:textId="7A96B046" w:rsidR="0069374F" w:rsidRPr="00387D69" w:rsidRDefault="0024162D" w:rsidP="00384DB0">
      <w:pPr>
        <w:spacing w:line="360" w:lineRule="auto"/>
        <w:jc w:val="both"/>
        <w:rPr>
          <w:rFonts w:ascii="Times New Roman" w:hAnsi="Times New Roman" w:cs="Times New Roman"/>
          <w:sz w:val="22"/>
          <w:szCs w:val="22"/>
        </w:rPr>
      </w:pPr>
      <w:r w:rsidRPr="00387D69">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35F2F68C">
            <wp:simplePos x="0" y="0"/>
            <wp:positionH relativeFrom="column">
              <wp:posOffset>833755</wp:posOffset>
            </wp:positionH>
            <wp:positionV relativeFrom="paragraph">
              <wp:posOffset>89095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p>
    <w:p w14:paraId="0F23DAA1" w14:textId="53BDBDE0" w:rsidR="00A32852" w:rsidRPr="00387D69" w:rsidRDefault="00A32852" w:rsidP="00384DB0">
      <w:pPr>
        <w:spacing w:line="360" w:lineRule="auto"/>
        <w:jc w:val="both"/>
        <w:rPr>
          <w:rFonts w:ascii="Times New Roman" w:eastAsia="Times New Roman" w:hAnsi="Times New Roman" w:cs="Times New Roman"/>
          <w:lang w:eastAsia="es-ES_tradnl"/>
        </w:rPr>
      </w:pPr>
    </w:p>
    <w:p w14:paraId="312A1F14" w14:textId="37F720E7" w:rsidR="007B703F" w:rsidRPr="00387D69" w:rsidRDefault="007B703F" w:rsidP="00384DB0">
      <w:pPr>
        <w:spacing w:line="360" w:lineRule="auto"/>
        <w:jc w:val="both"/>
        <w:rPr>
          <w:rFonts w:ascii="Times New Roman" w:eastAsia="Times New Roman" w:hAnsi="Times New Roman" w:cs="Times New Roman"/>
          <w:lang w:eastAsia="es-ES_tradnl"/>
        </w:rPr>
      </w:pPr>
    </w:p>
    <w:p w14:paraId="1EB60135" w14:textId="0B2CA757" w:rsidR="007B703F" w:rsidRPr="00387D69" w:rsidRDefault="007B703F" w:rsidP="00384DB0">
      <w:pPr>
        <w:spacing w:line="360" w:lineRule="auto"/>
        <w:jc w:val="both"/>
        <w:rPr>
          <w:rFonts w:ascii="Times New Roman" w:eastAsia="Times New Roman" w:hAnsi="Times New Roman" w:cs="Times New Roman"/>
          <w:lang w:eastAsia="es-ES_tradnl"/>
        </w:rPr>
      </w:pPr>
    </w:p>
    <w:p w14:paraId="7F38E4C7" w14:textId="4B1C61C9" w:rsidR="00A32852" w:rsidRPr="00387D69" w:rsidRDefault="008F573E" w:rsidP="00384DB0">
      <w:pPr>
        <w:spacing w:line="360" w:lineRule="auto"/>
        <w:jc w:val="both"/>
        <w:rPr>
          <w:rFonts w:ascii="Times New Roman" w:eastAsia="Times New Roman" w:hAnsi="Times New Roman" w:cs="Times New Roman"/>
          <w:lang w:eastAsia="es-ES_tradnl"/>
        </w:rPr>
      </w:pPr>
      <w:r w:rsidRPr="00387D6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6A0909E" wp14:editId="396F3086">
                <wp:simplePos x="0" y="0"/>
                <wp:positionH relativeFrom="column">
                  <wp:posOffset>252730</wp:posOffset>
                </wp:positionH>
                <wp:positionV relativeFrom="paragraph">
                  <wp:posOffset>182880</wp:posOffset>
                </wp:positionV>
                <wp:extent cx="4850130" cy="429260"/>
                <wp:effectExtent l="0" t="0" r="1270" b="254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850130" cy="429260"/>
                        </a:xfrm>
                        <a:prstGeom prst="rect">
                          <a:avLst/>
                        </a:prstGeom>
                        <a:solidFill>
                          <a:prstClr val="white"/>
                        </a:solidFill>
                        <a:ln>
                          <a:noFill/>
                        </a:ln>
                      </wps:spPr>
                      <wps:txbx>
                        <w:txbxContent>
                          <w:p w14:paraId="42E0563C" w14:textId="64A94544" w:rsidR="00C8214B" w:rsidRPr="00D749E4" w:rsidRDefault="00C8214B" w:rsidP="008F573E">
                            <w:pPr>
                              <w:pStyle w:val="Descripcin"/>
                              <w:jc w:val="both"/>
                              <w:rPr>
                                <w:rFonts w:ascii="Times New Roman" w:eastAsia="Times New Roman" w:hAnsi="Times New Roman" w:cs="Times New Roman"/>
                                <w:noProof/>
                                <w:sz w:val="20"/>
                              </w:rPr>
                            </w:pPr>
                            <w:bookmarkStart w:id="80" w:name="_Ref40347975"/>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E63146">
                              <w:rPr>
                                <w:rFonts w:ascii="Times New Roman" w:hAnsi="Times New Roman" w:cs="Times New Roman"/>
                                <w:noProof/>
                                <w:sz w:val="20"/>
                              </w:rPr>
                              <w:t>7</w:t>
                            </w:r>
                            <w:r w:rsidRPr="00D749E4">
                              <w:rPr>
                                <w:rFonts w:ascii="Times New Roman" w:hAnsi="Times New Roman" w:cs="Times New Roman"/>
                                <w:sz w:val="20"/>
                              </w:rPr>
                              <w:fldChar w:fldCharType="end"/>
                            </w:r>
                            <w:r w:rsidRPr="00D749E4">
                              <w:rPr>
                                <w:rFonts w:ascii="Times New Roman" w:hAnsi="Times New Roman" w:cs="Times New Roman"/>
                                <w:sz w:val="20"/>
                              </w:rPr>
                              <w:t xml:space="preserve">. </w:t>
                            </w:r>
                            <w:r w:rsidRPr="00D749E4">
                              <w:rPr>
                                <w:rFonts w:ascii="Times New Roman" w:hAnsi="Times New Roman" w:cs="Times New Roman"/>
                                <w:i w:val="0"/>
                                <w:sz w:val="20"/>
                              </w:rPr>
                              <w:t>Concepto de multiplexación de fotograma completo: Screen-to-eye para videos y Screen-to-camera para la comunicación de datos a través del mismo canal visible simultáneament</w:t>
                            </w:r>
                            <w:bookmarkEnd w:id="80"/>
                            <w:r>
                              <w:rPr>
                                <w:rFonts w:ascii="Times New Roman" w:hAnsi="Times New Roman" w:cs="Times New Roman"/>
                                <w:sz w:val="20"/>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1" type="#_x0000_t202" style="position:absolute;left:0;text-align:left;margin-left:19.9pt;margin-top:14.4pt;width:381.9pt;height:3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" stroked="f">
                <v:textbox inset="0,0,0,0">
                  <w:txbxContent>
                    <w:p w14:paraId="42E0563C" w14:textId="64A94544" w:rsidR="00C8214B" w:rsidRPr="00D749E4" w:rsidRDefault="00C8214B" w:rsidP="008F573E">
                      <w:pPr>
                        <w:pStyle w:val="Descripcin"/>
                        <w:jc w:val="both"/>
                        <w:rPr>
                          <w:rFonts w:ascii="Times New Roman" w:eastAsia="Times New Roman" w:hAnsi="Times New Roman" w:cs="Times New Roman"/>
                          <w:noProof/>
                          <w:sz w:val="20"/>
                        </w:rPr>
                      </w:pPr>
                      <w:bookmarkStart w:id="81" w:name="_Ref40347975"/>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E63146">
                        <w:rPr>
                          <w:rFonts w:ascii="Times New Roman" w:hAnsi="Times New Roman" w:cs="Times New Roman"/>
                          <w:noProof/>
                          <w:sz w:val="20"/>
                        </w:rPr>
                        <w:t>7</w:t>
                      </w:r>
                      <w:r w:rsidRPr="00D749E4">
                        <w:rPr>
                          <w:rFonts w:ascii="Times New Roman" w:hAnsi="Times New Roman" w:cs="Times New Roman"/>
                          <w:sz w:val="20"/>
                        </w:rPr>
                        <w:fldChar w:fldCharType="end"/>
                      </w:r>
                      <w:r w:rsidRPr="00D749E4">
                        <w:rPr>
                          <w:rFonts w:ascii="Times New Roman" w:hAnsi="Times New Roman" w:cs="Times New Roman"/>
                          <w:sz w:val="20"/>
                        </w:rPr>
                        <w:t xml:space="preserve">. </w:t>
                      </w:r>
                      <w:r w:rsidRPr="00D749E4">
                        <w:rPr>
                          <w:rFonts w:ascii="Times New Roman" w:hAnsi="Times New Roman" w:cs="Times New Roman"/>
                          <w:i w:val="0"/>
                          <w:sz w:val="20"/>
                        </w:rPr>
                        <w:t>Concepto de multiplexación de fotograma completo: Screen-to-eye para videos y Screen-to-camera para la comunicación de datos a través del mismo canal visible simultáneament</w:t>
                      </w:r>
                      <w:bookmarkEnd w:id="81"/>
                      <w:r>
                        <w:rPr>
                          <w:rFonts w:ascii="Times New Roman" w:hAnsi="Times New Roman" w:cs="Times New Roman"/>
                          <w:sz w:val="20"/>
                        </w:rPr>
                        <w:t>e.</w:t>
                      </w:r>
                    </w:p>
                  </w:txbxContent>
                </v:textbox>
                <w10:wrap type="square"/>
              </v:shape>
            </w:pict>
          </mc:Fallback>
        </mc:AlternateContent>
      </w:r>
    </w:p>
    <w:p w14:paraId="23A210A7" w14:textId="77777777" w:rsidR="00D945CE" w:rsidRPr="00387D69" w:rsidRDefault="00D945CE" w:rsidP="00384DB0">
      <w:pPr>
        <w:spacing w:line="360" w:lineRule="auto"/>
        <w:jc w:val="both"/>
        <w:rPr>
          <w:rFonts w:ascii="Times New Roman" w:hAnsi="Times New Roman" w:cs="Times New Roman"/>
          <w:b/>
          <w:sz w:val="22"/>
          <w:szCs w:val="22"/>
        </w:rPr>
      </w:pPr>
    </w:p>
    <w:p w14:paraId="78BD3B90" w14:textId="1E1EB66E" w:rsidR="00265170" w:rsidRPr="00387D69" w:rsidRDefault="00265170" w:rsidP="00384DB0">
      <w:pPr>
        <w:pStyle w:val="Ttulo2"/>
        <w:numPr>
          <w:ilvl w:val="1"/>
          <w:numId w:val="6"/>
        </w:numPr>
        <w:spacing w:line="360" w:lineRule="auto"/>
        <w:jc w:val="both"/>
        <w:rPr>
          <w:rFonts w:ascii="Times New Roman" w:hAnsi="Times New Roman" w:cs="Times New Roman"/>
          <w:b/>
          <w:color w:val="000000" w:themeColor="text1"/>
          <w:sz w:val="24"/>
        </w:rPr>
      </w:pPr>
      <w:bookmarkStart w:id="82" w:name="_Toc44872962"/>
      <w:r w:rsidRPr="00387D69">
        <w:rPr>
          <w:rFonts w:ascii="Times New Roman" w:hAnsi="Times New Roman" w:cs="Times New Roman"/>
          <w:b/>
          <w:color w:val="000000" w:themeColor="text1"/>
          <w:sz w:val="24"/>
        </w:rPr>
        <w:t>Antecedentes de las comunicaciones</w:t>
      </w:r>
      <w:r w:rsidR="004F73F7" w:rsidRPr="00387D69">
        <w:rPr>
          <w:rFonts w:ascii="Times New Roman" w:hAnsi="Times New Roman" w:cs="Times New Roman"/>
          <w:b/>
          <w:color w:val="000000" w:themeColor="text1"/>
          <w:sz w:val="24"/>
        </w:rPr>
        <w:t xml:space="preserve"> de cámaras</w:t>
      </w:r>
      <w:r w:rsidRPr="00387D69">
        <w:rPr>
          <w:rFonts w:ascii="Times New Roman" w:hAnsi="Times New Roman" w:cs="Times New Roman"/>
          <w:b/>
          <w:color w:val="000000" w:themeColor="text1"/>
          <w:sz w:val="24"/>
        </w:rPr>
        <w:t xml:space="preserve"> ópticas (OCC)</w:t>
      </w:r>
      <w:bookmarkEnd w:id="82"/>
    </w:p>
    <w:p w14:paraId="045F1A26" w14:textId="401C693D" w:rsidR="00426781" w:rsidRPr="00387D69" w:rsidRDefault="00426781" w:rsidP="00384DB0">
      <w:pPr>
        <w:spacing w:line="360" w:lineRule="auto"/>
        <w:jc w:val="both"/>
        <w:rPr>
          <w:rFonts w:ascii="Times New Roman" w:hAnsi="Times New Roman" w:cs="Times New Roman"/>
          <w:sz w:val="22"/>
        </w:rPr>
      </w:pPr>
    </w:p>
    <w:p w14:paraId="26EEB815" w14:textId="0F4ED208" w:rsidR="00426781" w:rsidRPr="00387D69" w:rsidRDefault="0069416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w:t>
      </w:r>
      <w:r w:rsidR="007F63DC">
        <w:rPr>
          <w:rFonts w:ascii="Times New Roman" w:hAnsi="Times New Roman" w:cs="Times New Roman"/>
          <w:sz w:val="22"/>
        </w:rPr>
        <w:t>creciente necesidad</w:t>
      </w:r>
      <w:r w:rsidRPr="00387D69">
        <w:rPr>
          <w:rFonts w:ascii="Times New Roman" w:hAnsi="Times New Roman" w:cs="Times New Roman"/>
          <w:sz w:val="22"/>
        </w:rPr>
        <w:t xml:space="preserve"> de comunicaciones móviles de datos está </w:t>
      </w:r>
      <w:r w:rsidR="007F63DC">
        <w:rPr>
          <w:rFonts w:ascii="Times New Roman" w:hAnsi="Times New Roman" w:cs="Times New Roman"/>
          <w:sz w:val="22"/>
        </w:rPr>
        <w:t xml:space="preserve">viéndose aún más incrementada </w:t>
      </w:r>
      <w:r w:rsidR="002B7630">
        <w:rPr>
          <w:rFonts w:ascii="Times New Roman" w:hAnsi="Times New Roman" w:cs="Times New Roman"/>
          <w:sz w:val="22"/>
        </w:rPr>
        <w:t>debido a</w:t>
      </w:r>
      <w:r w:rsidRPr="00387D69">
        <w:rPr>
          <w:rFonts w:ascii="Times New Roman" w:hAnsi="Times New Roman" w:cs="Times New Roman"/>
          <w:sz w:val="22"/>
        </w:rPr>
        <w:t xml:space="preserve"> la omnipresente conectividad del </w:t>
      </w:r>
      <w:r w:rsidR="00070A06">
        <w:rPr>
          <w:rFonts w:ascii="Times New Roman" w:hAnsi="Times New Roman" w:cs="Times New Roman"/>
          <w:sz w:val="22"/>
        </w:rPr>
        <w:t>IoT</w:t>
      </w:r>
      <w:r w:rsidR="0024162D" w:rsidRPr="00387D69">
        <w:rPr>
          <w:rFonts w:ascii="Times New Roman" w:hAnsi="Times New Roman" w:cs="Times New Roman"/>
          <w:sz w:val="22"/>
        </w:rPr>
        <w:t xml:space="preserve">, tal </w:t>
      </w:r>
      <w:r w:rsidRPr="00387D69">
        <w:rPr>
          <w:rFonts w:ascii="Times New Roman" w:hAnsi="Times New Roman" w:cs="Times New Roman"/>
          <w:sz w:val="22"/>
        </w:rPr>
        <w:t>y</w:t>
      </w:r>
      <w:r w:rsidR="0024162D" w:rsidRPr="00387D69">
        <w:rPr>
          <w:rFonts w:ascii="Times New Roman" w:hAnsi="Times New Roman" w:cs="Times New Roman"/>
          <w:sz w:val="22"/>
        </w:rPr>
        <w:t xml:space="preserve"> como se menciona en capítulos anteriores, y </w:t>
      </w:r>
      <w:r w:rsidRPr="00387D69">
        <w:rPr>
          <w:rFonts w:ascii="Times New Roman" w:hAnsi="Times New Roman" w:cs="Times New Roman"/>
          <w:sz w:val="22"/>
        </w:rPr>
        <w:t>el crecimiento de los servicios digitales como los medios sociales y los contenidos de vídeo. Según el último informe de Ericsson, se espera que el tráfico móvil total aumente con una tasa de crecimiento anual del 42%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_Ref43909097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sidRPr="00387D69">
        <w:rPr>
          <w:rFonts w:ascii="Times New Roman" w:hAnsi="Times New Roman" w:cs="Times New Roman"/>
          <w:sz w:val="22"/>
        </w:rPr>
        <w:t>satisfacer esta demanda insaciable. La explotación del nuevo espectro se convierte en una única solución, y</w:t>
      </w:r>
      <w:r w:rsidR="0088628B" w:rsidRPr="00387D69">
        <w:rPr>
          <w:rFonts w:ascii="Times New Roman" w:hAnsi="Times New Roman" w:cs="Times New Roman"/>
          <w:sz w:val="22"/>
        </w:rPr>
        <w:t>a que</w:t>
      </w:r>
      <w:r w:rsidR="002F500C" w:rsidRPr="00387D69">
        <w:rPr>
          <w:rFonts w:ascii="Times New Roman" w:hAnsi="Times New Roman" w:cs="Times New Roman"/>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w:t>
      </w:r>
      <w:r w:rsidR="002F500C" w:rsidRPr="00387D69">
        <w:rPr>
          <w:rFonts w:ascii="Times New Roman" w:hAnsi="Times New Roman" w:cs="Times New Roman"/>
          <w:sz w:val="22"/>
        </w:rPr>
        <w:lastRenderedPageBreak/>
        <w:t>nm a 1550 nm), una gran eficiencia energética</w:t>
      </w:r>
      <w:r w:rsidR="005A1485" w:rsidRPr="00387D69">
        <w:rPr>
          <w:rFonts w:ascii="Times New Roman" w:hAnsi="Times New Roman" w:cs="Times New Roman"/>
          <w:sz w:val="22"/>
        </w:rPr>
        <w:t>, una normativa independiente y una seguridad de las comunicaciones debidamente controlada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_Ref43909143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71</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72</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73</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p>
    <w:p w14:paraId="088D52B0" w14:textId="30A9DA7E" w:rsidR="005A1485" w:rsidRPr="00387D69" w:rsidRDefault="005A1485" w:rsidP="00384DB0">
      <w:pPr>
        <w:spacing w:line="360" w:lineRule="auto"/>
        <w:jc w:val="both"/>
        <w:rPr>
          <w:rFonts w:ascii="Times New Roman" w:hAnsi="Times New Roman" w:cs="Times New Roman"/>
          <w:sz w:val="22"/>
        </w:rPr>
      </w:pPr>
    </w:p>
    <w:p w14:paraId="63FB4BB3" w14:textId="61733C41" w:rsidR="00426781" w:rsidRPr="00387D69" w:rsidRDefault="005A1485" w:rsidP="00384DB0">
      <w:pPr>
        <w:spacing w:line="360" w:lineRule="auto"/>
        <w:jc w:val="both"/>
        <w:rPr>
          <w:rFonts w:ascii="Times New Roman" w:hAnsi="Times New Roman" w:cs="Times New Roman"/>
          <w:sz w:val="22"/>
        </w:rPr>
      </w:pPr>
      <w:r w:rsidRPr="00387D69">
        <w:rPr>
          <w:rFonts w:ascii="Times New Roman" w:hAnsi="Times New Roman" w:cs="Times New Roman"/>
          <w:sz w:val="22"/>
        </w:rPr>
        <w:t>De ahí a que las comunicaciones inalámbricas ópticas (del</w:t>
      </w:r>
      <w:r w:rsidR="001F51E9" w:rsidRPr="00387D69">
        <w:rPr>
          <w:rFonts w:ascii="Times New Roman" w:hAnsi="Times New Roman" w:cs="Times New Roman"/>
          <w:sz w:val="22"/>
        </w:rPr>
        <w:t xml:space="preserve"> </w:t>
      </w:r>
      <w:r w:rsidRPr="00387D69">
        <w:rPr>
          <w:rFonts w:ascii="Times New Roman" w:hAnsi="Times New Roman" w:cs="Times New Roman"/>
          <w:sz w:val="22"/>
        </w:rPr>
        <w:t>ingl</w:t>
      </w:r>
      <w:r w:rsidR="007F78FB" w:rsidRPr="00387D69">
        <w:rPr>
          <w:rFonts w:ascii="Times New Roman" w:hAnsi="Times New Roman" w:cs="Times New Roman"/>
          <w:sz w:val="22"/>
        </w:rPr>
        <w:t>é</w:t>
      </w:r>
      <w:r w:rsidRPr="00387D69">
        <w:rPr>
          <w:rFonts w:ascii="Times New Roman" w:hAnsi="Times New Roman" w:cs="Times New Roman"/>
          <w:sz w:val="22"/>
        </w:rPr>
        <w:t>s</w:t>
      </w:r>
      <w:r w:rsidR="001F51E9" w:rsidRPr="00387D69">
        <w:rPr>
          <w:rFonts w:ascii="Times New Roman" w:hAnsi="Times New Roman" w:cs="Times New Roman"/>
          <w:sz w:val="22"/>
        </w:rPr>
        <w:t xml:space="preserve"> </w:t>
      </w:r>
      <w:r w:rsidRPr="00387D69">
        <w:rPr>
          <w:rFonts w:ascii="Times New Roman" w:hAnsi="Times New Roman" w:cs="Times New Roman"/>
          <w:sz w:val="22"/>
        </w:rPr>
        <w:t>Optical Wireless Communications -</w:t>
      </w:r>
      <w:r w:rsidR="00537617" w:rsidRPr="00387D69">
        <w:rPr>
          <w:rFonts w:ascii="Times New Roman" w:hAnsi="Times New Roman" w:cs="Times New Roman"/>
          <w:sz w:val="22"/>
        </w:rPr>
        <w:t xml:space="preserve"> </w:t>
      </w:r>
      <w:r w:rsidRPr="00387D69">
        <w:rPr>
          <w:rFonts w:ascii="Times New Roman" w:hAnsi="Times New Roman" w:cs="Times New Roman"/>
          <w:sz w:val="22"/>
        </w:rPr>
        <w:t>OWC) apareciera</w:t>
      </w:r>
      <w:r w:rsidR="00F77D6B" w:rsidRPr="00387D69">
        <w:rPr>
          <w:rFonts w:ascii="Times New Roman" w:hAnsi="Times New Roman" w:cs="Times New Roman"/>
          <w:sz w:val="22"/>
        </w:rPr>
        <w:t>n</w:t>
      </w:r>
      <w:r w:rsidRPr="00387D69">
        <w:rPr>
          <w:rFonts w:ascii="Times New Roman" w:hAnsi="Times New Roman" w:cs="Times New Roman"/>
          <w:sz w:val="22"/>
        </w:rPr>
        <w:t xml:space="preserve"> como una </w:t>
      </w:r>
      <w:r w:rsidR="001F51E9" w:rsidRPr="00387D69">
        <w:rPr>
          <w:rFonts w:ascii="Times New Roman" w:hAnsi="Times New Roman" w:cs="Times New Roman"/>
          <w:sz w:val="22"/>
        </w:rPr>
        <w:t>alternativa y una opción complementaria a las comunicaciones de radiofrecuencia (RF) existentes. Las OWC cubren las bandas de ultravioleta (UV), infrarroja (IR) y visible. Basándose en la utilización del espectro, la información a tratar sobre las OWC pueden dividirse en cuatro categorías: comunicaciones ópticas en el espacio libre (FSO), comunicaciones de luz visible (VLC), fidelidad a la luz (Li-Fi), y comunicaciones de cámaras ópticas (OCC)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_Ref43909166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74</w:t>
      </w:r>
      <w:r w:rsidR="00C0359A" w:rsidRPr="00387D69">
        <w:rPr>
          <w:rFonts w:ascii="Times New Roman" w:hAnsi="Times New Roman" w:cs="Times New Roman"/>
          <w:sz w:val="22"/>
        </w:rPr>
        <w:fldChar w:fldCharType="end"/>
      </w:r>
      <w:r w:rsidR="001F51E9" w:rsidRPr="00387D69">
        <w:rPr>
          <w:rFonts w:ascii="Times New Roman" w:hAnsi="Times New Roman" w:cs="Times New Roman"/>
          <w:sz w:val="22"/>
        </w:rPr>
        <w:t xml:space="preserve">]. Los sistemas de comunicación FSO consisten en un transmisor de diodo láser (LD) y un fotodiodo (PD). Típicamente se basa en bandas UV o visibles, ofrece una alta tasa de transmisión a larga distancia, y puede ser usado para la reconfiguración de redes de comunicación. Sin embargo, las comunicaciones de los FSO 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w:t>
      </w:r>
      <w:r w:rsidR="00554227" w:rsidRPr="00387D69">
        <w:rPr>
          <w:rFonts w:ascii="Times New Roman" w:hAnsi="Times New Roman" w:cs="Times New Roman"/>
          <w:sz w:val="22"/>
        </w:rPr>
        <w:t>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75</w:t>
      </w:r>
      <w:r w:rsidR="00C0359A" w:rsidRPr="00387D69">
        <w:rPr>
          <w:rFonts w:ascii="Times New Roman" w:hAnsi="Times New Roman" w:cs="Times New Roman"/>
          <w:sz w:val="22"/>
        </w:rPr>
        <w:fldChar w:fldCharType="end"/>
      </w:r>
      <w:r w:rsidR="00F56E07" w:rsidRPr="00387D69">
        <w:rPr>
          <w:rFonts w:ascii="Times New Roman" w:hAnsi="Times New Roman" w:cs="Times New Roman"/>
          <w:sz w:val="22"/>
        </w:rPr>
        <w:t xml:space="preserve">]. Esto motiva el concepto de OCC. Las diferentes características y limitaciones de OCC y VLC se presentan </w:t>
      </w:r>
      <w:r w:rsidR="00F56E07" w:rsidRPr="00387D69">
        <w:rPr>
          <w:rFonts w:ascii="Times New Roman" w:hAnsi="Times New Roman" w:cs="Times New Roman"/>
          <w:sz w:val="22"/>
          <w:szCs w:val="22"/>
        </w:rPr>
        <w:t xml:space="preserve">en la </w:t>
      </w:r>
      <w:r w:rsidR="00B22574" w:rsidRPr="00387D69">
        <w:rPr>
          <w:rFonts w:ascii="Times New Roman" w:hAnsi="Times New Roman" w:cs="Times New Roman"/>
          <w:sz w:val="22"/>
          <w:szCs w:val="22"/>
        </w:rPr>
        <w:fldChar w:fldCharType="begin"/>
      </w:r>
      <w:r w:rsidR="00B22574" w:rsidRPr="00387D69">
        <w:rPr>
          <w:rFonts w:ascii="Times New Roman" w:hAnsi="Times New Roman" w:cs="Times New Roman"/>
          <w:sz w:val="22"/>
          <w:szCs w:val="22"/>
        </w:rPr>
        <w:instrText xml:space="preserve"> REF _Ref42349342 \h  \* MERGEFORMAT </w:instrText>
      </w:r>
      <w:r w:rsidR="00B22574" w:rsidRPr="00387D69">
        <w:rPr>
          <w:rFonts w:ascii="Times New Roman" w:hAnsi="Times New Roman" w:cs="Times New Roman"/>
          <w:sz w:val="22"/>
          <w:szCs w:val="22"/>
        </w:rPr>
      </w:r>
      <w:r w:rsidR="00B22574"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Tabla </w:t>
      </w:r>
      <w:r w:rsidR="005B066E" w:rsidRPr="005B066E">
        <w:rPr>
          <w:rFonts w:ascii="Times New Roman" w:hAnsi="Times New Roman" w:cs="Times New Roman"/>
          <w:noProof/>
          <w:sz w:val="22"/>
          <w:szCs w:val="22"/>
        </w:rPr>
        <w:t>1</w:t>
      </w:r>
      <w:r w:rsidR="00B22574" w:rsidRPr="00387D69">
        <w:rPr>
          <w:rFonts w:ascii="Times New Roman" w:hAnsi="Times New Roman" w:cs="Times New Roman"/>
          <w:sz w:val="22"/>
          <w:szCs w:val="22"/>
        </w:rPr>
        <w:fldChar w:fldCharType="end"/>
      </w:r>
      <w:r w:rsidR="00F56E07" w:rsidRPr="00387D69">
        <w:rPr>
          <w:rFonts w:ascii="Times New Roman" w:hAnsi="Times New Roman" w:cs="Times New Roman"/>
          <w:sz w:val="22"/>
          <w:szCs w:val="22"/>
        </w:rPr>
        <w:t>.</w:t>
      </w:r>
      <w:r w:rsidR="00F56E07" w:rsidRPr="00387D69">
        <w:rPr>
          <w:rFonts w:ascii="Times New Roman" w:hAnsi="Times New Roman" w:cs="Times New Roman"/>
          <w:sz w:val="22"/>
        </w:rPr>
        <w:t xml:space="preserve"> </w:t>
      </w:r>
    </w:p>
    <w:p w14:paraId="21FCF445" w14:textId="0033CE04" w:rsidR="007D19C5" w:rsidRPr="00387D69" w:rsidRDefault="007D19C5" w:rsidP="00384DB0">
      <w:pPr>
        <w:spacing w:line="360" w:lineRule="auto"/>
        <w:jc w:val="both"/>
        <w:rPr>
          <w:rFonts w:ascii="Times New Roman" w:hAnsi="Times New Roman" w:cs="Times New Roman"/>
          <w:sz w:val="22"/>
        </w:rPr>
      </w:pPr>
    </w:p>
    <w:p w14:paraId="73002395" w14:textId="52367347" w:rsidR="007D19C5" w:rsidRPr="00387D69" w:rsidRDefault="007D19C5" w:rsidP="00384DB0">
      <w:pPr>
        <w:spacing w:line="360" w:lineRule="auto"/>
        <w:jc w:val="both"/>
        <w:rPr>
          <w:rFonts w:ascii="Times New Roman" w:hAnsi="Times New Roman" w:cs="Times New Roman"/>
          <w:sz w:val="22"/>
        </w:rPr>
      </w:pPr>
      <w:r w:rsidRPr="00387D69">
        <w:rPr>
          <w:rFonts w:ascii="Times New Roman" w:hAnsi="Times New Roman" w:cs="Times New Roman"/>
          <w:sz w:val="22"/>
        </w:rPr>
        <w:t>OCC es una tecnología de comunicación que utiliza sensores ópticos de imagen como receptores basados en bandas IR o visibles, y, por lo tanto, también se denomina como comunicaciones de sensores de imagen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76</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_Ref43909238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77</w:t>
      </w:r>
      <w:r w:rsidR="00C0359A" w:rsidRPr="00387D69">
        <w:rPr>
          <w:rFonts w:ascii="Times New Roman" w:hAnsi="Times New Roman" w:cs="Times New Roman"/>
          <w:sz w:val="22"/>
        </w:rPr>
        <w:fldChar w:fldCharType="end"/>
      </w:r>
      <w:r w:rsidRPr="00387D69">
        <w:rPr>
          <w:rFonts w:ascii="Times New Roman" w:hAnsi="Times New Roman" w:cs="Times New Roman"/>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Pr="00387D69" w:rsidRDefault="00BF29B9" w:rsidP="00384DB0">
      <w:pPr>
        <w:spacing w:line="360" w:lineRule="auto"/>
        <w:jc w:val="both"/>
        <w:rPr>
          <w:rFonts w:ascii="Times New Roman" w:hAnsi="Times New Roman" w:cs="Times New Roman"/>
          <w:sz w:val="22"/>
        </w:rPr>
      </w:pPr>
    </w:p>
    <w:tbl>
      <w:tblPr>
        <w:tblStyle w:val="Tablaconcuadrcula2-nfasis3"/>
        <w:tblW w:w="0" w:type="auto"/>
        <w:tblLook w:val="04A0" w:firstRow="1" w:lastRow="0" w:firstColumn="1" w:lastColumn="0" w:noHBand="0" w:noVBand="1"/>
      </w:tblPr>
      <w:tblGrid>
        <w:gridCol w:w="2829"/>
        <w:gridCol w:w="3408"/>
        <w:gridCol w:w="2251"/>
      </w:tblGrid>
      <w:tr w:rsidR="00BF29B9" w:rsidRPr="00387D69" w14:paraId="2064FD7E" w14:textId="77777777" w:rsidTr="00DF25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Pr="00387D69" w:rsidRDefault="00BF29B9" w:rsidP="00384DB0">
            <w:pPr>
              <w:spacing w:line="360" w:lineRule="auto"/>
              <w:jc w:val="center"/>
              <w:rPr>
                <w:rFonts w:ascii="Times New Roman" w:hAnsi="Times New Roman" w:cs="Times New Roman"/>
                <w:sz w:val="22"/>
              </w:rPr>
            </w:pPr>
            <w:r w:rsidRPr="00387D69">
              <w:rPr>
                <w:rFonts w:ascii="Times New Roman" w:hAnsi="Times New Roman" w:cs="Times New Roman"/>
                <w:sz w:val="22"/>
              </w:rPr>
              <w:t>Características</w:t>
            </w:r>
          </w:p>
        </w:tc>
        <w:tc>
          <w:tcPr>
            <w:tcW w:w="3408" w:type="dxa"/>
            <w:tcBorders>
              <w:left w:val="single" w:sz="4" w:space="0" w:color="auto"/>
              <w:bottom w:val="single" w:sz="4" w:space="0" w:color="auto"/>
            </w:tcBorders>
          </w:tcPr>
          <w:p w14:paraId="28781814" w14:textId="47A43FAB" w:rsidR="00BF29B9" w:rsidRPr="00387D69" w:rsidRDefault="00BF29B9" w:rsidP="00384DB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OCC</w:t>
            </w:r>
          </w:p>
        </w:tc>
        <w:tc>
          <w:tcPr>
            <w:tcW w:w="2251" w:type="dxa"/>
            <w:tcBorders>
              <w:bottom w:val="single" w:sz="4" w:space="0" w:color="auto"/>
            </w:tcBorders>
          </w:tcPr>
          <w:p w14:paraId="22408618" w14:textId="727DB15C" w:rsidR="00BF29B9" w:rsidRPr="00387D69" w:rsidRDefault="00BF29B9" w:rsidP="00384DB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VLC</w:t>
            </w:r>
          </w:p>
        </w:tc>
      </w:tr>
      <w:tr w:rsidR="00BF29B9" w:rsidRPr="00387D69" w14:paraId="6653B3C0" w14:textId="77777777" w:rsidTr="00DF2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387D69" w:rsidRDefault="00BF29B9"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Rango de transmisión</w:t>
            </w:r>
          </w:p>
        </w:tc>
        <w:tc>
          <w:tcPr>
            <w:tcW w:w="3408" w:type="dxa"/>
            <w:tcBorders>
              <w:top w:val="single" w:sz="4" w:space="0" w:color="auto"/>
              <w:left w:val="single" w:sz="4" w:space="0" w:color="auto"/>
            </w:tcBorders>
          </w:tcPr>
          <w:p w14:paraId="6B3C1B52" w14:textId="3A00D908" w:rsidR="00BF29B9" w:rsidRPr="00387D69" w:rsidRDefault="00070A06"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Cientos de metros (con telescopio)</w:t>
            </w:r>
          </w:p>
        </w:tc>
        <w:tc>
          <w:tcPr>
            <w:tcW w:w="2251" w:type="dxa"/>
            <w:tcBorders>
              <w:top w:val="single" w:sz="4" w:space="0" w:color="auto"/>
            </w:tcBorders>
          </w:tcPr>
          <w:p w14:paraId="7BF0F77F" w14:textId="4D92E2B8" w:rsidR="00BF29B9" w:rsidRPr="00387D69" w:rsidRDefault="00070A06"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Pocos metros</w:t>
            </w:r>
          </w:p>
        </w:tc>
      </w:tr>
      <w:tr w:rsidR="00BF29B9" w:rsidRPr="00387D69" w14:paraId="3D4C1D2D" w14:textId="77777777" w:rsidTr="00DF253F">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Longitud de onda</w:t>
            </w:r>
          </w:p>
        </w:tc>
        <w:tc>
          <w:tcPr>
            <w:tcW w:w="3408" w:type="dxa"/>
            <w:tcBorders>
              <w:left w:val="single" w:sz="4" w:space="0" w:color="auto"/>
            </w:tcBorders>
          </w:tcPr>
          <w:p w14:paraId="5C85FDCB" w14:textId="42987766"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UV, IR y luz visible</w:t>
            </w:r>
          </w:p>
        </w:tc>
        <w:tc>
          <w:tcPr>
            <w:tcW w:w="2251" w:type="dxa"/>
          </w:tcPr>
          <w:p w14:paraId="1B664404" w14:textId="3119CB87"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Luz visible</w:t>
            </w:r>
          </w:p>
        </w:tc>
      </w:tr>
      <w:tr w:rsidR="00BF29B9" w:rsidRPr="00387D69" w14:paraId="675DFD1D" w14:textId="77777777" w:rsidTr="00DF2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SNR</w:t>
            </w:r>
          </w:p>
        </w:tc>
        <w:tc>
          <w:tcPr>
            <w:tcW w:w="3408" w:type="dxa"/>
            <w:tcBorders>
              <w:left w:val="single" w:sz="4" w:space="0" w:color="auto"/>
            </w:tcBorders>
          </w:tcPr>
          <w:p w14:paraId="5074EE85" w14:textId="08B78BB1"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Alto</w:t>
            </w:r>
          </w:p>
        </w:tc>
        <w:tc>
          <w:tcPr>
            <w:tcW w:w="2251" w:type="dxa"/>
          </w:tcPr>
          <w:p w14:paraId="30EF4CB1" w14:textId="7DB2D53D"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212C93E3" w14:textId="77777777" w:rsidTr="00DF253F">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lastRenderedPageBreak/>
              <w:t>Receptor</w:t>
            </w:r>
          </w:p>
        </w:tc>
        <w:tc>
          <w:tcPr>
            <w:tcW w:w="3408" w:type="dxa"/>
            <w:tcBorders>
              <w:left w:val="single" w:sz="4" w:space="0" w:color="auto"/>
            </w:tcBorders>
          </w:tcPr>
          <w:p w14:paraId="4E3579B8" w14:textId="04F43A28"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Cámara</w:t>
            </w:r>
          </w:p>
        </w:tc>
        <w:tc>
          <w:tcPr>
            <w:tcW w:w="2251" w:type="dxa"/>
          </w:tcPr>
          <w:p w14:paraId="748B5AF0" w14:textId="69E93294" w:rsidR="00BF29B9"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Fotodetector</w:t>
            </w:r>
          </w:p>
        </w:tc>
      </w:tr>
      <w:tr w:rsidR="002313F0" w:rsidRPr="00387D69" w14:paraId="32C0AB23" w14:textId="77777777" w:rsidTr="00DF2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387D69" w:rsidRDefault="005815F2"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Velocidad de datos</w:t>
            </w:r>
          </w:p>
        </w:tc>
        <w:tc>
          <w:tcPr>
            <w:tcW w:w="3408" w:type="dxa"/>
            <w:tcBorders>
              <w:left w:val="single" w:sz="4" w:space="0" w:color="auto"/>
            </w:tcBorders>
          </w:tcPr>
          <w:p w14:paraId="414D520E" w14:textId="694FA18A" w:rsidR="002313F0"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Menor que VLC (en kbps)</w:t>
            </w:r>
          </w:p>
        </w:tc>
        <w:tc>
          <w:tcPr>
            <w:tcW w:w="2251" w:type="dxa"/>
          </w:tcPr>
          <w:p w14:paraId="4E51CA09" w14:textId="1C5D9F3F" w:rsidR="002313F0"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11.67 kbps – 96 Mbps</w:t>
            </w:r>
          </w:p>
        </w:tc>
      </w:tr>
      <w:tr w:rsidR="002313F0" w:rsidRPr="00387D69" w14:paraId="2FC0A419" w14:textId="77777777" w:rsidTr="00DF253F">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387D69" w:rsidRDefault="005815F2"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Protocolo</w:t>
            </w:r>
          </w:p>
        </w:tc>
        <w:tc>
          <w:tcPr>
            <w:tcW w:w="3408" w:type="dxa"/>
            <w:tcBorders>
              <w:left w:val="single" w:sz="4" w:space="0" w:color="auto"/>
            </w:tcBorders>
          </w:tcPr>
          <w:p w14:paraId="619F666B" w14:textId="7DB7E253" w:rsidR="002313F0"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IEEE.802.15.7r1</w:t>
            </w:r>
          </w:p>
        </w:tc>
        <w:tc>
          <w:tcPr>
            <w:tcW w:w="2251" w:type="dxa"/>
          </w:tcPr>
          <w:p w14:paraId="3B290564" w14:textId="2DF218B1" w:rsidR="002313F0"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w:t>
            </w:r>
          </w:p>
        </w:tc>
      </w:tr>
      <w:tr w:rsidR="002313F0" w:rsidRPr="00387D69" w14:paraId="2E9DC75D" w14:textId="77777777" w:rsidTr="00DF2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387D69" w:rsidRDefault="00B22574"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Implementación MIMO</w:t>
            </w:r>
          </w:p>
        </w:tc>
        <w:tc>
          <w:tcPr>
            <w:tcW w:w="3408" w:type="dxa"/>
            <w:tcBorders>
              <w:left w:val="single" w:sz="4" w:space="0" w:color="auto"/>
            </w:tcBorders>
          </w:tcPr>
          <w:p w14:paraId="7F567484" w14:textId="6B0B10EB" w:rsidR="002313F0" w:rsidRPr="00387D69" w:rsidRDefault="00B22574"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Fácil</w:t>
            </w:r>
          </w:p>
        </w:tc>
        <w:tc>
          <w:tcPr>
            <w:tcW w:w="2251" w:type="dxa"/>
          </w:tcPr>
          <w:p w14:paraId="32C0EF01" w14:textId="15368B56" w:rsidR="002313F0" w:rsidRPr="00387D69" w:rsidRDefault="00B22574" w:rsidP="00384DB0">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Difícil</w:t>
            </w:r>
          </w:p>
        </w:tc>
      </w:tr>
    </w:tbl>
    <w:p w14:paraId="31A1100E" w14:textId="2E54EF4A" w:rsidR="00C778B7" w:rsidRPr="00387D69" w:rsidRDefault="00B22574" w:rsidP="00384DB0">
      <w:pPr>
        <w:pStyle w:val="Descripcin"/>
        <w:spacing w:line="360" w:lineRule="auto"/>
        <w:jc w:val="center"/>
        <w:rPr>
          <w:rFonts w:ascii="Times New Roman" w:hAnsi="Times New Roman" w:cs="Times New Roman"/>
          <w:i w:val="0"/>
          <w:sz w:val="20"/>
        </w:rPr>
      </w:pPr>
      <w:r w:rsidRPr="00387D69">
        <w:rPr>
          <w:rFonts w:ascii="Times New Roman" w:hAnsi="Times New Roman" w:cs="Times New Roman"/>
          <w:sz w:val="20"/>
        </w:rPr>
        <w:br/>
      </w:r>
      <w:bookmarkStart w:id="83" w:name="_Ref42349342"/>
      <w:bookmarkStart w:id="84" w:name="_Toc44511701"/>
      <w:r w:rsidRPr="00387D69">
        <w:rPr>
          <w:rFonts w:ascii="Times New Roman" w:hAnsi="Times New Roman" w:cs="Times New Roman"/>
          <w:sz w:val="20"/>
        </w:rPr>
        <w:t xml:space="preserve">Tabla </w:t>
      </w:r>
      <w:r w:rsidR="009C74A4">
        <w:rPr>
          <w:rFonts w:ascii="Times New Roman" w:hAnsi="Times New Roman" w:cs="Times New Roman"/>
          <w:sz w:val="20"/>
        </w:rPr>
        <w:fldChar w:fldCharType="begin"/>
      </w:r>
      <w:r w:rsidR="009C74A4">
        <w:rPr>
          <w:rFonts w:ascii="Times New Roman" w:hAnsi="Times New Roman" w:cs="Times New Roman"/>
          <w:sz w:val="20"/>
        </w:rPr>
        <w:instrText xml:space="preserve"> SEQ Tabla \* ARABIC </w:instrText>
      </w:r>
      <w:r w:rsidR="009C74A4">
        <w:rPr>
          <w:rFonts w:ascii="Times New Roman" w:hAnsi="Times New Roman" w:cs="Times New Roman"/>
          <w:sz w:val="20"/>
        </w:rPr>
        <w:fldChar w:fldCharType="separate"/>
      </w:r>
      <w:r w:rsidR="00C54E46">
        <w:rPr>
          <w:rFonts w:ascii="Times New Roman" w:hAnsi="Times New Roman" w:cs="Times New Roman"/>
          <w:noProof/>
          <w:sz w:val="20"/>
        </w:rPr>
        <w:t>1</w:t>
      </w:r>
      <w:r w:rsidR="009C74A4">
        <w:rPr>
          <w:rFonts w:ascii="Times New Roman" w:hAnsi="Times New Roman" w:cs="Times New Roman"/>
          <w:sz w:val="20"/>
        </w:rPr>
        <w:fldChar w:fldCharType="end"/>
      </w:r>
      <w:bookmarkEnd w:id="83"/>
      <w:r w:rsidRPr="00387D69">
        <w:rPr>
          <w:rFonts w:ascii="Times New Roman" w:hAnsi="Times New Roman" w:cs="Times New Roman"/>
          <w:sz w:val="20"/>
        </w:rPr>
        <w:t xml:space="preserve">. </w:t>
      </w:r>
      <w:r w:rsidRPr="00387D69">
        <w:rPr>
          <w:rFonts w:ascii="Times New Roman" w:hAnsi="Times New Roman" w:cs="Times New Roman"/>
          <w:i w:val="0"/>
          <w:sz w:val="20"/>
        </w:rPr>
        <w:t>Comparación de OCC y VLC.</w:t>
      </w:r>
      <w:bookmarkEnd w:id="84"/>
    </w:p>
    <w:p w14:paraId="6C225F6C" w14:textId="73391B89" w:rsidR="00925C78" w:rsidRPr="00387D69" w:rsidRDefault="000A55F0"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segundo lugar, los receptores del OCC se basan en millones de píxeles, y estos proporcionan </w:t>
      </w:r>
      <w:r w:rsidR="00CE41B9">
        <w:rPr>
          <w:rFonts w:ascii="Times New Roman" w:hAnsi="Times New Roman" w:cs="Times New Roman"/>
          <w:sz w:val="22"/>
        </w:rPr>
        <w:t>un número alto de</w:t>
      </w:r>
      <w:r w:rsidR="00CE41B9" w:rsidRPr="00387D69">
        <w:rPr>
          <w:rFonts w:ascii="Times New Roman" w:hAnsi="Times New Roman" w:cs="Times New Roman"/>
          <w:sz w:val="22"/>
        </w:rPr>
        <w:t xml:space="preserve"> </w:t>
      </w:r>
      <w:r w:rsidRPr="00387D69">
        <w:rPr>
          <w:rFonts w:ascii="Times New Roman" w:hAnsi="Times New Roman" w:cs="Times New Roman"/>
          <w:sz w:val="22"/>
        </w:rPr>
        <w:t xml:space="preserve">grados de libertad (DoF) para transmitir datos y manejar el acceso de un número masivo de usuarios. </w:t>
      </w:r>
      <w:r w:rsidR="002B7630">
        <w:rPr>
          <w:rFonts w:ascii="Times New Roman" w:hAnsi="Times New Roman" w:cs="Times New Roman"/>
          <w:sz w:val="22"/>
        </w:rPr>
        <w:t>Asimismo, en tercer lugar</w:t>
      </w:r>
      <w:r w:rsidRPr="00387D69">
        <w:rPr>
          <w:rFonts w:ascii="Times New Roman" w:hAnsi="Times New Roman" w:cs="Times New Roman"/>
          <w:sz w:val="22"/>
        </w:rPr>
        <w:t xml:space="preserve">,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la localización en interiores, la captura de movimiento y los sistemas de transporte inteligente (STI). Sin embargo, OCC tiene sus limitaciones, que incluyen, entre otras, </w:t>
      </w:r>
      <w:commentRangeStart w:id="85"/>
      <w:r w:rsidRPr="00387D69">
        <w:rPr>
          <w:rFonts w:ascii="Times New Roman" w:hAnsi="Times New Roman" w:cs="Times New Roman"/>
          <w:sz w:val="22"/>
        </w:rPr>
        <w:t>una baja tasa de datos</w:t>
      </w:r>
      <w:r w:rsidR="00B37DAB">
        <w:rPr>
          <w:rFonts w:ascii="Times New Roman" w:hAnsi="Times New Roman" w:cs="Times New Roman"/>
          <w:sz w:val="22"/>
        </w:rPr>
        <w:t>, la cual conlleva a su vez una</w:t>
      </w:r>
      <w:r w:rsidRPr="00387D69">
        <w:rPr>
          <w:rFonts w:ascii="Times New Roman" w:hAnsi="Times New Roman" w:cs="Times New Roman"/>
          <w:sz w:val="22"/>
        </w:rPr>
        <w:t xml:space="preserve"> </w:t>
      </w:r>
      <w:r w:rsidR="008931DD">
        <w:rPr>
          <w:rFonts w:ascii="Times New Roman" w:hAnsi="Times New Roman" w:cs="Times New Roman"/>
          <w:sz w:val="22"/>
        </w:rPr>
        <w:t>alta</w:t>
      </w:r>
      <w:r w:rsidRPr="00387D69">
        <w:rPr>
          <w:rFonts w:ascii="Times New Roman" w:hAnsi="Times New Roman" w:cs="Times New Roman"/>
          <w:sz w:val="22"/>
        </w:rPr>
        <w:t xml:space="preserve"> tasa de muestreo en el receptor</w:t>
      </w:r>
      <w:commentRangeEnd w:id="85"/>
      <w:r w:rsidR="00CE41B9">
        <w:rPr>
          <w:rStyle w:val="Refdecomentario"/>
        </w:rPr>
        <w:commentReference w:id="85"/>
      </w:r>
      <w:r w:rsidRPr="00387D69">
        <w:rPr>
          <w:rFonts w:ascii="Times New Roman" w:hAnsi="Times New Roman" w:cs="Times New Roman"/>
          <w:sz w:val="22"/>
        </w:rPr>
        <w:t xml:space="preserve">, </w:t>
      </w:r>
      <w:commentRangeStart w:id="86"/>
      <w:r w:rsidRPr="00387D69">
        <w:rPr>
          <w:rFonts w:ascii="Times New Roman" w:hAnsi="Times New Roman" w:cs="Times New Roman"/>
          <w:sz w:val="22"/>
        </w:rPr>
        <w:t>el efecto de desenfoque</w:t>
      </w:r>
      <w:commentRangeEnd w:id="86"/>
      <w:r w:rsidR="00CE41B9">
        <w:rPr>
          <w:rStyle w:val="Refdecomentario"/>
        </w:rPr>
        <w:commentReference w:id="86"/>
      </w:r>
      <w:r w:rsidR="00EA7394">
        <w:rPr>
          <w:rFonts w:ascii="Times New Roman" w:hAnsi="Times New Roman" w:cs="Times New Roman"/>
          <w:sz w:val="22"/>
        </w:rPr>
        <w:t xml:space="preserve"> </w:t>
      </w:r>
      <w:commentRangeStart w:id="87"/>
      <w:r w:rsidR="00EA7394">
        <w:rPr>
          <w:rFonts w:ascii="Times New Roman" w:hAnsi="Times New Roman" w:cs="Times New Roman"/>
          <w:sz w:val="22"/>
        </w:rPr>
        <w:t>(aunque desde el punto de vista del trabajo sólo puede afectar la SNR por píxel gracias al Rolling Shutter)</w:t>
      </w:r>
      <w:commentRangeEnd w:id="87"/>
      <w:r w:rsidR="00EA7394">
        <w:rPr>
          <w:rStyle w:val="Refdecomentario"/>
        </w:rPr>
        <w:commentReference w:id="87"/>
      </w:r>
      <w:r w:rsidRPr="00387D69">
        <w:rPr>
          <w:rFonts w:ascii="Times New Roman" w:hAnsi="Times New Roman" w:cs="Times New Roman"/>
          <w:sz w:val="22"/>
        </w:rPr>
        <w:t xml:space="preserve">, </w:t>
      </w:r>
      <w:r w:rsidR="004151DB" w:rsidRPr="00387D69">
        <w:rPr>
          <w:rFonts w:ascii="Times New Roman" w:hAnsi="Times New Roman" w:cs="Times New Roman"/>
          <w:sz w:val="22"/>
        </w:rPr>
        <w:t>la inestabilidad de la velocidad de cuadro y el bloqueo aleatorio</w:t>
      </w:r>
      <w:r w:rsidR="00CE41B9">
        <w:rPr>
          <w:rFonts w:ascii="Times New Roman" w:hAnsi="Times New Roman" w:cs="Times New Roman"/>
          <w:sz w:val="22"/>
        </w:rPr>
        <w:t xml:space="preserve"> (igual que en VLC)</w:t>
      </w:r>
      <w:r w:rsidR="004151DB" w:rsidRPr="00387D69">
        <w:rPr>
          <w:rFonts w:ascii="Times New Roman" w:hAnsi="Times New Roman" w:cs="Times New Roman"/>
          <w:sz w:val="22"/>
        </w:rPr>
        <w:t>. La comunidad de investigadores de OCC ha propuesto diferentes soluciones para superar las limitaciones ya mencionadas. Por lo tanto, el tema central de este apartado es presentar las diversas limitaciones de OCC y sus soluciones.</w:t>
      </w:r>
    </w:p>
    <w:p w14:paraId="0104CE96" w14:textId="78A31997" w:rsidR="00C778B7" w:rsidRPr="00387D69" w:rsidRDefault="00CB5B0F"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CE1D552" wp14:editId="6C4ED632">
                <wp:simplePos x="0" y="0"/>
                <wp:positionH relativeFrom="column">
                  <wp:posOffset>-9525</wp:posOffset>
                </wp:positionH>
                <wp:positionV relativeFrom="paragraph">
                  <wp:posOffset>1640205</wp:posOffset>
                </wp:positionV>
                <wp:extent cx="5396230" cy="187325"/>
                <wp:effectExtent l="0" t="0" r="1270" b="317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187325"/>
                        </a:xfrm>
                        <a:prstGeom prst="rect">
                          <a:avLst/>
                        </a:prstGeom>
                        <a:solidFill>
                          <a:prstClr val="white"/>
                        </a:solidFill>
                        <a:ln>
                          <a:noFill/>
                        </a:ln>
                      </wps:spPr>
                      <wps:txbx>
                        <w:txbxContent>
                          <w:p w14:paraId="362ADFFC" w14:textId="6561630C" w:rsidR="00C8214B" w:rsidRPr="000301E0" w:rsidRDefault="00C8214B" w:rsidP="00C778B7">
                            <w:pPr>
                              <w:pStyle w:val="Descripcin"/>
                              <w:jc w:val="center"/>
                              <w:rPr>
                                <w:rFonts w:ascii="Times New Roman" w:hAnsi="Times New Roman" w:cs="Times New Roman"/>
                                <w:sz w:val="24"/>
                              </w:rPr>
                            </w:pPr>
                            <w:bookmarkStart w:id="88"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sidR="00E63146">
                              <w:rPr>
                                <w:rFonts w:ascii="Times New Roman" w:hAnsi="Times New Roman" w:cs="Times New Roman"/>
                                <w:noProof/>
                                <w:sz w:val="20"/>
                              </w:rPr>
                              <w:t>8</w:t>
                            </w:r>
                            <w:r w:rsidRPr="000301E0">
                              <w:rPr>
                                <w:rFonts w:ascii="Times New Roman" w:hAnsi="Times New Roman" w:cs="Times New Roman"/>
                                <w:sz w:val="20"/>
                              </w:rPr>
                              <w:fldChar w:fldCharType="end"/>
                            </w:r>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p w14:paraId="25DF9ED0" w14:textId="77777777" w:rsidR="00C8214B" w:rsidRDefault="00C8214B"/>
                          <w:p w14:paraId="1ADDFA92" w14:textId="0F0260D0" w:rsidR="00C8214B" w:rsidRPr="000301E0" w:rsidRDefault="00C8214B" w:rsidP="00C778B7">
                            <w:pPr>
                              <w:pStyle w:val="Descripcin"/>
                              <w:jc w:val="center"/>
                              <w:rPr>
                                <w:rFonts w:ascii="Times New Roman" w:hAnsi="Times New Roman" w:cs="Times New Roman"/>
                                <w:sz w:val="24"/>
                              </w:rPr>
                            </w:pP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sidR="00E63146">
                              <w:rPr>
                                <w:rFonts w:ascii="Times New Roman" w:hAnsi="Times New Roman" w:cs="Times New Roman"/>
                                <w:noProof/>
                                <w:sz w:val="20"/>
                              </w:rPr>
                              <w:t>9</w:t>
                            </w:r>
                            <w:r w:rsidRPr="0051272F">
                              <w:rPr>
                                <w:rFonts w:ascii="Times New Roman" w:hAnsi="Times New Roman" w:cs="Times New Roman"/>
                                <w:sz w:val="20"/>
                              </w:rPr>
                              <w:fldChar w:fldCharType="end"/>
                            </w:r>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sidR="00E63146">
                              <w:rPr>
                                <w:rFonts w:ascii="Times New Roman" w:hAnsi="Times New Roman" w:cs="Times New Roman"/>
                                <w:noProof/>
                                <w:sz w:val="20"/>
                              </w:rPr>
                              <w:t>10</w:t>
                            </w:r>
                            <w:r w:rsidRPr="000301E0">
                              <w:rPr>
                                <w:rFonts w:ascii="Times New Roman" w:hAnsi="Times New Roman" w:cs="Times New Roman"/>
                                <w:sz w:val="20"/>
                              </w:rPr>
                              <w:fldChar w:fldCharType="end"/>
                            </w:r>
                            <w:bookmarkEnd w:id="88"/>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2" type="#_x0000_t202" style="position:absolute;left:0;text-align:left;margin-left:-.75pt;margin-top:129.15pt;width:424.9pt;height:14.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" stroked="f">
                <v:textbox inset="0,0,0,0">
                  <w:txbxContent>
                    <w:p w14:paraId="362ADFFC" w14:textId="6561630C" w:rsidR="00C8214B" w:rsidRPr="000301E0" w:rsidRDefault="00C8214B" w:rsidP="00C778B7">
                      <w:pPr>
                        <w:pStyle w:val="Descripcin"/>
                        <w:jc w:val="center"/>
                        <w:rPr>
                          <w:rFonts w:ascii="Times New Roman" w:hAnsi="Times New Roman" w:cs="Times New Roman"/>
                          <w:sz w:val="24"/>
                        </w:rPr>
                      </w:pPr>
                      <w:bookmarkStart w:id="89"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sidR="00E63146">
                        <w:rPr>
                          <w:rFonts w:ascii="Times New Roman" w:hAnsi="Times New Roman" w:cs="Times New Roman"/>
                          <w:noProof/>
                          <w:sz w:val="20"/>
                        </w:rPr>
                        <w:t>8</w:t>
                      </w:r>
                      <w:r w:rsidRPr="000301E0">
                        <w:rPr>
                          <w:rFonts w:ascii="Times New Roman" w:hAnsi="Times New Roman" w:cs="Times New Roman"/>
                          <w:sz w:val="20"/>
                        </w:rPr>
                        <w:fldChar w:fldCharType="end"/>
                      </w:r>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p w14:paraId="25DF9ED0" w14:textId="77777777" w:rsidR="00C8214B" w:rsidRDefault="00C8214B"/>
                    <w:p w14:paraId="1ADDFA92" w14:textId="0F0260D0" w:rsidR="00C8214B" w:rsidRPr="000301E0" w:rsidRDefault="00C8214B" w:rsidP="00C778B7">
                      <w:pPr>
                        <w:pStyle w:val="Descripcin"/>
                        <w:jc w:val="center"/>
                        <w:rPr>
                          <w:rFonts w:ascii="Times New Roman" w:hAnsi="Times New Roman" w:cs="Times New Roman"/>
                          <w:sz w:val="24"/>
                        </w:rPr>
                      </w:pP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sidR="00E63146">
                        <w:rPr>
                          <w:rFonts w:ascii="Times New Roman" w:hAnsi="Times New Roman" w:cs="Times New Roman"/>
                          <w:noProof/>
                          <w:sz w:val="20"/>
                        </w:rPr>
                        <w:t>9</w:t>
                      </w:r>
                      <w:r w:rsidRPr="0051272F">
                        <w:rPr>
                          <w:rFonts w:ascii="Times New Roman" w:hAnsi="Times New Roman" w:cs="Times New Roman"/>
                          <w:sz w:val="20"/>
                        </w:rPr>
                        <w:fldChar w:fldCharType="end"/>
                      </w:r>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sidR="00E63146">
                        <w:rPr>
                          <w:rFonts w:ascii="Times New Roman" w:hAnsi="Times New Roman" w:cs="Times New Roman"/>
                          <w:noProof/>
                          <w:sz w:val="20"/>
                        </w:rPr>
                        <w:t>10</w:t>
                      </w:r>
                      <w:r w:rsidRPr="000301E0">
                        <w:rPr>
                          <w:rFonts w:ascii="Times New Roman" w:hAnsi="Times New Roman" w:cs="Times New Roman"/>
                          <w:sz w:val="20"/>
                        </w:rPr>
                        <w:fldChar w:fldCharType="end"/>
                      </w:r>
                      <w:bookmarkEnd w:id="89"/>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714560" behindDoc="0" locked="0" layoutInCell="1" allowOverlap="1" wp14:anchorId="2D7FBBA6" wp14:editId="605924D1">
            <wp:simplePos x="0" y="0"/>
            <wp:positionH relativeFrom="column">
              <wp:posOffset>-9525</wp:posOffset>
            </wp:positionH>
            <wp:positionV relativeFrom="paragraph">
              <wp:posOffset>167005</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37">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1A2ACE12" w14:textId="77777777" w:rsidR="00CB5B0F" w:rsidRPr="00387D69" w:rsidRDefault="00CB5B0F" w:rsidP="00384DB0">
      <w:pPr>
        <w:spacing w:line="360" w:lineRule="auto"/>
        <w:jc w:val="both"/>
        <w:rPr>
          <w:rFonts w:ascii="Times New Roman" w:hAnsi="Times New Roman" w:cs="Times New Roman"/>
          <w:sz w:val="22"/>
        </w:rPr>
      </w:pPr>
    </w:p>
    <w:p w14:paraId="3E98D4AB" w14:textId="3018EEBA" w:rsidR="00862FF1" w:rsidRPr="00387D69" w:rsidRDefault="00925C78"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OCC puede dividirse en tres </w:t>
      </w:r>
      <w:r w:rsidRPr="00387D69">
        <w:rPr>
          <w:rFonts w:ascii="Times New Roman" w:hAnsi="Times New Roman" w:cs="Times New Roman"/>
          <w:sz w:val="22"/>
          <w:szCs w:val="22"/>
        </w:rPr>
        <w:t xml:space="preserve">categorías, como se ilustra </w:t>
      </w:r>
      <w:r w:rsidR="006907F2" w:rsidRPr="00387D69">
        <w:rPr>
          <w:rFonts w:ascii="Times New Roman" w:hAnsi="Times New Roman" w:cs="Times New Roman"/>
          <w:sz w:val="22"/>
          <w:szCs w:val="22"/>
        </w:rPr>
        <w:fldChar w:fldCharType="begin"/>
      </w:r>
      <w:r w:rsidR="006907F2" w:rsidRPr="00387D69">
        <w:rPr>
          <w:rFonts w:ascii="Times New Roman" w:hAnsi="Times New Roman" w:cs="Times New Roman"/>
          <w:sz w:val="22"/>
          <w:szCs w:val="22"/>
        </w:rPr>
        <w:instrText xml:space="preserve"> REF _Ref43137415 \h  \* MERGEFORMAT </w:instrText>
      </w:r>
      <w:r w:rsidR="006907F2" w:rsidRPr="00387D69">
        <w:rPr>
          <w:rFonts w:ascii="Times New Roman" w:hAnsi="Times New Roman" w:cs="Times New Roman"/>
          <w:sz w:val="22"/>
          <w:szCs w:val="22"/>
        </w:rPr>
      </w:r>
      <w:r w:rsidR="006907F2"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10</w:t>
      </w:r>
      <w:r w:rsidR="006907F2"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primera categoría es la de un solo LED como transmisor y la cámara como receptor (LED2C), la segunda categoría consiste en las matrices del LED como transmisor y la cámara como receptor (LEDA2C)</w:t>
      </w:r>
      <w:r w:rsidR="000228BC" w:rsidRPr="00387D69">
        <w:rPr>
          <w:rFonts w:ascii="Times New Roman" w:hAnsi="Times New Roman" w:cs="Times New Roman"/>
          <w:sz w:val="22"/>
          <w:szCs w:val="22"/>
        </w:rPr>
        <w:t xml:space="preserve">, </w:t>
      </w:r>
      <w:r w:rsidRPr="00387D69">
        <w:rPr>
          <w:rFonts w:ascii="Times New Roman" w:hAnsi="Times New Roman" w:cs="Times New Roman"/>
          <w:sz w:val="22"/>
          <w:szCs w:val="22"/>
        </w:rPr>
        <w:t>que también se denomina MIMO visual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_Ref43909254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78</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tercera consiste en una pantalla como transmisor y una cámara como receptor (S2C) que es la que utilizaremos en este trabajo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_Ref43909261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79</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w:t>
      </w:r>
      <w:r w:rsidR="000228BC" w:rsidRPr="00387D69">
        <w:rPr>
          <w:rFonts w:ascii="Times New Roman" w:hAnsi="Times New Roman" w:cs="Times New Roman"/>
          <w:sz w:val="22"/>
          <w:szCs w:val="22"/>
        </w:rPr>
        <w:t>.</w:t>
      </w:r>
    </w:p>
    <w:p w14:paraId="4F3A0031" w14:textId="0C5ECDF5" w:rsidR="00925C78" w:rsidRPr="00387D69" w:rsidRDefault="0051272F" w:rsidP="00384DB0">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37F8E75B" wp14:editId="3ED809B3">
                <wp:simplePos x="0" y="0"/>
                <wp:positionH relativeFrom="column">
                  <wp:posOffset>-34290</wp:posOffset>
                </wp:positionH>
                <wp:positionV relativeFrom="paragraph">
                  <wp:posOffset>2800985</wp:posOffset>
                </wp:positionV>
                <wp:extent cx="5376545" cy="201930"/>
                <wp:effectExtent l="0" t="0" r="0" b="127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201930"/>
                        </a:xfrm>
                        <a:prstGeom prst="rect">
                          <a:avLst/>
                        </a:prstGeom>
                        <a:solidFill>
                          <a:prstClr val="white"/>
                        </a:solidFill>
                        <a:ln>
                          <a:noFill/>
                        </a:ln>
                      </wps:spPr>
                      <wps:txbx>
                        <w:txbxContent>
                          <w:p w14:paraId="737D1DDC" w14:textId="65C0BAA5" w:rsidR="00C8214B" w:rsidRPr="0051272F" w:rsidRDefault="00C8214B" w:rsidP="007D19C5">
                            <w:pPr>
                              <w:pStyle w:val="Descripcin"/>
                              <w:jc w:val="center"/>
                              <w:rPr>
                                <w:rFonts w:ascii="Times New Roman" w:hAnsi="Times New Roman" w:cs="Times New Roman"/>
                                <w:noProof/>
                                <w:sz w:val="24"/>
                                <w:szCs w:val="22"/>
                              </w:rPr>
                            </w:pPr>
                            <w:bookmarkStart w:id="90"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sidR="00E63146">
                              <w:rPr>
                                <w:rFonts w:ascii="Times New Roman" w:hAnsi="Times New Roman" w:cs="Times New Roman"/>
                                <w:noProof/>
                                <w:sz w:val="20"/>
                              </w:rPr>
                              <w:t>11</w:t>
                            </w:r>
                            <w:r w:rsidRPr="0051272F">
                              <w:rPr>
                                <w:rFonts w:ascii="Times New Roman" w:hAnsi="Times New Roman" w:cs="Times New Roman"/>
                                <w:sz w:val="20"/>
                              </w:rPr>
                              <w:fldChar w:fldCharType="end"/>
                            </w:r>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p w14:paraId="21EF7849" w14:textId="77777777" w:rsidR="00C8214B" w:rsidRDefault="00C8214B"/>
                          <w:p w14:paraId="35633EB2" w14:textId="46A436B2" w:rsidR="00C8214B" w:rsidRPr="0051272F" w:rsidRDefault="00C8214B" w:rsidP="007D19C5">
                            <w:pPr>
                              <w:pStyle w:val="Descripcin"/>
                              <w:jc w:val="center"/>
                              <w:rPr>
                                <w:rFonts w:ascii="Times New Roman" w:hAnsi="Times New Roman" w:cs="Times New Roman"/>
                                <w:noProof/>
                                <w:sz w:val="24"/>
                                <w:szCs w:val="22"/>
                              </w:rPr>
                            </w:pP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sidR="00E63146">
                              <w:rPr>
                                <w:rFonts w:ascii="Times New Roman" w:hAnsi="Times New Roman" w:cs="Times New Roman"/>
                                <w:noProof/>
                                <w:sz w:val="20"/>
                              </w:rPr>
                              <w:t>12</w:t>
                            </w:r>
                            <w:r w:rsidRPr="00284997">
                              <w:rPr>
                                <w:rFonts w:ascii="Times New Roman" w:hAnsi="Times New Roman" w:cs="Times New Roman"/>
                                <w:sz w:val="20"/>
                              </w:rPr>
                              <w:fldChar w:fldCharType="end"/>
                            </w: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sidR="00E63146">
                              <w:rPr>
                                <w:rFonts w:ascii="Times New Roman" w:hAnsi="Times New Roman" w:cs="Times New Roman"/>
                                <w:noProof/>
                                <w:sz w:val="20"/>
                              </w:rPr>
                              <w:t>13</w:t>
                            </w:r>
                            <w:r w:rsidRPr="0051272F">
                              <w:rPr>
                                <w:rFonts w:ascii="Times New Roman" w:hAnsi="Times New Roman" w:cs="Times New Roman"/>
                                <w:sz w:val="20"/>
                              </w:rPr>
                              <w:fldChar w:fldCharType="end"/>
                            </w:r>
                            <w:bookmarkEnd w:id="90"/>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8E75B" id="Cuadro de texto 26" o:spid="_x0000_s1033" type="#_x0000_t202" style="position:absolute;left:0;text-align:left;margin-left:-2.7pt;margin-top:220.55pt;width:423.35pt;height:15.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" stroked="f">
                <v:textbox inset="0,0,0,0">
                  <w:txbxContent>
                    <w:p w14:paraId="737D1DDC" w14:textId="65C0BAA5" w:rsidR="00C8214B" w:rsidRPr="0051272F" w:rsidRDefault="00C8214B" w:rsidP="007D19C5">
                      <w:pPr>
                        <w:pStyle w:val="Descripcin"/>
                        <w:jc w:val="center"/>
                        <w:rPr>
                          <w:rFonts w:ascii="Times New Roman" w:hAnsi="Times New Roman" w:cs="Times New Roman"/>
                          <w:noProof/>
                          <w:sz w:val="24"/>
                          <w:szCs w:val="22"/>
                        </w:rPr>
                      </w:pPr>
                      <w:bookmarkStart w:id="91"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sidR="00E63146">
                        <w:rPr>
                          <w:rFonts w:ascii="Times New Roman" w:hAnsi="Times New Roman" w:cs="Times New Roman"/>
                          <w:noProof/>
                          <w:sz w:val="20"/>
                        </w:rPr>
                        <w:t>11</w:t>
                      </w:r>
                      <w:r w:rsidRPr="0051272F">
                        <w:rPr>
                          <w:rFonts w:ascii="Times New Roman" w:hAnsi="Times New Roman" w:cs="Times New Roman"/>
                          <w:sz w:val="20"/>
                        </w:rPr>
                        <w:fldChar w:fldCharType="end"/>
                      </w:r>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p w14:paraId="21EF7849" w14:textId="77777777" w:rsidR="00C8214B" w:rsidRDefault="00C8214B"/>
                    <w:p w14:paraId="35633EB2" w14:textId="46A436B2" w:rsidR="00C8214B" w:rsidRPr="0051272F" w:rsidRDefault="00C8214B" w:rsidP="007D19C5">
                      <w:pPr>
                        <w:pStyle w:val="Descripcin"/>
                        <w:jc w:val="center"/>
                        <w:rPr>
                          <w:rFonts w:ascii="Times New Roman" w:hAnsi="Times New Roman" w:cs="Times New Roman"/>
                          <w:noProof/>
                          <w:sz w:val="24"/>
                          <w:szCs w:val="22"/>
                        </w:rPr>
                      </w:pP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sidR="00E63146">
                        <w:rPr>
                          <w:rFonts w:ascii="Times New Roman" w:hAnsi="Times New Roman" w:cs="Times New Roman"/>
                          <w:noProof/>
                          <w:sz w:val="20"/>
                        </w:rPr>
                        <w:t>12</w:t>
                      </w:r>
                      <w:r w:rsidRPr="00284997">
                        <w:rPr>
                          <w:rFonts w:ascii="Times New Roman" w:hAnsi="Times New Roman" w:cs="Times New Roman"/>
                          <w:sz w:val="20"/>
                        </w:rPr>
                        <w:fldChar w:fldCharType="end"/>
                      </w: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sidR="00E63146">
                        <w:rPr>
                          <w:rFonts w:ascii="Times New Roman" w:hAnsi="Times New Roman" w:cs="Times New Roman"/>
                          <w:noProof/>
                          <w:sz w:val="20"/>
                        </w:rPr>
                        <w:t>13</w:t>
                      </w:r>
                      <w:r w:rsidRPr="0051272F">
                        <w:rPr>
                          <w:rFonts w:ascii="Times New Roman" w:hAnsi="Times New Roman" w:cs="Times New Roman"/>
                          <w:sz w:val="20"/>
                        </w:rPr>
                        <w:fldChar w:fldCharType="end"/>
                      </w:r>
                      <w:bookmarkEnd w:id="91"/>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v:textbox>
                <w10:wrap type="square"/>
              </v:shape>
            </w:pict>
          </mc:Fallback>
        </mc:AlternateContent>
      </w:r>
      <w:r w:rsidR="004862D3" w:rsidRPr="00387D69">
        <w:rPr>
          <w:rFonts w:ascii="Times New Roman" w:hAnsi="Times New Roman" w:cs="Times New Roman"/>
          <w:noProof/>
          <w:sz w:val="22"/>
          <w:szCs w:val="22"/>
        </w:rPr>
        <w:drawing>
          <wp:anchor distT="0" distB="0" distL="114300" distR="114300" simplePos="0" relativeHeight="251708416" behindDoc="0" locked="0" layoutInCell="1" allowOverlap="1" wp14:anchorId="4696139B" wp14:editId="2C0FE8F3">
            <wp:simplePos x="0" y="0"/>
            <wp:positionH relativeFrom="column">
              <wp:posOffset>154940</wp:posOffset>
            </wp:positionH>
            <wp:positionV relativeFrom="paragraph">
              <wp:posOffset>440</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38">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4D7CCC45" w:rsidR="00774BF0" w:rsidRPr="00387D69" w:rsidRDefault="00E96635" w:rsidP="00384DB0">
      <w:pPr>
        <w:tabs>
          <w:tab w:val="left" w:pos="6682"/>
        </w:tabs>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Basándonos en la clasificación anterior, </w:t>
      </w:r>
      <w:r w:rsidR="00EB04EF" w:rsidRPr="00387D69">
        <w:rPr>
          <w:rFonts w:ascii="Times New Roman" w:hAnsi="Times New Roman" w:cs="Times New Roman"/>
          <w:sz w:val="22"/>
          <w:szCs w:val="22"/>
        </w:rPr>
        <w:t>los posibles candidatos para un transmisor en los sistemas OCC son los LEDS, las pantallas de televisión, las pantallas de monitor, semáforos y las luces de los coches (</w:t>
      </w:r>
      <w:r w:rsidR="00EB04EF" w:rsidRPr="00387D69">
        <w:rPr>
          <w:rFonts w:ascii="Times New Roman" w:hAnsi="Times New Roman" w:cs="Times New Roman"/>
          <w:sz w:val="22"/>
          <w:szCs w:val="22"/>
        </w:rPr>
        <w:fldChar w:fldCharType="begin"/>
      </w:r>
      <w:r w:rsidR="00EB04EF" w:rsidRPr="00387D69">
        <w:rPr>
          <w:rFonts w:ascii="Times New Roman" w:hAnsi="Times New Roman" w:cs="Times New Roman"/>
          <w:sz w:val="22"/>
          <w:szCs w:val="22"/>
        </w:rPr>
        <w:instrText xml:space="preserve"> REF _Ref42076693 \h  \* MERGEFORMAT </w:instrText>
      </w:r>
      <w:r w:rsidR="00EB04EF" w:rsidRPr="00387D69">
        <w:rPr>
          <w:rFonts w:ascii="Times New Roman" w:hAnsi="Times New Roman" w:cs="Times New Roman"/>
          <w:sz w:val="22"/>
          <w:szCs w:val="22"/>
        </w:rPr>
      </w:r>
      <w:r w:rsidR="00EB04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11</w:t>
      </w:r>
      <w:r w:rsidR="00EB04EF"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 La luz de todas estas diferentes fuentes pasa por el canal inalámbrico y llega a la lente del receptor. Después, la luz pasa a través del obturador que controla la exposición del sensor de la cámara.</w:t>
      </w:r>
      <w:r w:rsidR="000228BC" w:rsidRPr="00387D69">
        <w:rPr>
          <w:rFonts w:ascii="Times New Roman" w:hAnsi="Times New Roman" w:cs="Times New Roman"/>
          <w:sz w:val="22"/>
          <w:szCs w:val="22"/>
        </w:rPr>
        <w:t xml:space="preserve"> </w:t>
      </w:r>
      <w:r w:rsidR="00EB04EF" w:rsidRPr="00387D69">
        <w:rPr>
          <w:rFonts w:ascii="Times New Roman" w:hAnsi="Times New Roman" w:cs="Times New Roman"/>
          <w:sz w:val="22"/>
          <w:szCs w:val="22"/>
        </w:rPr>
        <w:t>Existen dos tipos diferentes de obturador</w:t>
      </w:r>
      <w:r w:rsidR="00B37DAB">
        <w:rPr>
          <w:rFonts w:ascii="Times New Roman" w:hAnsi="Times New Roman" w:cs="Times New Roman"/>
          <w:sz w:val="22"/>
          <w:szCs w:val="22"/>
        </w:rPr>
        <w:t>:</w:t>
      </w:r>
      <w:r w:rsidR="00EB04EF" w:rsidRPr="00387D69">
        <w:rPr>
          <w:rFonts w:ascii="Times New Roman" w:hAnsi="Times New Roman" w:cs="Times New Roman"/>
          <w:sz w:val="22"/>
          <w:szCs w:val="22"/>
        </w:rPr>
        <w:t xml:space="preserve"> el obturador global y el obturador rodante. El obturador global controla los sensores de la imagen simultáneamente, mientras que el obturador rodante </w:t>
      </w:r>
      <w:r w:rsidR="00B37DAB">
        <w:rPr>
          <w:rFonts w:ascii="Times New Roman" w:hAnsi="Times New Roman" w:cs="Times New Roman"/>
          <w:sz w:val="22"/>
          <w:szCs w:val="22"/>
        </w:rPr>
        <w:t xml:space="preserve">es responsable de </w:t>
      </w:r>
      <w:r w:rsidR="00EB04EF" w:rsidRPr="00387D69">
        <w:rPr>
          <w:rFonts w:ascii="Times New Roman" w:hAnsi="Times New Roman" w:cs="Times New Roman"/>
          <w:sz w:val="22"/>
          <w:szCs w:val="22"/>
        </w:rPr>
        <w:t xml:space="preserve">los sensores de la imagen para </w:t>
      </w:r>
      <w:r w:rsidR="008D1FFF" w:rsidRPr="00387D69">
        <w:rPr>
          <w:rFonts w:ascii="Times New Roman" w:hAnsi="Times New Roman" w:cs="Times New Roman"/>
          <w:sz w:val="22"/>
          <w:szCs w:val="22"/>
        </w:rPr>
        <w:t>mostrar</w:t>
      </w:r>
      <w:r w:rsidR="00776430" w:rsidRPr="00387D69">
        <w:rPr>
          <w:rFonts w:ascii="Times New Roman" w:hAnsi="Times New Roman" w:cs="Times New Roman"/>
          <w:sz w:val="22"/>
          <w:szCs w:val="22"/>
        </w:rPr>
        <w:t>la</w:t>
      </w:r>
      <w:r w:rsidR="00EB04EF" w:rsidRPr="00387D69">
        <w:rPr>
          <w:rFonts w:ascii="Times New Roman" w:hAnsi="Times New Roman" w:cs="Times New Roman"/>
          <w:sz w:val="22"/>
          <w:szCs w:val="22"/>
        </w:rPr>
        <w:t xml:space="preserve"> fila por fila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_Ref43909269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80</w:t>
      </w:r>
      <w:r w:rsidR="00C0359A"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w:t>
      </w:r>
      <w:r w:rsidR="00774BF0" w:rsidRPr="00387D69">
        <w:rPr>
          <w:rFonts w:ascii="Times New Roman" w:hAnsi="Times New Roman" w:cs="Times New Roman"/>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w:t>
      </w:r>
      <w:r w:rsidR="0076684E" w:rsidRPr="00387D69">
        <w:rPr>
          <w:rFonts w:ascii="Times New Roman" w:hAnsi="Times New Roman" w:cs="Times New Roman"/>
          <w:sz w:val="22"/>
          <w:szCs w:val="22"/>
        </w:rPr>
        <w:t>calidad</w:t>
      </w:r>
      <w:r w:rsidR="00774BF0" w:rsidRPr="00387D69">
        <w:rPr>
          <w:rFonts w:ascii="Times New Roman" w:hAnsi="Times New Roman" w:cs="Times New Roman"/>
          <w:sz w:val="22"/>
          <w:szCs w:val="22"/>
        </w:rPr>
        <w:t xml:space="preserve"> específico. Mediante el procesamiento de imágenes y los métodos de extracción de datos, la información transportada en el dominio color/espacio/</w:t>
      </w:r>
      <w:r w:rsidR="00EF5027" w:rsidRPr="00387D69">
        <w:rPr>
          <w:rFonts w:ascii="Times New Roman" w:hAnsi="Times New Roman" w:cs="Times New Roman"/>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Pr="00387D69" w:rsidRDefault="00C778B7" w:rsidP="00384DB0">
      <w:pPr>
        <w:tabs>
          <w:tab w:val="left" w:pos="6682"/>
        </w:tabs>
        <w:spacing w:line="360" w:lineRule="auto"/>
        <w:jc w:val="both"/>
        <w:rPr>
          <w:rFonts w:ascii="Times New Roman" w:hAnsi="Times New Roman" w:cs="Times New Roman"/>
          <w:sz w:val="22"/>
          <w:szCs w:val="22"/>
        </w:rPr>
      </w:pPr>
    </w:p>
    <w:p w14:paraId="3752F1CB" w14:textId="6B1BC521" w:rsidR="00870627" w:rsidRPr="00387D69" w:rsidRDefault="00C018C4" w:rsidP="00384DB0">
      <w:pPr>
        <w:spacing w:line="360" w:lineRule="auto"/>
        <w:jc w:val="both"/>
        <w:rPr>
          <w:rFonts w:ascii="Times New Roman" w:hAnsi="Times New Roman" w:cs="Times New Roman"/>
          <w:sz w:val="22"/>
        </w:rPr>
      </w:pPr>
      <w:r w:rsidRPr="00387D69">
        <w:rPr>
          <w:rFonts w:ascii="Times New Roman" w:hAnsi="Times New Roman" w:cs="Times New Roman"/>
          <w:sz w:val="22"/>
        </w:rPr>
        <w:t>Por otro lado, l</w:t>
      </w:r>
      <w:r w:rsidR="00C778B7" w:rsidRPr="00387D69">
        <w:rPr>
          <w:rFonts w:ascii="Times New Roman" w:hAnsi="Times New Roman" w:cs="Times New Roman"/>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3E866F91" w14:textId="365F4396" w:rsidR="00870627" w:rsidRPr="00387D69" w:rsidRDefault="00870627"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Un canal basado en cámara es análogo a un canal RF MIMO, donde cada píxel de la cámara actúa como una antena receptora y los elementos emisores de luz (pantallas) como las antenas de transmisión. En este tipo de canales</w:t>
      </w:r>
      <w:r w:rsidR="00D75148" w:rsidRPr="00387D69">
        <w:rPr>
          <w:rFonts w:ascii="Times New Roman" w:hAnsi="Times New Roman" w:cs="Times New Roman"/>
          <w:sz w:val="22"/>
        </w:rPr>
        <w:t xml:space="preserve"> la calidad de la señal en cada elemento de la antena receptora es una función de la pérdida de trayecto en el canal, </w:t>
      </w:r>
      <w:r w:rsidR="00EA7394">
        <w:rPr>
          <w:rFonts w:ascii="Times New Roman" w:hAnsi="Times New Roman" w:cs="Times New Roman"/>
          <w:sz w:val="22"/>
        </w:rPr>
        <w:t xml:space="preserve">la interferencia </w:t>
      </w:r>
      <w:r w:rsidR="00D75148" w:rsidRPr="00387D69">
        <w:rPr>
          <w:rFonts w:ascii="Times New Roman" w:hAnsi="Times New Roman" w:cs="Times New Roman"/>
          <w:sz w:val="22"/>
        </w:rPr>
        <w:t>multitrayecto y la interferencia de otras antenas de transmisión, también llamada interferencia cocanal [</w:t>
      </w:r>
      <w:r w:rsidR="00034461" w:rsidRPr="00387D69">
        <w:rPr>
          <w:rFonts w:ascii="Times New Roman" w:hAnsi="Times New Roman" w:cs="Times New Roman"/>
          <w:sz w:val="22"/>
        </w:rPr>
        <w:fldChar w:fldCharType="begin"/>
      </w:r>
      <w:r w:rsidR="00034461" w:rsidRPr="00387D69">
        <w:rPr>
          <w:rFonts w:ascii="Times New Roman" w:hAnsi="Times New Roman" w:cs="Times New Roman"/>
          <w:sz w:val="22"/>
        </w:rPr>
        <w:instrText xml:space="preserve"> REF _Ref44010377 \w \h </w:instrText>
      </w:r>
      <w:r w:rsidR="00387D69">
        <w:rPr>
          <w:rFonts w:ascii="Times New Roman" w:hAnsi="Times New Roman" w:cs="Times New Roman"/>
          <w:sz w:val="22"/>
        </w:rPr>
        <w:instrText xml:space="preserve"> \* MERGEFORMAT </w:instrText>
      </w:r>
      <w:r w:rsidR="00034461" w:rsidRPr="00387D69">
        <w:rPr>
          <w:rFonts w:ascii="Times New Roman" w:hAnsi="Times New Roman" w:cs="Times New Roman"/>
          <w:sz w:val="22"/>
        </w:rPr>
      </w:r>
      <w:r w:rsidR="00034461" w:rsidRPr="00387D69">
        <w:rPr>
          <w:rFonts w:ascii="Times New Roman" w:hAnsi="Times New Roman" w:cs="Times New Roman"/>
          <w:sz w:val="22"/>
        </w:rPr>
        <w:fldChar w:fldCharType="separate"/>
      </w:r>
      <w:r w:rsidR="005B066E">
        <w:rPr>
          <w:rFonts w:ascii="Times New Roman" w:hAnsi="Times New Roman" w:cs="Times New Roman"/>
          <w:sz w:val="22"/>
        </w:rPr>
        <w:t>109</w:t>
      </w:r>
      <w:r w:rsidR="00034461" w:rsidRPr="00387D69">
        <w:rPr>
          <w:rFonts w:ascii="Times New Roman" w:hAnsi="Times New Roman" w:cs="Times New Roman"/>
          <w:sz w:val="22"/>
        </w:rPr>
        <w:fldChar w:fldCharType="end"/>
      </w:r>
      <w:r w:rsidR="00D75148" w:rsidRPr="00387D69">
        <w:rPr>
          <w:rFonts w:ascii="Times New Roman" w:hAnsi="Times New Roman" w:cs="Times New Roman"/>
          <w:sz w:val="22"/>
        </w:rPr>
        <w:t>]</w:t>
      </w:r>
      <w:r w:rsidR="00034461" w:rsidRPr="00387D69">
        <w:rPr>
          <w:rFonts w:ascii="Times New Roman" w:hAnsi="Times New Roman" w:cs="Times New Roman"/>
          <w:sz w:val="22"/>
        </w:rPr>
        <w:t xml:space="preserve">. Un canal de estas características tiene un desvanecimiento insignificante, pero experimenta una pérdida de trayectoria en la energía de luz e interferencia de otros elementos emisores de luz, que se manifiestan como distorsiones visuales en la salida de la cámara, es decir, en la imagen. Estas distorsiones son principalmente un derivado del proceso de formación de imágenes de la cámara y pueden modelarse (de forma determinista) utilizando la teoría clásica de formación de imágenes en cámaras. </w:t>
      </w:r>
    </w:p>
    <w:p w14:paraId="669FA0BA" w14:textId="069A946B" w:rsidR="00034461" w:rsidRPr="00387D69" w:rsidRDefault="00034461" w:rsidP="00384DB0">
      <w:pPr>
        <w:spacing w:line="360" w:lineRule="auto"/>
        <w:jc w:val="both"/>
        <w:rPr>
          <w:rFonts w:ascii="Times New Roman" w:hAnsi="Times New Roman" w:cs="Times New Roman"/>
          <w:sz w:val="22"/>
        </w:rPr>
      </w:pPr>
    </w:p>
    <w:p w14:paraId="733C7A93" w14:textId="7EE3A3C5" w:rsidR="00034461" w:rsidRPr="00387D69" w:rsidRDefault="00034461"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calidad de </w:t>
      </w:r>
      <w:r w:rsidR="00885E7B" w:rsidRPr="00387D69">
        <w:rPr>
          <w:rFonts w:ascii="Times New Roman" w:hAnsi="Times New Roman" w:cs="Times New Roman"/>
          <w:sz w:val="22"/>
        </w:rPr>
        <w:t>la señal en el receptor también se ve influenciada por el ruido del canal. El ruido en los sistemas basados en cámaras se manifiesta como una señal eléctrica ficticia en forma de corriente en cada píxel de la cámara.</w:t>
      </w:r>
      <w:r w:rsidR="009E4200" w:rsidRPr="00387D69">
        <w:rPr>
          <w:rFonts w:ascii="Times New Roman" w:hAnsi="Times New Roman" w:cs="Times New Roman"/>
          <w:sz w:val="22"/>
        </w:rPr>
        <w:t xml:space="preserve"> La corriente </w:t>
      </w:r>
      <w:r w:rsidR="00C6526B">
        <w:rPr>
          <w:rFonts w:ascii="Times New Roman" w:hAnsi="Times New Roman" w:cs="Times New Roman"/>
          <w:sz w:val="22"/>
        </w:rPr>
        <w:t>de ruido</w:t>
      </w:r>
      <w:r w:rsidR="00572347">
        <w:rPr>
          <w:rFonts w:ascii="Times New Roman" w:hAnsi="Times New Roman" w:cs="Times New Roman"/>
          <w:sz w:val="22"/>
        </w:rPr>
        <w:t xml:space="preserve"> </w:t>
      </w:r>
      <w:r w:rsidR="00CB27C2" w:rsidRPr="00387D69">
        <w:rPr>
          <w:rFonts w:ascii="Times New Roman" w:hAnsi="Times New Roman" w:cs="Times New Roman"/>
          <w:sz w:val="22"/>
        </w:rPr>
        <w:t>se genera debido a los fotones de la iluminación ambiental y de los circuitos de imagen del transmisor y receptor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_Ref44015723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110</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La corriente de ruido en un píxel suele considerarse independiente de la señal cuando la iluminación ambiental es suficientemente alta en comparación con la señal de transmisión; por ejemplo, en salas de oficinas o al aire libre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_Ref44015729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111</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xml:space="preserve">]. A la salida de la cámara, la corriente de ruido en cada píxel es una cantidad cuantificada y se manifiesta como fluctuaciones en la intensidad (valor digital de la salida del sensor) de ese píxel. Por consiguiente, la energía de ruido acumulada en cada píxel puede ser cuantificada usando el valor medio de la varianza en la intensidad del píxel. </w:t>
      </w:r>
    </w:p>
    <w:p w14:paraId="6681B50B" w14:textId="77777777" w:rsidR="00870627" w:rsidRPr="00387D69" w:rsidRDefault="00870627" w:rsidP="00384DB0">
      <w:pPr>
        <w:spacing w:line="360" w:lineRule="auto"/>
        <w:jc w:val="both"/>
        <w:rPr>
          <w:rFonts w:ascii="Times New Roman" w:hAnsi="Times New Roman" w:cs="Times New Roman"/>
          <w:sz w:val="22"/>
        </w:rPr>
      </w:pPr>
    </w:p>
    <w:p w14:paraId="72B0F850" w14:textId="5FF182C4" w:rsidR="000301E0" w:rsidRDefault="000301E0" w:rsidP="00384DB0">
      <w:pPr>
        <w:pStyle w:val="Ttulo2"/>
        <w:numPr>
          <w:ilvl w:val="1"/>
          <w:numId w:val="6"/>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92" w:name="_Toc44872963"/>
      <w:r w:rsidR="00B552FD">
        <w:rPr>
          <w:rFonts w:ascii="Times New Roman" w:hAnsi="Times New Roman" w:cs="Times New Roman"/>
          <w:b/>
          <w:color w:val="000000" w:themeColor="text1"/>
          <w:sz w:val="24"/>
        </w:rPr>
        <w:t>Trabajos previos</w:t>
      </w:r>
      <w:r>
        <w:rPr>
          <w:rFonts w:ascii="Times New Roman" w:hAnsi="Times New Roman" w:cs="Times New Roman"/>
          <w:b/>
          <w:color w:val="000000" w:themeColor="text1"/>
          <w:sz w:val="24"/>
        </w:rPr>
        <w:t xml:space="preserve"> </w:t>
      </w:r>
      <w:r w:rsidR="00B552FD">
        <w:rPr>
          <w:rFonts w:ascii="Times New Roman" w:hAnsi="Times New Roman" w:cs="Times New Roman"/>
          <w:b/>
          <w:color w:val="000000" w:themeColor="text1"/>
          <w:sz w:val="24"/>
        </w:rPr>
        <w:t>en</w:t>
      </w:r>
      <w:r>
        <w:rPr>
          <w:rFonts w:ascii="Times New Roman" w:hAnsi="Times New Roman" w:cs="Times New Roman"/>
          <w:b/>
          <w:color w:val="000000" w:themeColor="text1"/>
          <w:sz w:val="24"/>
        </w:rPr>
        <w:t xml:space="preserve"> sistemas </w:t>
      </w:r>
      <w:r w:rsidR="00C61AD8">
        <w:rPr>
          <w:rFonts w:ascii="Times New Roman" w:hAnsi="Times New Roman" w:cs="Times New Roman"/>
          <w:b/>
          <w:color w:val="000000" w:themeColor="text1"/>
          <w:sz w:val="24"/>
        </w:rPr>
        <w:t>S</w:t>
      </w:r>
      <w:r>
        <w:rPr>
          <w:rFonts w:ascii="Times New Roman" w:hAnsi="Times New Roman" w:cs="Times New Roman"/>
          <w:b/>
          <w:color w:val="000000" w:themeColor="text1"/>
          <w:sz w:val="24"/>
        </w:rPr>
        <w:t>creen-to-</w:t>
      </w:r>
      <w:r w:rsidR="00C61AD8">
        <w:rPr>
          <w:rFonts w:ascii="Times New Roman" w:hAnsi="Times New Roman" w:cs="Times New Roman"/>
          <w:b/>
          <w:color w:val="000000" w:themeColor="text1"/>
          <w:sz w:val="24"/>
        </w:rPr>
        <w:t>C</w:t>
      </w:r>
      <w:r>
        <w:rPr>
          <w:rFonts w:ascii="Times New Roman" w:hAnsi="Times New Roman" w:cs="Times New Roman"/>
          <w:b/>
          <w:color w:val="000000" w:themeColor="text1"/>
          <w:sz w:val="24"/>
        </w:rPr>
        <w:t>amera</w:t>
      </w:r>
      <w:bookmarkEnd w:id="92"/>
    </w:p>
    <w:p w14:paraId="12F43B14" w14:textId="77777777" w:rsidR="000301E0" w:rsidRPr="000301E0" w:rsidRDefault="000301E0" w:rsidP="00384DB0">
      <w:pPr>
        <w:spacing w:line="360" w:lineRule="auto"/>
      </w:pPr>
    </w:p>
    <w:p w14:paraId="55F47CE9" w14:textId="76756BDB" w:rsidR="00C95E30" w:rsidRDefault="001B295D" w:rsidP="00384DB0">
      <w:pPr>
        <w:spacing w:line="360" w:lineRule="auto"/>
        <w:jc w:val="both"/>
        <w:rPr>
          <w:rFonts w:ascii="Times New Roman" w:hAnsi="Times New Roman" w:cs="Times New Roman"/>
          <w:sz w:val="22"/>
        </w:rPr>
      </w:pPr>
      <w:r>
        <w:rPr>
          <w:rFonts w:ascii="Times New Roman" w:hAnsi="Times New Roman" w:cs="Times New Roman"/>
          <w:sz w:val="22"/>
        </w:rPr>
        <w:t xml:space="preserve">En un mundo de </w:t>
      </w:r>
      <w:r w:rsidR="00404A04">
        <w:rPr>
          <w:rFonts w:ascii="Times New Roman" w:hAnsi="Times New Roman" w:cs="Times New Roman"/>
          <w:sz w:val="22"/>
        </w:rPr>
        <w:t xml:space="preserve">los </w:t>
      </w:r>
      <w:r>
        <w:rPr>
          <w:rFonts w:ascii="Times New Roman" w:hAnsi="Times New Roman" w:cs="Times New Roman"/>
          <w:sz w:val="22"/>
        </w:rPr>
        <w:t xml:space="preserve">dispositivos </w:t>
      </w:r>
      <w:r w:rsidR="00404A04">
        <w:rPr>
          <w:rFonts w:ascii="Times New Roman" w:hAnsi="Times New Roman" w:cs="Times New Roman"/>
          <w:sz w:val="22"/>
        </w:rPr>
        <w:t>inteligentes</w:t>
      </w:r>
      <w:r>
        <w:rPr>
          <w:rFonts w:ascii="Times New Roman" w:hAnsi="Times New Roman" w:cs="Times New Roman"/>
          <w:sz w:val="22"/>
        </w:rPr>
        <w:t xml:space="preserve"> </w:t>
      </w:r>
      <w:r w:rsidR="0067205B">
        <w:rPr>
          <w:rFonts w:ascii="Times New Roman" w:hAnsi="Times New Roman" w:cs="Times New Roman"/>
          <w:sz w:val="22"/>
        </w:rPr>
        <w:t xml:space="preserve">son </w:t>
      </w:r>
      <w:r>
        <w:rPr>
          <w:rFonts w:ascii="Times New Roman" w:hAnsi="Times New Roman" w:cs="Times New Roman"/>
          <w:sz w:val="22"/>
        </w:rPr>
        <w:t xml:space="preserve">cada </w:t>
      </w:r>
      <w:r w:rsidR="00404A04">
        <w:rPr>
          <w:rFonts w:ascii="Times New Roman" w:hAnsi="Times New Roman" w:cs="Times New Roman"/>
          <w:sz w:val="22"/>
        </w:rPr>
        <w:t xml:space="preserve">vez más numerosos, </w:t>
      </w:r>
      <w:r w:rsidR="0067205B">
        <w:rPr>
          <w:rFonts w:ascii="Times New Roman" w:hAnsi="Times New Roman" w:cs="Times New Roman"/>
          <w:sz w:val="22"/>
        </w:rPr>
        <w:t>equi</w:t>
      </w:r>
      <w:r w:rsidR="00C12DA4">
        <w:rPr>
          <w:rFonts w:ascii="Times New Roman" w:hAnsi="Times New Roman" w:cs="Times New Roman"/>
          <w:sz w:val="22"/>
        </w:rPr>
        <w:t>pados con pantallas y cámaras</w:t>
      </w:r>
      <w:r w:rsidR="00C61242">
        <w:rPr>
          <w:rFonts w:ascii="Times New Roman" w:hAnsi="Times New Roman" w:cs="Times New Roman"/>
          <w:sz w:val="22"/>
        </w:rPr>
        <w:t>.</w:t>
      </w:r>
      <w:r w:rsidR="00C12DA4">
        <w:rPr>
          <w:rFonts w:ascii="Times New Roman" w:hAnsi="Times New Roman" w:cs="Times New Roman"/>
          <w:sz w:val="22"/>
        </w:rPr>
        <w:t xml:space="preserve"> </w:t>
      </w:r>
      <w:r w:rsidR="00C61242">
        <w:rPr>
          <w:rFonts w:ascii="Times New Roman" w:hAnsi="Times New Roman" w:cs="Times New Roman"/>
          <w:sz w:val="22"/>
        </w:rPr>
        <w:t>E</w:t>
      </w:r>
      <w:r w:rsidR="00C12DA4">
        <w:rPr>
          <w:rFonts w:ascii="Times New Roman" w:hAnsi="Times New Roman" w:cs="Times New Roman"/>
          <w:sz w:val="22"/>
        </w:rPr>
        <w:t>l hecho de permitir que las pantallas y las cámaras se</w:t>
      </w:r>
      <w:r w:rsidR="00C61242">
        <w:rPr>
          <w:rFonts w:ascii="Times New Roman" w:hAnsi="Times New Roman" w:cs="Times New Roman"/>
          <w:sz w:val="22"/>
        </w:rPr>
        <w:t xml:space="preserve">an capaz </w:t>
      </w:r>
      <w:r w:rsidR="00D03D1C">
        <w:rPr>
          <w:rFonts w:ascii="Times New Roman" w:hAnsi="Times New Roman" w:cs="Times New Roman"/>
          <w:sz w:val="22"/>
        </w:rPr>
        <w:t>de comunicarse</w:t>
      </w:r>
      <w:r w:rsidR="00C12DA4">
        <w:rPr>
          <w:rFonts w:ascii="Times New Roman" w:hAnsi="Times New Roman" w:cs="Times New Roman"/>
          <w:sz w:val="22"/>
        </w:rPr>
        <w:t xml:space="preserve"> ha atraído un interés </w:t>
      </w:r>
      <w:r w:rsidR="008C5761">
        <w:rPr>
          <w:rFonts w:ascii="Times New Roman" w:hAnsi="Times New Roman" w:cs="Times New Roman"/>
          <w:sz w:val="22"/>
        </w:rPr>
        <w:t>cada vez mayor</w:t>
      </w:r>
      <w:r w:rsidR="00C12DA4">
        <w:rPr>
          <w:rFonts w:ascii="Times New Roman" w:hAnsi="Times New Roman" w:cs="Times New Roman"/>
          <w:sz w:val="22"/>
        </w:rPr>
        <w:t xml:space="preserve">. </w:t>
      </w:r>
      <w:r w:rsidR="00D85ECC">
        <w:rPr>
          <w:rFonts w:ascii="Times New Roman" w:hAnsi="Times New Roman" w:cs="Times New Roman"/>
          <w:sz w:val="22"/>
        </w:rPr>
        <w:t xml:space="preserve">La idea es simple: la información se codifica en un marco visual que se muestra en una pantalla, y cualquier dispositivo equipado con una cámara puede apuntar a la pantalla y obtener inmediatamente la información. Al funcionar en la banda del espectro de la luz visible, la comunicación entre la pantalla y la cámara está libre de interferencias electromagnéticas, lo que ofrece una prometedora alternativa de comunicación fuera de la banda para la adquisición de información de corto alcance. Asimismo, las </w:t>
      </w:r>
      <w:r w:rsidR="000301E0">
        <w:rPr>
          <w:rFonts w:ascii="Times New Roman" w:hAnsi="Times New Roman" w:cs="Times New Roman"/>
          <w:sz w:val="22"/>
        </w:rPr>
        <w:t>comunicaci</w:t>
      </w:r>
      <w:r w:rsidR="00D85ECC">
        <w:rPr>
          <w:rFonts w:ascii="Times New Roman" w:hAnsi="Times New Roman" w:cs="Times New Roman"/>
          <w:sz w:val="22"/>
        </w:rPr>
        <w:t>ones</w:t>
      </w:r>
      <w:r w:rsidR="000301E0">
        <w:rPr>
          <w:rFonts w:ascii="Times New Roman" w:hAnsi="Times New Roman" w:cs="Times New Roman"/>
          <w:sz w:val="22"/>
        </w:rPr>
        <w:t xml:space="preserve"> de luz visible (VLC) </w:t>
      </w:r>
      <w:r w:rsidR="00D06A32">
        <w:rPr>
          <w:rFonts w:ascii="Times New Roman" w:hAnsi="Times New Roman" w:cs="Times New Roman"/>
          <w:sz w:val="22"/>
        </w:rPr>
        <w:t>son</w:t>
      </w:r>
      <w:r w:rsidR="000301E0">
        <w:rPr>
          <w:rFonts w:ascii="Times New Roman" w:hAnsi="Times New Roman" w:cs="Times New Roman"/>
          <w:sz w:val="22"/>
        </w:rPr>
        <w:t xml:space="preserve"> un campo de investigación muy desarrollado. La comunicación entre pantalla y cámara también aprovecha el canal de luz visible. Naturalmente, las técnicas de VLC pueden ser utilizadas también en este campo en desarrollo. </w:t>
      </w:r>
      <w:r w:rsidR="00B552FD">
        <w:rPr>
          <w:rFonts w:ascii="Times New Roman" w:hAnsi="Times New Roman" w:cs="Times New Roman"/>
          <w:sz w:val="22"/>
        </w:rPr>
        <w:t xml:space="preserve">La mayoría de </w:t>
      </w:r>
      <w:r w:rsidR="00B552FD">
        <w:rPr>
          <w:rFonts w:ascii="Times New Roman" w:hAnsi="Times New Roman" w:cs="Times New Roman"/>
          <w:sz w:val="22"/>
        </w:rPr>
        <w:lastRenderedPageBreak/>
        <w:t xml:space="preserve">los trabajos de </w:t>
      </w:r>
      <w:r w:rsidR="00121DE7">
        <w:rPr>
          <w:rFonts w:ascii="Times New Roman" w:hAnsi="Times New Roman" w:cs="Times New Roman"/>
          <w:sz w:val="22"/>
        </w:rPr>
        <w:t>comunicación Screen-to-camera basados en VLC hacen hincapié en la capacidad e invisibilidad.</w:t>
      </w:r>
      <w:r w:rsidR="006F173B">
        <w:rPr>
          <w:rFonts w:ascii="Times New Roman" w:hAnsi="Times New Roman" w:cs="Times New Roman"/>
          <w:sz w:val="22"/>
        </w:rPr>
        <w:t xml:space="preserve"> VRCodes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_Ref44084291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115</w:t>
      </w:r>
      <w:r w:rsidR="006F173B">
        <w:rPr>
          <w:rFonts w:ascii="Times New Roman" w:hAnsi="Times New Roman" w:cs="Times New Roman"/>
          <w:sz w:val="22"/>
        </w:rPr>
        <w:fldChar w:fldCharType="end"/>
      </w:r>
      <w:r w:rsidR="006F173B">
        <w:rPr>
          <w:rFonts w:ascii="Times New Roman" w:hAnsi="Times New Roman" w:cs="Times New Roman"/>
          <w:sz w:val="22"/>
        </w:rPr>
        <w:t>] y HiLight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116</w:t>
      </w:r>
      <w:r w:rsidR="006F173B">
        <w:rPr>
          <w:rFonts w:ascii="Times New Roman" w:hAnsi="Times New Roman" w:cs="Times New Roman"/>
          <w:sz w:val="22"/>
        </w:rPr>
        <w:fldChar w:fldCharType="end"/>
      </w:r>
      <w:r w:rsidR="006F173B">
        <w:rPr>
          <w:rFonts w:ascii="Times New Roman" w:hAnsi="Times New Roman" w:cs="Times New Roman"/>
          <w:sz w:val="22"/>
        </w:rPr>
        <w:t>] son los primeros trabajos de este campo, que utilizan el cambio cromático y de luminancia entre frames, respectivamente, para modular los datos incrustados. Por otro lado, TextureCode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_Ref44084402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117</w:t>
      </w:r>
      <w:r w:rsidR="006F173B">
        <w:rPr>
          <w:rFonts w:ascii="Times New Roman" w:hAnsi="Times New Roman" w:cs="Times New Roman"/>
          <w:sz w:val="22"/>
        </w:rPr>
        <w:fldChar w:fldCharType="end"/>
      </w:r>
      <w:r w:rsidR="006F173B">
        <w:rPr>
          <w:rFonts w:ascii="Times New Roman" w:hAnsi="Times New Roman" w:cs="Times New Roman"/>
          <w:sz w:val="22"/>
        </w:rPr>
        <w:t>] optimiza la selección del área de incrustación para reducir eficazmente la obstrucción. Uber-in-Ligth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_Ref44084450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118</w:t>
      </w:r>
      <w:r w:rsidR="006F173B">
        <w:rPr>
          <w:rFonts w:ascii="Times New Roman" w:hAnsi="Times New Roman" w:cs="Times New Roman"/>
          <w:sz w:val="22"/>
        </w:rPr>
        <w:fldChar w:fldCharType="end"/>
      </w:r>
      <w:r w:rsidR="006F173B">
        <w:rPr>
          <w:rFonts w:ascii="Times New Roman" w:hAnsi="Times New Roman" w:cs="Times New Roman"/>
          <w:sz w:val="22"/>
        </w:rPr>
        <w:t>] aprovecha el parpadeo</w:t>
      </w:r>
      <w:r w:rsidR="00A7280E">
        <w:rPr>
          <w:rFonts w:ascii="Times New Roman" w:hAnsi="Times New Roman" w:cs="Times New Roman"/>
          <w:sz w:val="22"/>
        </w:rPr>
        <w:t xml:space="preserve"> (flicker) cromático para modular los datos y propone un método mejorado para la demodulación basado en MUSIC para mejorar la precisión de la transmisión. </w:t>
      </w:r>
      <w:r w:rsidR="00706512">
        <w:rPr>
          <w:rFonts w:ascii="Times New Roman" w:hAnsi="Times New Roman" w:cs="Times New Roman"/>
          <w:sz w:val="22"/>
        </w:rPr>
        <w:t>Las comunicaciones Screen-to-camera basada</w:t>
      </w:r>
      <w:r w:rsidR="004908AB">
        <w:rPr>
          <w:rFonts w:ascii="Times New Roman" w:hAnsi="Times New Roman" w:cs="Times New Roman"/>
          <w:sz w:val="22"/>
        </w:rPr>
        <w:t>s</w:t>
      </w:r>
      <w:r w:rsidR="00706512">
        <w:rPr>
          <w:rFonts w:ascii="Times New Roman" w:hAnsi="Times New Roman" w:cs="Times New Roman"/>
          <w:sz w:val="22"/>
        </w:rPr>
        <w:t xml:space="preserve"> en tecnología VLC requiere</w:t>
      </w:r>
      <w:r w:rsidR="004908AB">
        <w:rPr>
          <w:rFonts w:ascii="Times New Roman" w:hAnsi="Times New Roman" w:cs="Times New Roman"/>
          <w:sz w:val="22"/>
        </w:rPr>
        <w:t>n</w:t>
      </w:r>
      <w:r w:rsidR="00706512">
        <w:rPr>
          <w:rFonts w:ascii="Times New Roman" w:hAnsi="Times New Roman" w:cs="Times New Roman"/>
          <w:sz w:val="22"/>
        </w:rPr>
        <w:t xml:space="preserve"> un esquema de extracción de datos diferente (extracción basada en vídeo) a los códigos de barras (extracción basada en imágenes). </w:t>
      </w:r>
      <w:r w:rsidR="00435D6B">
        <w:rPr>
          <w:rFonts w:ascii="Times New Roman" w:hAnsi="Times New Roman" w:cs="Times New Roman"/>
          <w:sz w:val="22"/>
        </w:rPr>
        <w:t>Del mismo modo, recientes investigaciones han dado lugar a innovadores diseños de códigos de barras que aumentan la velocidad de los datos [</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_Ref44143236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119</w:t>
      </w:r>
      <w:r w:rsidR="00706512">
        <w:rPr>
          <w:rFonts w:ascii="Times New Roman" w:hAnsi="Times New Roman" w:cs="Times New Roman"/>
          <w:sz w:val="22"/>
        </w:rPr>
        <w:fldChar w:fldCharType="end"/>
      </w:r>
      <w:r w:rsidR="00706512">
        <w:rPr>
          <w:rFonts w:ascii="Times New Roman" w:hAnsi="Times New Roman" w:cs="Times New Roman"/>
          <w:sz w:val="22"/>
        </w:rPr>
        <w:t>,</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_Ref44143240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120</w:t>
      </w:r>
      <w:r w:rsidR="00706512">
        <w:rPr>
          <w:rFonts w:ascii="Times New Roman" w:hAnsi="Times New Roman" w:cs="Times New Roman"/>
          <w:sz w:val="22"/>
        </w:rPr>
        <w:fldChar w:fldCharType="end"/>
      </w:r>
      <w:r w:rsidR="00435D6B">
        <w:rPr>
          <w:rFonts w:ascii="Times New Roman" w:hAnsi="Times New Roman" w:cs="Times New Roman"/>
          <w:sz w:val="22"/>
        </w:rPr>
        <w:t>] o mejoran la fiabilidad de la transmisión</w:t>
      </w:r>
      <w:r w:rsidR="00706512">
        <w:rPr>
          <w:rFonts w:ascii="Times New Roman" w:hAnsi="Times New Roman" w:cs="Times New Roman"/>
          <w:sz w:val="22"/>
        </w:rPr>
        <w:t xml:space="preserve"> [</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_Ref44143464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121</w:t>
      </w:r>
      <w:r w:rsidR="00A81D71">
        <w:rPr>
          <w:rFonts w:ascii="Times New Roman" w:hAnsi="Times New Roman" w:cs="Times New Roman"/>
          <w:sz w:val="22"/>
        </w:rPr>
        <w:fldChar w:fldCharType="end"/>
      </w:r>
      <w:r w:rsidR="00A81D71">
        <w:rPr>
          <w:rFonts w:ascii="Times New Roman" w:hAnsi="Times New Roman" w:cs="Times New Roman"/>
          <w:sz w:val="22"/>
        </w:rPr>
        <w:t>-</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_Ref44143472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124</w:t>
      </w:r>
      <w:r w:rsidR="00A81D71">
        <w:rPr>
          <w:rFonts w:ascii="Times New Roman" w:hAnsi="Times New Roman" w:cs="Times New Roman"/>
          <w:sz w:val="22"/>
        </w:rPr>
        <w:fldChar w:fldCharType="end"/>
      </w:r>
      <w:r w:rsidR="00706512">
        <w:rPr>
          <w:rFonts w:ascii="Times New Roman" w:hAnsi="Times New Roman" w:cs="Times New Roman"/>
          <w:sz w:val="22"/>
        </w:rPr>
        <w:t>].</w:t>
      </w:r>
      <w:r w:rsidR="00370B2C">
        <w:rPr>
          <w:rFonts w:ascii="Times New Roman" w:hAnsi="Times New Roman" w:cs="Times New Roman"/>
          <w:sz w:val="22"/>
        </w:rPr>
        <w:t xml:space="preserve"> Estos esfuerzos son muy interesantes; sin embargo, comúnmente requieren la visualización de imágenes codificadas visibles, que interfieren con el contenido de la pantalla y crean una experiencia de visualización desagradable. </w:t>
      </w:r>
    </w:p>
    <w:p w14:paraId="1703E954" w14:textId="77777777" w:rsidR="00C95E30" w:rsidRDefault="00C95E30" w:rsidP="00384DB0">
      <w:pPr>
        <w:spacing w:line="360" w:lineRule="auto"/>
        <w:jc w:val="both"/>
        <w:rPr>
          <w:rFonts w:ascii="Times New Roman" w:hAnsi="Times New Roman" w:cs="Times New Roman"/>
          <w:sz w:val="22"/>
        </w:rPr>
      </w:pPr>
    </w:p>
    <w:p w14:paraId="795E15EB" w14:textId="41155FDB" w:rsidR="000301E0" w:rsidRDefault="00C95E30" w:rsidP="00384DB0">
      <w:pPr>
        <w:spacing w:line="360" w:lineRule="auto"/>
        <w:jc w:val="both"/>
        <w:rPr>
          <w:rFonts w:ascii="Times New Roman" w:hAnsi="Times New Roman" w:cs="Times New Roman"/>
          <w:sz w:val="22"/>
        </w:rPr>
      </w:pPr>
      <w:r>
        <w:rPr>
          <w:rFonts w:ascii="Times New Roman" w:hAnsi="Times New Roman" w:cs="Times New Roman"/>
          <w:sz w:val="22"/>
        </w:rPr>
        <w:t xml:space="preserve">Los sistemas mencionados han tenido como objetivo el de conseguir una comunicación discreta entre la pantalla y la cámara, que permita a la pantalla cumplir simultáneamente un doble papel: el de mostrar el contenido y la comunicación. En última instancia, </w:t>
      </w:r>
      <w:r w:rsidR="00A72C80">
        <w:rPr>
          <w:rFonts w:ascii="Times New Roman" w:hAnsi="Times New Roman" w:cs="Times New Roman"/>
          <w:sz w:val="22"/>
        </w:rPr>
        <w:t xml:space="preserve">se imagina </w:t>
      </w:r>
      <w:r>
        <w:rPr>
          <w:rFonts w:ascii="Times New Roman" w:hAnsi="Times New Roman" w:cs="Times New Roman"/>
          <w:sz w:val="22"/>
        </w:rPr>
        <w:t xml:space="preserve">un sistema de comunicación entre la pantalla y la cámara que transmita y reciba datos en tiempo real, al tiempo que garantiza que la comunicación se produzca de forma discreta, independientemente del contenido que se muestre en la pantalla, ya sea una imagen, una película, un videoclip, una página web, una interfaz de un juego o cualquier otra aplicación. A medida que el usuario interactúa con la pantalla y cambia el contenido, la comunicación se mantiene. Por lo tanto, la comunicación se realiza totalmente como una funcionalidad adicional para la pantalla, sin poner ninguna limitación a la funcionalidad original de esta (mostrar el contenido). Como se mencionó anteriormente, </w:t>
      </w:r>
      <w:r w:rsidR="00A87061">
        <w:rPr>
          <w:rFonts w:ascii="Times New Roman" w:hAnsi="Times New Roman" w:cs="Times New Roman"/>
          <w:sz w:val="22"/>
        </w:rPr>
        <w:t xml:space="preserve">recientes </w:t>
      </w:r>
      <w:r>
        <w:rPr>
          <w:rFonts w:ascii="Times New Roman" w:hAnsi="Times New Roman" w:cs="Times New Roman"/>
          <w:sz w:val="22"/>
        </w:rPr>
        <w:t>investigaciones han realizados valiosos progresos en el diseño de comunicaciones discretas entre pantalla y cámara [</w:t>
      </w:r>
      <w:r w:rsidR="00935487">
        <w:rPr>
          <w:rFonts w:ascii="Times New Roman" w:hAnsi="Times New Roman" w:cs="Times New Roman"/>
          <w:b/>
          <w:sz w:val="22"/>
        </w:rPr>
        <w:fldChar w:fldCharType="begin"/>
      </w:r>
      <w:r w:rsidR="00935487">
        <w:rPr>
          <w:rFonts w:ascii="Times New Roman" w:hAnsi="Times New Roman" w:cs="Times New Roman"/>
          <w:sz w:val="22"/>
        </w:rPr>
        <w:instrText xml:space="preserve"> REF _Ref44145767 \w \h </w:instrText>
      </w:r>
      <w:r w:rsidR="00FE6979">
        <w:rPr>
          <w:rFonts w:ascii="Times New Roman" w:hAnsi="Times New Roman" w:cs="Times New Roman"/>
          <w:b/>
          <w:sz w:val="22"/>
        </w:rPr>
        <w:instrText xml:space="preserve"> \* MERGEFORMAT </w:instrText>
      </w:r>
      <w:r w:rsidR="00935487">
        <w:rPr>
          <w:rFonts w:ascii="Times New Roman" w:hAnsi="Times New Roman" w:cs="Times New Roman"/>
          <w:b/>
          <w:sz w:val="22"/>
        </w:rPr>
      </w:r>
      <w:r w:rsidR="00935487">
        <w:rPr>
          <w:rFonts w:ascii="Times New Roman" w:hAnsi="Times New Roman" w:cs="Times New Roman"/>
          <w:b/>
          <w:sz w:val="22"/>
        </w:rPr>
        <w:fldChar w:fldCharType="separate"/>
      </w:r>
      <w:r w:rsidR="005B066E">
        <w:rPr>
          <w:rFonts w:ascii="Times New Roman" w:hAnsi="Times New Roman" w:cs="Times New Roman"/>
          <w:sz w:val="22"/>
        </w:rPr>
        <w:t>126</w:t>
      </w:r>
      <w:r w:rsidR="00935487">
        <w:rPr>
          <w:rFonts w:ascii="Times New Roman" w:hAnsi="Times New Roman" w:cs="Times New Roman"/>
          <w:b/>
          <w:sz w:val="22"/>
        </w:rPr>
        <w:fldChar w:fldCharType="end"/>
      </w:r>
      <w:r w:rsidR="00935487">
        <w:rPr>
          <w:rFonts w:ascii="Times New Roman" w:hAnsi="Times New Roman" w:cs="Times New Roman"/>
          <w:b/>
          <w:sz w:val="22"/>
        </w:rPr>
        <w:t>-</w:t>
      </w:r>
      <w:r w:rsidR="00935487" w:rsidRPr="00935487">
        <w:rPr>
          <w:rFonts w:ascii="Times New Roman" w:hAnsi="Times New Roman" w:cs="Times New Roman"/>
          <w:sz w:val="22"/>
        </w:rPr>
        <w:fldChar w:fldCharType="begin"/>
      </w:r>
      <w:r w:rsidR="00935487" w:rsidRPr="00935487">
        <w:rPr>
          <w:rFonts w:ascii="Times New Roman" w:hAnsi="Times New Roman" w:cs="Times New Roman"/>
          <w:sz w:val="22"/>
        </w:rPr>
        <w:instrText xml:space="preserve"> REF _Ref44145770 \w \h </w:instrText>
      </w:r>
      <w:r w:rsidR="00935487">
        <w:rPr>
          <w:rFonts w:ascii="Times New Roman" w:hAnsi="Times New Roman" w:cs="Times New Roman"/>
          <w:sz w:val="22"/>
        </w:rPr>
        <w:instrText xml:space="preserve"> \* MERGEFORMAT </w:instrText>
      </w:r>
      <w:r w:rsidR="00935487" w:rsidRPr="00935487">
        <w:rPr>
          <w:rFonts w:ascii="Times New Roman" w:hAnsi="Times New Roman" w:cs="Times New Roman"/>
          <w:sz w:val="22"/>
        </w:rPr>
      </w:r>
      <w:r w:rsidR="00935487" w:rsidRPr="00935487">
        <w:rPr>
          <w:rFonts w:ascii="Times New Roman" w:hAnsi="Times New Roman" w:cs="Times New Roman"/>
          <w:sz w:val="22"/>
        </w:rPr>
        <w:fldChar w:fldCharType="separate"/>
      </w:r>
      <w:r w:rsidR="005B066E">
        <w:rPr>
          <w:rFonts w:ascii="Times New Roman" w:hAnsi="Times New Roman" w:cs="Times New Roman"/>
          <w:sz w:val="22"/>
        </w:rPr>
        <w:t>129</w:t>
      </w:r>
      <w:r w:rsidR="00935487" w:rsidRPr="00935487">
        <w:rPr>
          <w:rFonts w:ascii="Times New Roman" w:hAnsi="Times New Roman" w:cs="Times New Roman"/>
          <w:sz w:val="22"/>
        </w:rPr>
        <w:fldChar w:fldCharType="end"/>
      </w:r>
      <w:r w:rsidR="00C61242">
        <w:rPr>
          <w:rFonts w:ascii="Times New Roman" w:hAnsi="Times New Roman" w:cs="Times New Roman"/>
          <w:sz w:val="22"/>
        </w:rPr>
        <w:t>]. Sin embargo, sigue existiendo una brecha fundamental en la capacidad de realización, principalmente porque todos los diseños existentes requieren modificaciones directas de los valores de color de los píxeles (RGB)</w:t>
      </w:r>
      <w:r w:rsidR="00D03D1C">
        <w:rPr>
          <w:rFonts w:ascii="Times New Roman" w:hAnsi="Times New Roman" w:cs="Times New Roman"/>
          <w:sz w:val="22"/>
        </w:rPr>
        <w:t>. Esta metodología no puede permitir una comunicación discreta en tiempo real sobre un contenido arbitrario en la pantalla</w:t>
      </w:r>
      <w:r w:rsidR="00F07848">
        <w:rPr>
          <w:rFonts w:ascii="Times New Roman" w:hAnsi="Times New Roman" w:cs="Times New Roman"/>
          <w:sz w:val="22"/>
        </w:rPr>
        <w:t xml:space="preserve"> que pueda generarse sobre la marcha con las propias interacciones del usuario. La razón es doble. En primer lugar, la modificación de los valores RGB de los píxeles en el tiempo tiene que apoyarse en la Unidad de Procesamiento Gráfico (GPU) aprovechando directamente las bibliotecas de esta. </w:t>
      </w:r>
      <w:r w:rsidR="003F727B">
        <w:rPr>
          <w:rFonts w:ascii="Times New Roman" w:hAnsi="Times New Roman" w:cs="Times New Roman"/>
          <w:sz w:val="22"/>
        </w:rPr>
        <w:t xml:space="preserve">Sin embargo, el sistema operativo no suele permitir que una aplicación de terceros prevea o modifique el contenido de la pantalla de otras aplicaciones o interfaces del sistema (por ejemplo, la pantalla de inicio de un teléfono inteligente o una tablet). Por lo tanto, para lograr la comunicación en tiempo real, los diseños existentes se limitan al contenido de la </w:t>
      </w:r>
      <w:r w:rsidR="003F727B">
        <w:rPr>
          <w:rFonts w:ascii="Times New Roman" w:hAnsi="Times New Roman" w:cs="Times New Roman"/>
          <w:sz w:val="22"/>
        </w:rPr>
        <w:lastRenderedPageBreak/>
        <w:t xml:space="preserve">pantalla dentro de una sola aplicación o archivos independientes (por ejemplo, imagen o vídeo). En segundo lugar, si bien el procesador principal (CPU) puede preconfigurar y modificar los valores RGB de los píxeles, la modificación de estos valores en la CPU conlleva un retraso considerable de cientos de milisegundos, lo que </w:t>
      </w:r>
      <w:r w:rsidR="00AA17BD">
        <w:rPr>
          <w:rFonts w:ascii="Times New Roman" w:hAnsi="Times New Roman" w:cs="Times New Roman"/>
          <w:sz w:val="22"/>
        </w:rPr>
        <w:t>hace que estos diseños sean incapaces de soportar la comunicación en tiempo real sobre contenidos dinámicos como el vídeo. De esta premisa surgen los sistemas mencionados con anterioridad.</w:t>
      </w:r>
    </w:p>
    <w:p w14:paraId="0F71E9EC" w14:textId="77777777" w:rsidR="003F727B" w:rsidRPr="000301E0" w:rsidRDefault="003F727B" w:rsidP="00384DB0">
      <w:pPr>
        <w:spacing w:line="360" w:lineRule="auto"/>
        <w:jc w:val="both"/>
        <w:rPr>
          <w:rFonts w:ascii="Times New Roman" w:hAnsi="Times New Roman" w:cs="Times New Roman"/>
          <w:sz w:val="22"/>
        </w:rPr>
      </w:pPr>
    </w:p>
    <w:p w14:paraId="44BE3061" w14:textId="6C0B306B" w:rsidR="001F138A" w:rsidRPr="00387D69" w:rsidRDefault="00A87061" w:rsidP="00384DB0">
      <w:pPr>
        <w:pStyle w:val="Ttulo2"/>
        <w:numPr>
          <w:ilvl w:val="1"/>
          <w:numId w:val="6"/>
        </w:numPr>
        <w:spacing w:line="360" w:lineRule="auto"/>
        <w:jc w:val="both"/>
        <w:rPr>
          <w:rFonts w:ascii="Times New Roman" w:hAnsi="Times New Roman" w:cs="Times New Roman"/>
          <w:b/>
          <w:color w:val="000000" w:themeColor="text1"/>
          <w:sz w:val="24"/>
        </w:rPr>
      </w:pPr>
      <w:commentRangeStart w:id="93"/>
      <w:r>
        <w:rPr>
          <w:rFonts w:ascii="Times New Roman" w:hAnsi="Times New Roman" w:cs="Times New Roman"/>
          <w:b/>
          <w:color w:val="000000" w:themeColor="text1"/>
          <w:sz w:val="24"/>
        </w:rPr>
        <w:t xml:space="preserve"> </w:t>
      </w:r>
      <w:bookmarkStart w:id="94" w:name="_Toc44872964"/>
      <w:r w:rsidR="00521FFA" w:rsidRPr="00387D69">
        <w:rPr>
          <w:rFonts w:ascii="Times New Roman" w:hAnsi="Times New Roman" w:cs="Times New Roman"/>
          <w:b/>
          <w:color w:val="000000" w:themeColor="text1"/>
          <w:sz w:val="24"/>
        </w:rPr>
        <w:t>Idea básica</w:t>
      </w:r>
      <w:r w:rsidR="003876B3" w:rsidRPr="00387D69">
        <w:rPr>
          <w:rFonts w:ascii="Times New Roman" w:hAnsi="Times New Roman" w:cs="Times New Roman"/>
          <w:b/>
          <w:color w:val="000000" w:themeColor="text1"/>
          <w:sz w:val="24"/>
        </w:rPr>
        <w:t xml:space="preserve"> del modelo de estudio</w:t>
      </w:r>
      <w:commentRangeEnd w:id="93"/>
      <w:r w:rsidR="00CE41B9">
        <w:rPr>
          <w:rStyle w:val="Refdecomentario"/>
          <w:rFonts w:asciiTheme="minorHAnsi" w:eastAsiaTheme="minorHAnsi" w:hAnsiTheme="minorHAnsi" w:cstheme="minorBidi"/>
          <w:color w:val="auto"/>
        </w:rPr>
        <w:commentReference w:id="93"/>
      </w:r>
      <w:bookmarkEnd w:id="94"/>
    </w:p>
    <w:p w14:paraId="3017F981" w14:textId="77777777" w:rsidR="00AA17BD" w:rsidRDefault="00AA17BD" w:rsidP="00384DB0">
      <w:pPr>
        <w:spacing w:line="360" w:lineRule="auto"/>
        <w:jc w:val="both"/>
        <w:rPr>
          <w:rFonts w:ascii="Times New Roman" w:hAnsi="Times New Roman" w:cs="Times New Roman"/>
          <w:sz w:val="22"/>
        </w:rPr>
      </w:pPr>
    </w:p>
    <w:p w14:paraId="1787E1B8" w14:textId="336C8BBF" w:rsidR="002661C1" w:rsidRPr="00015E6A" w:rsidRDefault="00AA17BD" w:rsidP="00384DB0">
      <w:pPr>
        <w:spacing w:line="360" w:lineRule="auto"/>
        <w:jc w:val="both"/>
        <w:rPr>
          <w:rFonts w:ascii="Times New Roman" w:hAnsi="Times New Roman" w:cs="Times New Roman"/>
          <w:sz w:val="22"/>
        </w:rPr>
      </w:pPr>
      <w:r>
        <w:rPr>
          <w:rFonts w:ascii="Times New Roman" w:hAnsi="Times New Roman" w:cs="Times New Roman"/>
          <w:sz w:val="22"/>
        </w:rPr>
        <w:t xml:space="preserve">Para superar </w:t>
      </w:r>
      <w:r w:rsidR="00A87061">
        <w:rPr>
          <w:rFonts w:ascii="Times New Roman" w:hAnsi="Times New Roman" w:cs="Times New Roman"/>
          <w:sz w:val="22"/>
        </w:rPr>
        <w:t>la</w:t>
      </w:r>
      <w:r>
        <w:rPr>
          <w:rFonts w:ascii="Times New Roman" w:hAnsi="Times New Roman" w:cs="Times New Roman"/>
          <w:sz w:val="22"/>
        </w:rPr>
        <w:t xml:space="preserve"> barrera mencionada en el apartado anterior, se propone un nuevo paradigma de diseño </w:t>
      </w:r>
      <w:r w:rsidR="00015E6A">
        <w:rPr>
          <w:rFonts w:ascii="Times New Roman" w:hAnsi="Times New Roman" w:cs="Times New Roman"/>
          <w:sz w:val="22"/>
        </w:rPr>
        <w:t xml:space="preserve">para la comunicación discreta entre pantalla y cámara. </w:t>
      </w:r>
      <w:r w:rsidR="002661C1" w:rsidRPr="00387D69">
        <w:rPr>
          <w:rFonts w:ascii="Times New Roman" w:hAnsi="Times New Roman" w:cs="Times New Roman"/>
          <w:sz w:val="22"/>
          <w:szCs w:val="22"/>
        </w:rPr>
        <w:t xml:space="preserve">El sistema que </w:t>
      </w:r>
      <w:r w:rsidR="00CD487A" w:rsidRPr="00387D69">
        <w:rPr>
          <w:rFonts w:ascii="Times New Roman" w:hAnsi="Times New Roman" w:cs="Times New Roman"/>
          <w:sz w:val="22"/>
          <w:szCs w:val="22"/>
        </w:rPr>
        <w:t xml:space="preserve">se pretende </w:t>
      </w:r>
      <w:r w:rsidR="002661C1" w:rsidRPr="00387D69">
        <w:rPr>
          <w:rFonts w:ascii="Times New Roman" w:hAnsi="Times New Roman" w:cs="Times New Roman"/>
          <w:sz w:val="22"/>
          <w:szCs w:val="22"/>
        </w:rPr>
        <w:t>tratar</w:t>
      </w:r>
      <w:r w:rsidR="00135498" w:rsidRPr="00387D69">
        <w:rPr>
          <w:rFonts w:ascii="Times New Roman" w:hAnsi="Times New Roman" w:cs="Times New Roman"/>
          <w:sz w:val="22"/>
          <w:szCs w:val="22"/>
        </w:rPr>
        <w:t xml:space="preserve"> se basa en la brecha de capacidad entre el ojo humano y los dispositivos electrónicos. Se sabe que el sistema de visión humana tiene </w:t>
      </w:r>
      <w:r w:rsidR="002661C1" w:rsidRPr="00387D69">
        <w:rPr>
          <w:rFonts w:ascii="Times New Roman" w:hAnsi="Times New Roman" w:cs="Times New Roman"/>
          <w:sz w:val="22"/>
          <w:szCs w:val="22"/>
        </w:rPr>
        <w:t>un</w:t>
      </w:r>
      <w:r w:rsidR="00135498" w:rsidRPr="00387D69">
        <w:rPr>
          <w:rFonts w:ascii="Times New Roman" w:hAnsi="Times New Roman" w:cs="Times New Roman"/>
          <w:sz w:val="22"/>
          <w:szCs w:val="22"/>
        </w:rPr>
        <w:t xml:space="preserve"> límite físico, mientras que las pantallas y cámaras modernas han excedido nuestros ojos en términos de resolución temporal</w:t>
      </w:r>
      <w:r w:rsidR="00CA3F48" w:rsidRPr="00387D69">
        <w:rPr>
          <w:rFonts w:ascii="Times New Roman" w:hAnsi="Times New Roman" w:cs="Times New Roman"/>
          <w:sz w:val="22"/>
          <w:szCs w:val="22"/>
        </w:rPr>
        <w:t xml:space="preserve">, </w:t>
      </w:r>
      <w:r w:rsidR="00135498" w:rsidRPr="00387D69">
        <w:rPr>
          <w:rFonts w:ascii="Times New Roman" w:hAnsi="Times New Roman" w:cs="Times New Roman"/>
          <w:sz w:val="22"/>
          <w:szCs w:val="22"/>
        </w:rPr>
        <w:t>es decir, velocidad.</w:t>
      </w:r>
      <w:r w:rsidR="002661C1" w:rsidRPr="00387D69">
        <w:rPr>
          <w:rFonts w:ascii="Times New Roman" w:hAnsi="Times New Roman" w:cs="Times New Roman"/>
          <w:sz w:val="22"/>
          <w:szCs w:val="22"/>
        </w:rPr>
        <w:t xml:space="preserve"> 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 (smartphone) pueden tomar imágenes de alta resolución a altas velocidades de cuadro. Por ejemplo, el 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Pr="00387D69" w:rsidRDefault="002661C1" w:rsidP="00384DB0">
      <w:pPr>
        <w:spacing w:line="360" w:lineRule="auto"/>
        <w:jc w:val="both"/>
        <w:rPr>
          <w:rFonts w:ascii="Times New Roman" w:hAnsi="Times New Roman" w:cs="Times New Roman"/>
          <w:sz w:val="22"/>
          <w:szCs w:val="22"/>
        </w:rPr>
      </w:pPr>
    </w:p>
    <w:p w14:paraId="7F598E39" w14:textId="7727D5DF" w:rsidR="00AE57BC" w:rsidRPr="00387D69" w:rsidRDefault="002661C1"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Existen dos desafíos cuando se diseña la comunicación visible en modo dual de fotograma completo usando este sistema. Primero, el requisito de no afectar el canal primario de </w:t>
      </w:r>
      <w:r w:rsidRPr="00387D69">
        <w:rPr>
          <w:rFonts w:ascii="Times New Roman" w:hAnsi="Times New Roman" w:cs="Times New Roman"/>
          <w:i/>
          <w:sz w:val="22"/>
          <w:szCs w:val="22"/>
        </w:rPr>
        <w:t>Screen-</w:t>
      </w:r>
      <w:r w:rsidR="00AE57BC" w:rsidRPr="00387D69">
        <w:rPr>
          <w:rFonts w:ascii="Times New Roman" w:hAnsi="Times New Roman" w:cs="Times New Roman"/>
          <w:i/>
          <w:sz w:val="22"/>
          <w:szCs w:val="22"/>
        </w:rPr>
        <w:t>to-</w:t>
      </w:r>
      <w:r w:rsidR="001B2E00" w:rsidRPr="00387D69">
        <w:rPr>
          <w:rFonts w:ascii="Times New Roman" w:hAnsi="Times New Roman" w:cs="Times New Roman"/>
          <w:i/>
          <w:sz w:val="22"/>
          <w:szCs w:val="22"/>
        </w:rPr>
        <w:t xml:space="preserve">eye </w:t>
      </w:r>
      <w:r w:rsidR="001B2E00" w:rsidRPr="00387D69">
        <w:rPr>
          <w:rFonts w:ascii="Times New Roman" w:hAnsi="Times New Roman" w:cs="Times New Roman"/>
          <w:sz w:val="22"/>
          <w:szCs w:val="22"/>
        </w:rPr>
        <w:t>que</w:t>
      </w:r>
      <w:r w:rsidRPr="00387D69">
        <w:rPr>
          <w:rFonts w:ascii="Times New Roman" w:hAnsi="Times New Roman" w:cs="Times New Roman"/>
          <w:sz w:val="22"/>
          <w:szCs w:val="22"/>
        </w:rPr>
        <w:t xml:space="preserve"> implica una restricción rígida para la comunicación en modo dual. Además, el sistema de visión humana es sensible a los parpadeos.</w:t>
      </w:r>
      <w:r w:rsidR="0032530C" w:rsidRPr="00387D69">
        <w:rPr>
          <w:rFonts w:ascii="Times New Roman" w:hAnsi="Times New Roman" w:cs="Times New Roman"/>
          <w:sz w:val="22"/>
          <w:szCs w:val="22"/>
        </w:rPr>
        <w:t xml:space="preserve"> Por lo tanto, necesitamos encontrar un esquema de multiplexación de cuadros apropiado para combinar un flujo de datos </w:t>
      </w:r>
      <w:r w:rsidR="00AE57BC" w:rsidRPr="00387D69">
        <w:rPr>
          <w:rFonts w:ascii="Times New Roman" w:hAnsi="Times New Roman" w:cs="Times New Roman"/>
          <w:sz w:val="22"/>
          <w:szCs w:val="22"/>
        </w:rPr>
        <w:t>con</w:t>
      </w:r>
      <w:r w:rsidR="0032530C" w:rsidRPr="00387D69">
        <w:rPr>
          <w:rFonts w:ascii="Times New Roman" w:hAnsi="Times New Roman" w:cs="Times New Roman"/>
          <w:sz w:val="22"/>
          <w:szCs w:val="22"/>
        </w:rPr>
        <w:t xml:space="preserve"> un vídeo arbitrario. El objetivo es permitir que el video presentado se perciba sin distorsión de color, artefactos y parpadeos cuando se muestra en una pantalla de alta frecuencia.</w:t>
      </w:r>
      <w:r w:rsidR="00B0399A" w:rsidRPr="00387D69">
        <w:rPr>
          <w:rFonts w:ascii="Times New Roman" w:hAnsi="Times New Roman" w:cs="Times New Roman"/>
          <w:sz w:val="22"/>
          <w:szCs w:val="22"/>
        </w:rPr>
        <w:t xml:space="preserve"> </w:t>
      </w:r>
    </w:p>
    <w:p w14:paraId="33C1C414" w14:textId="77777777" w:rsidR="00AE57BC" w:rsidRPr="00387D69" w:rsidRDefault="00AE57BC" w:rsidP="00384DB0">
      <w:pPr>
        <w:spacing w:line="360" w:lineRule="auto"/>
        <w:jc w:val="both"/>
        <w:rPr>
          <w:rFonts w:ascii="Times New Roman" w:hAnsi="Times New Roman" w:cs="Times New Roman"/>
          <w:sz w:val="22"/>
          <w:szCs w:val="22"/>
        </w:rPr>
      </w:pPr>
    </w:p>
    <w:p w14:paraId="6802B688" w14:textId="6E2BFAC5" w:rsidR="00262700" w:rsidRPr="00387D69" w:rsidRDefault="00B0399A"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segundo lugar, el canal secundario </w:t>
      </w:r>
      <w:r w:rsidR="0022741D" w:rsidRPr="00387D69">
        <w:rPr>
          <w:rFonts w:ascii="Times New Roman" w:hAnsi="Times New Roman" w:cs="Times New Roman"/>
          <w:i/>
          <w:sz w:val="22"/>
          <w:szCs w:val="22"/>
        </w:rPr>
        <w:t>Screen-to-camera</w:t>
      </w:r>
      <w:r w:rsidR="0022741D" w:rsidRPr="00387D69">
        <w:rPr>
          <w:rFonts w:ascii="Times New Roman" w:hAnsi="Times New Roman" w:cs="Times New Roman"/>
          <w:sz w:val="22"/>
          <w:szCs w:val="22"/>
        </w:rPr>
        <w:t xml:space="preserve"> </w:t>
      </w:r>
      <w:r w:rsidRPr="00387D69">
        <w:rPr>
          <w:rFonts w:ascii="Times New Roman" w:hAnsi="Times New Roman" w:cs="Times New Roman"/>
          <w:sz w:val="22"/>
          <w:szCs w:val="22"/>
        </w:rPr>
        <w:t>podría experimentar una posible interferencia del contenido de video original en el canal primario.</w:t>
      </w:r>
      <w:r w:rsidR="0022741D" w:rsidRPr="00387D69">
        <w:rPr>
          <w:rFonts w:ascii="Times New Roman" w:hAnsi="Times New Roman" w:cs="Times New Roman"/>
          <w:sz w:val="22"/>
          <w:szCs w:val="22"/>
        </w:rPr>
        <w:t xml:space="preserve"> </w:t>
      </w:r>
      <w:r w:rsidR="009413A4">
        <w:rPr>
          <w:rFonts w:ascii="Times New Roman" w:hAnsi="Times New Roman" w:cs="Times New Roman"/>
          <w:sz w:val="22"/>
          <w:szCs w:val="22"/>
        </w:rPr>
        <w:t>Se necesita</w:t>
      </w:r>
      <w:r w:rsidR="0022741D" w:rsidRPr="00387D69">
        <w:rPr>
          <w:rFonts w:ascii="Times New Roman" w:hAnsi="Times New Roman" w:cs="Times New Roman"/>
          <w:sz w:val="22"/>
          <w:szCs w:val="22"/>
        </w:rPr>
        <w:t xml:space="preserve"> diseñar un esquema de codificación efectivo de trama de datos</w:t>
      </w:r>
      <w:r w:rsidR="00AE57BC" w:rsidRPr="00387D69">
        <w:rPr>
          <w:rFonts w:ascii="Times New Roman" w:hAnsi="Times New Roman" w:cs="Times New Roman"/>
          <w:sz w:val="22"/>
          <w:szCs w:val="22"/>
        </w:rPr>
        <w:t>. D</w:t>
      </w:r>
      <w:r w:rsidR="0022741D" w:rsidRPr="00387D69">
        <w:rPr>
          <w:rFonts w:ascii="Times New Roman" w:hAnsi="Times New Roman" w:cs="Times New Roman"/>
          <w:sz w:val="22"/>
          <w:szCs w:val="22"/>
        </w:rPr>
        <w:t>ebe ser resistente tanto a los cambios en el contenido de video como a las limitaciones conocidas de comunicación entre la pantalla y la cámara (por ejemplo, falta de coincidencia de velocidad de fotogramas, efecto de obturador, mala calidad de captura).</w:t>
      </w:r>
      <w:r w:rsidR="00265C9E" w:rsidRPr="00387D69">
        <w:rPr>
          <w:rFonts w:ascii="Times New Roman" w:hAnsi="Times New Roman" w:cs="Times New Roman"/>
          <w:sz w:val="22"/>
          <w:szCs w:val="22"/>
        </w:rPr>
        <w:t xml:space="preserve"> Este sistema aprovecha la discrepancia de capacidad y las características distintivas del </w:t>
      </w:r>
      <w:r w:rsidR="00265C9E" w:rsidRPr="00387D69">
        <w:rPr>
          <w:rFonts w:ascii="Times New Roman" w:hAnsi="Times New Roman" w:cs="Times New Roman"/>
          <w:sz w:val="22"/>
          <w:szCs w:val="22"/>
        </w:rPr>
        <w:lastRenderedPageBreak/>
        <w:t>sistema de visión humana y los dispositivos (pantalla y cámara)</w:t>
      </w:r>
      <w:r w:rsidR="009413A4">
        <w:rPr>
          <w:rFonts w:ascii="Times New Roman" w:hAnsi="Times New Roman" w:cs="Times New Roman"/>
          <w:sz w:val="22"/>
          <w:szCs w:val="22"/>
        </w:rPr>
        <w:t>. P</w:t>
      </w:r>
      <w:r w:rsidR="00265C9E" w:rsidRPr="00387D69">
        <w:rPr>
          <w:rFonts w:ascii="Times New Roman" w:hAnsi="Times New Roman" w:cs="Times New Roman"/>
          <w:sz w:val="22"/>
          <w:szCs w:val="22"/>
        </w:rPr>
        <w:t xml:space="preserve">por ejemplo, las pantallas pueden mostrar el contenido más rápido de lo que perciben los ojos humanos; las cámaras tienen </w:t>
      </w:r>
      <w:r w:rsidR="00AF5CF2" w:rsidRPr="00387D69">
        <w:rPr>
          <w:rFonts w:ascii="Times New Roman" w:hAnsi="Times New Roman" w:cs="Times New Roman"/>
          <w:sz w:val="22"/>
          <w:szCs w:val="22"/>
        </w:rPr>
        <w:t>obturador,</w:t>
      </w:r>
      <w:r w:rsidR="00265C9E" w:rsidRPr="00387D69">
        <w:rPr>
          <w:rFonts w:ascii="Times New Roman" w:hAnsi="Times New Roman" w:cs="Times New Roman"/>
          <w:sz w:val="22"/>
          <w:szCs w:val="22"/>
        </w:rPr>
        <w:t xml:space="preserve"> pero los ojos humanos no, etc</w:t>
      </w:r>
      <w:r w:rsidR="00AF5CF2" w:rsidRPr="00387D69">
        <w:rPr>
          <w:rFonts w:ascii="Times New Roman" w:hAnsi="Times New Roman" w:cs="Times New Roman"/>
          <w:sz w:val="22"/>
          <w:szCs w:val="22"/>
        </w:rPr>
        <w:t xml:space="preserve">. El vídeo y los datos transportados por los cuadros compuestos operan en diferentes escalas de tiempo. El contenido del vídeo se percibe a un ritmo lento debido a los límites físicos del ojo humano, mientras que los cuadros de datos se muestran a </w:t>
      </w:r>
      <w:r w:rsidR="0094620A" w:rsidRPr="00387D69">
        <w:rPr>
          <w:rFonts w:ascii="Times New Roman" w:hAnsi="Times New Roman" w:cs="Times New Roman"/>
          <w:sz w:val="22"/>
          <w:szCs w:val="22"/>
        </w:rPr>
        <w:t xml:space="preserve">una </w:t>
      </w:r>
      <w:r w:rsidR="00AF5CF2" w:rsidRPr="00387D69">
        <w:rPr>
          <w:rFonts w:ascii="Times New Roman" w:hAnsi="Times New Roman" w:cs="Times New Roman"/>
          <w:sz w:val="22"/>
          <w:szCs w:val="22"/>
        </w:rPr>
        <w:t>velocidad rápida, que sólo puede ser capturada y decodificad</w:t>
      </w:r>
      <w:r w:rsidR="00AE57BC" w:rsidRPr="00387D69">
        <w:rPr>
          <w:rFonts w:ascii="Times New Roman" w:hAnsi="Times New Roman" w:cs="Times New Roman"/>
          <w:sz w:val="22"/>
          <w:szCs w:val="22"/>
        </w:rPr>
        <w:t>o</w:t>
      </w:r>
      <w:r w:rsidR="00AF5CF2" w:rsidRPr="00387D69">
        <w:rPr>
          <w:rFonts w:ascii="Times New Roman" w:hAnsi="Times New Roman" w:cs="Times New Roman"/>
          <w:sz w:val="22"/>
          <w:szCs w:val="22"/>
        </w:rPr>
        <w:t xml:space="preserve"> por la cámara. </w:t>
      </w:r>
    </w:p>
    <w:p w14:paraId="3E0C7CD8" w14:textId="77777777" w:rsidR="00E93B9E" w:rsidRPr="00387D69" w:rsidRDefault="00E93B9E" w:rsidP="00384DB0">
      <w:pPr>
        <w:spacing w:line="360" w:lineRule="auto"/>
        <w:jc w:val="both"/>
        <w:rPr>
          <w:rFonts w:ascii="Times New Roman" w:hAnsi="Times New Roman" w:cs="Times New Roman"/>
          <w:sz w:val="22"/>
          <w:szCs w:val="22"/>
        </w:rPr>
      </w:pPr>
    </w:p>
    <w:p w14:paraId="71382D26" w14:textId="6C70922A" w:rsidR="00FE2B72" w:rsidRPr="00387D69" w:rsidRDefault="00FE2B72"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el diseño de nuestro proyecto,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 De este modo, ideamos un concepto de </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complementario, incrustando un frame de datos en un par de frames de vídeo multiplexados.  Un fotograma multiplexado tendrá artefactos obvios, pero cuando se reproduce lo suficientemente rápido, los artefactos de los frames complementarios se anulan cada uno. </w:t>
      </w:r>
      <w:r w:rsidR="007068F1" w:rsidRPr="00387D69">
        <w:rPr>
          <w:rFonts w:ascii="Times New Roman" w:hAnsi="Times New Roman" w:cs="Times New Roman"/>
          <w:sz w:val="22"/>
          <w:szCs w:val="22"/>
        </w:rPr>
        <w:t>Se propone</w:t>
      </w:r>
      <w:r w:rsidRPr="00387D69">
        <w:rPr>
          <w:rFonts w:ascii="Times New Roman" w:hAnsi="Times New Roman" w:cs="Times New Roman"/>
          <w:sz w:val="22"/>
          <w:szCs w:val="22"/>
        </w:rPr>
        <w:t xml:space="preserve"> además una técnica de suavizado de frames para incrustar gradualmente los frames de datos en el contenido de vídeo. 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-1/1 bit, donde el </w:t>
      </w:r>
      <w:r w:rsidR="00D14A45" w:rsidRPr="00387D69">
        <w:rPr>
          <w:rFonts w:ascii="Times New Roman" w:hAnsi="Times New Roman" w:cs="Times New Roman"/>
          <w:sz w:val="22"/>
          <w:szCs w:val="22"/>
        </w:rPr>
        <w:t xml:space="preserve">valor </w:t>
      </w:r>
      <w:r w:rsidRPr="00387D69">
        <w:rPr>
          <w:rFonts w:ascii="Times New Roman" w:hAnsi="Times New Roman" w:cs="Times New Roman"/>
          <w:sz w:val="22"/>
          <w:szCs w:val="22"/>
        </w:rPr>
        <w:t>-1 actúa como nuestro 0 lógico.</w:t>
      </w:r>
      <w:r w:rsidR="00881949">
        <w:rPr>
          <w:rFonts w:ascii="Times New Roman" w:hAnsi="Times New Roman" w:cs="Times New Roman"/>
          <w:sz w:val="22"/>
          <w:szCs w:val="22"/>
        </w:rPr>
        <w:t xml:space="preserve"> </w:t>
      </w:r>
    </w:p>
    <w:p w14:paraId="24B3966D" w14:textId="189E88E0" w:rsidR="00E93B9E" w:rsidRPr="00387D69" w:rsidRDefault="00E93B9E" w:rsidP="00384DB0">
      <w:pPr>
        <w:spacing w:line="360" w:lineRule="auto"/>
        <w:jc w:val="both"/>
        <w:rPr>
          <w:rFonts w:ascii="Times New Roman" w:hAnsi="Times New Roman" w:cs="Times New Roman"/>
          <w:sz w:val="22"/>
          <w:szCs w:val="22"/>
        </w:rPr>
      </w:pPr>
    </w:p>
    <w:p w14:paraId="06E5B0A1" w14:textId="481D7F43" w:rsidR="00E93B9E" w:rsidRPr="00387D69" w:rsidRDefault="00E93B9E"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sidRPr="00387D69">
        <w:rPr>
          <w:rFonts w:ascii="Times New Roman" w:hAnsi="Times New Roman" w:cs="Times New Roman"/>
          <w:sz w:val="22"/>
          <w:szCs w:val="22"/>
        </w:rPr>
        <w:t>Q</w:t>
      </w:r>
      <w:r w:rsidRPr="00387D69">
        <w:rPr>
          <w:rFonts w:ascii="Times New Roman" w:hAnsi="Times New Roman" w:cs="Times New Roman"/>
          <w:sz w:val="22"/>
          <w:szCs w:val="22"/>
        </w:rPr>
        <w:t xml:space="preserve">1 que es proporcional a la cantidad de corriente de fotones generada en el píxel a partir de la energía lumínica </w:t>
      </w:r>
      <w:r w:rsidR="009D3878" w:rsidRPr="00387D69">
        <w:rPr>
          <w:rFonts w:ascii="Times New Roman" w:hAnsi="Times New Roman" w:cs="Times New Roman"/>
          <w:sz w:val="22"/>
          <w:szCs w:val="22"/>
        </w:rPr>
        <w:t>acumulada</w:t>
      </w:r>
      <w:r w:rsidRPr="00387D69">
        <w:rPr>
          <w:rFonts w:ascii="Times New Roman" w:hAnsi="Times New Roman" w:cs="Times New Roman"/>
          <w:sz w:val="22"/>
          <w:szCs w:val="22"/>
        </w:rPr>
        <w:t xml:space="preserve"> en su área (cuanto más pequeña sea el área, menor será la intensidad de luz que acumule).  Cuando el píxel de la pantalla que emite la luz está en el foco del objetivo de la cámara, todos los rayos de luz del píxel de la pantalla se enfocan en un píxel de la cámara y, por lo tanto, no se produce ninguna pérdida de energía en el píxel. Por otro lado, si el píxel de la pantalla es perturbado (en posición y/</w:t>
      </w:r>
      <w:r w:rsidR="002C335A" w:rsidRPr="00387D69">
        <w:rPr>
          <w:rFonts w:ascii="Times New Roman" w:hAnsi="Times New Roman" w:cs="Times New Roman"/>
          <w:sz w:val="22"/>
          <w:szCs w:val="22"/>
        </w:rPr>
        <w:t>u</w:t>
      </w:r>
      <w:r w:rsidRPr="00387D69">
        <w:rPr>
          <w:rFonts w:ascii="Times New Roman" w:hAnsi="Times New Roman" w:cs="Times New Roman"/>
          <w:sz w:val="22"/>
          <w:szCs w:val="22"/>
        </w:rPr>
        <w:t xml:space="preserve"> orientación) por el enfoque de la cámara o incurre en una pérdida de energía debido al tamaño finito de la apertura del objetivo de la cámara, no todos los rayos de luz convergerán en el píxel de la cámara, lo que dará lugar a una reducción de la energía acumulada y, por tanto, a un menor valor de intensidad del píxel. La pérdida de la intensidad de la luz recibida en un píxel de la cámara da lugar a la deformación visual del tamaño o la forma del píxel de la pantalla; un efecto que se denomina distorsión de la perspectiva.</w:t>
      </w:r>
      <w:r w:rsidR="00881949">
        <w:rPr>
          <w:rFonts w:ascii="Times New Roman" w:hAnsi="Times New Roman" w:cs="Times New Roman"/>
          <w:sz w:val="22"/>
          <w:szCs w:val="22"/>
        </w:rPr>
        <w:t xml:space="preserve"> Para controlar la transparencia de los píxeles se utilizó el canal alfa, ya que regula el cambio de transparencia de los píxeles para que sólo sea perceptible para las cámaras, pero no para los ojos humanos. Además, al controlar la translucidez </w:t>
      </w:r>
      <w:r w:rsidR="00881949">
        <w:rPr>
          <w:rFonts w:ascii="Times New Roman" w:hAnsi="Times New Roman" w:cs="Times New Roman"/>
          <w:sz w:val="22"/>
          <w:szCs w:val="22"/>
        </w:rPr>
        <w:lastRenderedPageBreak/>
        <w:t xml:space="preserve">de cada píxel independientemente, </w:t>
      </w:r>
      <w:r w:rsidR="003916E2">
        <w:rPr>
          <w:rFonts w:ascii="Times New Roman" w:hAnsi="Times New Roman" w:cs="Times New Roman"/>
          <w:sz w:val="22"/>
          <w:szCs w:val="22"/>
        </w:rPr>
        <w:t>se permite</w:t>
      </w:r>
      <w:r w:rsidR="00881949">
        <w:rPr>
          <w:rFonts w:ascii="Times New Roman" w:hAnsi="Times New Roman" w:cs="Times New Roman"/>
          <w:sz w:val="22"/>
          <w:szCs w:val="22"/>
        </w:rPr>
        <w:t xml:space="preserve"> que haya múltiples elementos transmisores simultáneos en la pantalla. Esto crea un canal de comunicación MIMO entre las pantallas y las cámaras, que puede aumentar la velocidad de los datos y mejorar la fiabilidad de la transmisión.</w:t>
      </w:r>
    </w:p>
    <w:p w14:paraId="13291041" w14:textId="77777777" w:rsidR="00FE2B72" w:rsidRPr="00387D69" w:rsidRDefault="00FE2B72" w:rsidP="00384DB0">
      <w:pPr>
        <w:spacing w:line="360" w:lineRule="auto"/>
        <w:jc w:val="both"/>
        <w:rPr>
          <w:rFonts w:ascii="Times New Roman" w:hAnsi="Times New Roman" w:cs="Times New Roman"/>
          <w:sz w:val="22"/>
          <w:szCs w:val="22"/>
        </w:rPr>
      </w:pPr>
    </w:p>
    <w:p w14:paraId="6F8D960F" w14:textId="162981FC" w:rsidR="00353317" w:rsidRPr="00387D69" w:rsidRDefault="00935487"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resumen, nuestro sistema tiene dos canales de comunicación visual concurrentes, el canal primario Screen-to-eye para los humanos y el canal secundario Screen-to-Camera para los dispositivos. Ambos canales se originan en la misma pantalla, coexistiendo y contrarrest</w:t>
      </w:r>
      <w:r w:rsidR="003916E2">
        <w:rPr>
          <w:rFonts w:ascii="Times New Roman" w:hAnsi="Times New Roman" w:cs="Times New Roman"/>
          <w:sz w:val="22"/>
          <w:szCs w:val="22"/>
        </w:rPr>
        <w:t xml:space="preserve">ándose </w:t>
      </w:r>
      <w:r w:rsidRPr="00387D69">
        <w:rPr>
          <w:rFonts w:ascii="Times New Roman" w:hAnsi="Times New Roman" w:cs="Times New Roman"/>
          <w:sz w:val="22"/>
          <w:szCs w:val="22"/>
        </w:rPr>
        <w:t>el uno al otro.</w:t>
      </w:r>
      <w:r>
        <w:rPr>
          <w:rFonts w:ascii="Times New Roman" w:hAnsi="Times New Roman" w:cs="Times New Roman"/>
          <w:sz w:val="22"/>
          <w:szCs w:val="22"/>
        </w:rPr>
        <w:t xml:space="preserve"> </w:t>
      </w:r>
      <w:r w:rsidR="00316366" w:rsidRPr="00387D69">
        <w:rPr>
          <w:rFonts w:ascii="Times New Roman" w:hAnsi="Times New Roman" w:cs="Times New Roman"/>
          <w:sz w:val="22"/>
          <w:szCs w:val="22"/>
        </w:rPr>
        <w:t>Se ha</w:t>
      </w:r>
      <w:r w:rsidR="00FE2B72" w:rsidRPr="00387D69">
        <w:rPr>
          <w:rFonts w:ascii="Times New Roman" w:hAnsi="Times New Roman" w:cs="Times New Roman"/>
          <w:sz w:val="22"/>
          <w:szCs w:val="22"/>
        </w:rPr>
        <w:t xml:space="preserve"> implementado este sistema y realizado un estudio preliminar. </w:t>
      </w:r>
      <w:r w:rsidR="00BB14BE" w:rsidRPr="00387D69">
        <w:rPr>
          <w:rFonts w:ascii="Times New Roman" w:hAnsi="Times New Roman" w:cs="Times New Roman"/>
          <w:sz w:val="22"/>
          <w:szCs w:val="22"/>
        </w:rPr>
        <w:t>Los</w:t>
      </w:r>
      <w:r w:rsidR="00FE2B72" w:rsidRPr="00387D69">
        <w:rPr>
          <w:rFonts w:ascii="Times New Roman" w:hAnsi="Times New Roman" w:cs="Times New Roman"/>
          <w:sz w:val="22"/>
          <w:szCs w:val="22"/>
        </w:rPr>
        <w:t xml:space="preserve"> experimentos </w:t>
      </w:r>
      <w:r w:rsidR="00C072E7" w:rsidRPr="00387D69">
        <w:rPr>
          <w:rFonts w:ascii="Times New Roman" w:hAnsi="Times New Roman" w:cs="Times New Roman"/>
          <w:sz w:val="22"/>
          <w:szCs w:val="22"/>
        </w:rPr>
        <w:t xml:space="preserve">realizados </w:t>
      </w:r>
      <w:r w:rsidR="00FE2B72" w:rsidRPr="00387D69">
        <w:rPr>
          <w:rFonts w:ascii="Times New Roman" w:hAnsi="Times New Roman" w:cs="Times New Roman"/>
          <w:sz w:val="22"/>
          <w:szCs w:val="22"/>
        </w:rPr>
        <w:t>confirman que dicho sistema permite una comunicación visible de modo dual, tanto a los humanos como a los dispositivos, simultáneamente</w:t>
      </w:r>
      <w:r w:rsidR="004862D3" w:rsidRPr="00387D69">
        <w:rPr>
          <w:rFonts w:ascii="Times New Roman" w:hAnsi="Times New Roman" w:cs="Times New Roman"/>
          <w:sz w:val="22"/>
          <w:szCs w:val="22"/>
        </w:rPr>
        <w:t>.</w:t>
      </w:r>
    </w:p>
    <w:p w14:paraId="08FD2EEA" w14:textId="77777777" w:rsidR="00034461" w:rsidRPr="00387D69" w:rsidRDefault="00034461" w:rsidP="00384DB0">
      <w:pPr>
        <w:spacing w:line="360" w:lineRule="auto"/>
        <w:jc w:val="both"/>
        <w:rPr>
          <w:rFonts w:ascii="Times New Roman" w:hAnsi="Times New Roman" w:cs="Times New Roman"/>
          <w:sz w:val="22"/>
          <w:szCs w:val="22"/>
        </w:rPr>
      </w:pPr>
    </w:p>
    <w:p w14:paraId="6115834A" w14:textId="66F1D43B" w:rsidR="00AE57BC" w:rsidRPr="00387D69" w:rsidRDefault="00353317" w:rsidP="00384DB0">
      <w:pPr>
        <w:pStyle w:val="Ttulo2"/>
        <w:numPr>
          <w:ilvl w:val="1"/>
          <w:numId w:val="6"/>
        </w:numPr>
        <w:spacing w:line="360" w:lineRule="auto"/>
        <w:jc w:val="both"/>
        <w:rPr>
          <w:rFonts w:ascii="Times New Roman" w:hAnsi="Times New Roman" w:cs="Times New Roman"/>
          <w:b/>
          <w:color w:val="000000" w:themeColor="text1"/>
          <w:sz w:val="24"/>
        </w:rPr>
      </w:pPr>
      <w:bookmarkStart w:id="95" w:name="_Toc44872965"/>
      <w:r w:rsidRPr="00387D69">
        <w:rPr>
          <w:rFonts w:ascii="Times New Roman" w:hAnsi="Times New Roman" w:cs="Times New Roman"/>
          <w:b/>
          <w:color w:val="000000" w:themeColor="text1"/>
          <w:sz w:val="24"/>
        </w:rPr>
        <w:t>Justificación y o</w:t>
      </w:r>
      <w:r w:rsidR="00AE57BC" w:rsidRPr="00387D69">
        <w:rPr>
          <w:rFonts w:ascii="Times New Roman" w:hAnsi="Times New Roman" w:cs="Times New Roman"/>
          <w:b/>
          <w:color w:val="000000" w:themeColor="text1"/>
          <w:sz w:val="24"/>
        </w:rPr>
        <w:t>bjetivos del modelo</w:t>
      </w:r>
      <w:bookmarkEnd w:id="95"/>
    </w:p>
    <w:p w14:paraId="183E2F57" w14:textId="77777777" w:rsidR="00353317" w:rsidRPr="00387D69" w:rsidRDefault="00353317" w:rsidP="00384DB0">
      <w:pPr>
        <w:spacing w:line="360" w:lineRule="auto"/>
        <w:jc w:val="both"/>
        <w:rPr>
          <w:rFonts w:ascii="Times New Roman" w:hAnsi="Times New Roman" w:cs="Times New Roman"/>
          <w:sz w:val="22"/>
        </w:rPr>
      </w:pPr>
    </w:p>
    <w:p w14:paraId="298A078C" w14:textId="2761DEF4" w:rsidR="008F573E" w:rsidRPr="00387D69" w:rsidRDefault="008F573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Hoy en día, las cámaras actuales se utilizan con frecuencia para leer códigos QR, que pueden considerarse a su vez como una forma de comunicación visual en la que la cámara actúa como un receptor. </w:t>
      </w:r>
      <w:r w:rsidR="00B07C56" w:rsidRPr="00387D69">
        <w:rPr>
          <w:rFonts w:ascii="Times New Roman" w:hAnsi="Times New Roman" w:cs="Times New Roman"/>
          <w:sz w:val="22"/>
        </w:rPr>
        <w:t xml:space="preserve">El uso generalizado de estos códigos motiva la construcción de nuevas aplicaciones de comunicación con cámaras, donde las pantallas podrían ser moduladas para enviar dichos códigos variables en el tiempo para ser decodificados por la cámara posteriormente. </w:t>
      </w:r>
    </w:p>
    <w:p w14:paraId="12F8996A" w14:textId="77777777" w:rsidR="00B07C56" w:rsidRPr="00387D69" w:rsidRDefault="00B07C56" w:rsidP="00384DB0">
      <w:pPr>
        <w:spacing w:line="360" w:lineRule="auto"/>
        <w:jc w:val="both"/>
        <w:rPr>
          <w:rFonts w:ascii="Times New Roman" w:hAnsi="Times New Roman" w:cs="Times New Roman"/>
          <w:sz w:val="22"/>
        </w:rPr>
      </w:pPr>
    </w:p>
    <w:p w14:paraId="24AAD57A" w14:textId="24FF0B05" w:rsidR="00353317" w:rsidRPr="00387D69" w:rsidRDefault="00E93B9E" w:rsidP="00384DB0">
      <w:pPr>
        <w:spacing w:line="360" w:lineRule="auto"/>
        <w:jc w:val="both"/>
        <w:rPr>
          <w:rFonts w:ascii="Times New Roman" w:hAnsi="Times New Roman" w:cs="Times New Roman"/>
          <w:sz w:val="22"/>
        </w:rPr>
      </w:pPr>
      <w:r w:rsidRPr="00387D69">
        <w:rPr>
          <w:rFonts w:ascii="Times New Roman" w:hAnsi="Times New Roman" w:cs="Times New Roman"/>
          <w:sz w:val="22"/>
        </w:rPr>
        <w:t>L</w:t>
      </w:r>
      <w:r w:rsidR="00353317" w:rsidRPr="00387D69">
        <w:rPr>
          <w:rFonts w:ascii="Times New Roman" w:hAnsi="Times New Roman" w:cs="Times New Roman"/>
          <w:sz w:val="22"/>
        </w:rPr>
        <w:t>os patrones visuales esp</w:t>
      </w:r>
      <w:r w:rsidRPr="00387D69">
        <w:rPr>
          <w:rFonts w:ascii="Times New Roman" w:hAnsi="Times New Roman" w:cs="Times New Roman"/>
          <w:sz w:val="22"/>
        </w:rPr>
        <w:t>a</w:t>
      </w:r>
      <w:r w:rsidR="00353317" w:rsidRPr="00387D69">
        <w:rPr>
          <w:rFonts w:ascii="Times New Roman" w:hAnsi="Times New Roman" w:cs="Times New Roman"/>
          <w:sz w:val="22"/>
        </w:rPr>
        <w:t>ciales (por ejemplo, los códigos de respuesta rápida QR</w:t>
      </w:r>
      <w:r w:rsidR="00B07C56" w:rsidRPr="00387D69">
        <w:rPr>
          <w:rFonts w:ascii="Times New Roman" w:hAnsi="Times New Roman" w:cs="Times New Roman"/>
          <w:sz w:val="22"/>
        </w:rPr>
        <w:t xml:space="preserve"> anteriormente mencionados</w:t>
      </w:r>
      <w:r w:rsidR="00353317" w:rsidRPr="00387D69">
        <w:rPr>
          <w:rFonts w:ascii="Times New Roman" w:hAnsi="Times New Roman" w:cs="Times New Roman"/>
          <w:sz w:val="22"/>
        </w:rPr>
        <w:t>) no son del todo consumibles</w:t>
      </w:r>
      <w:r w:rsidR="00023BFC">
        <w:rPr>
          <w:rFonts w:ascii="Times New Roman" w:hAnsi="Times New Roman" w:cs="Times New Roman"/>
          <w:sz w:val="22"/>
        </w:rPr>
        <w:t xml:space="preserve"> </w:t>
      </w:r>
      <w:r w:rsidR="00353317" w:rsidRPr="00387D69">
        <w:rPr>
          <w:rFonts w:ascii="Times New Roman" w:hAnsi="Times New Roman" w:cs="Times New Roman"/>
          <w:sz w:val="22"/>
        </w:rPr>
        <w:t>por los seres humanos</w:t>
      </w:r>
      <w:r w:rsidR="00023BFC">
        <w:rPr>
          <w:rFonts w:ascii="Times New Roman" w:hAnsi="Times New Roman" w:cs="Times New Roman"/>
          <w:sz w:val="22"/>
        </w:rPr>
        <w:t>,</w:t>
      </w:r>
      <w:r w:rsidR="00353317" w:rsidRPr="00387D69">
        <w:rPr>
          <w:rFonts w:ascii="Times New Roman" w:hAnsi="Times New Roman" w:cs="Times New Roman"/>
          <w:sz w:val="22"/>
        </w:rPr>
        <w:t xml:space="preserve"> que se sienten más cómodos con los contenidos de fácil acceso, como textos, imágenes y vídeos. Cuando una pantalla se convierte en la misma fuente, tanto para el contenido primario favorable para las personas como para la información lateral óptima 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Pr="00387D69" w:rsidRDefault="00353317" w:rsidP="00384DB0">
      <w:pPr>
        <w:spacing w:line="360" w:lineRule="auto"/>
        <w:jc w:val="both"/>
        <w:rPr>
          <w:rFonts w:ascii="Times New Roman" w:hAnsi="Times New Roman" w:cs="Times New Roman"/>
          <w:sz w:val="22"/>
        </w:rPr>
      </w:pPr>
    </w:p>
    <w:p w14:paraId="29365E98" w14:textId="766E08F7" w:rsidR="00925C78" w:rsidRPr="00387D69" w:rsidRDefault="0035331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caso del código QR, el código tomaría una pequeña área y residiría en una esquina de toda la pantalla </w:t>
      </w:r>
      <w:r w:rsidRPr="00387D69">
        <w:rPr>
          <w:rFonts w:ascii="Times New Roman" w:hAnsi="Times New Roman" w:cs="Times New Roman"/>
          <w:sz w:val="22"/>
          <w:szCs w:val="22"/>
        </w:rPr>
        <w:t>(</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a), u ocuparía toda la pantalla a su vez después de los contenidos para humanos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w:t>
      </w:r>
      <w:r w:rsidRPr="00387D69">
        <w:rPr>
          <w:rFonts w:ascii="Times New Roman" w:hAnsi="Times New Roman" w:cs="Times New Roman"/>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Pr="00387D69" w:rsidRDefault="007B703F" w:rsidP="00384DB0">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46C62370" w14:textId="37AE2B85" w:rsidR="00C8214B" w:rsidRPr="00284997" w:rsidRDefault="00C8214B" w:rsidP="003B44C3">
                            <w:pPr>
                              <w:pStyle w:val="Descripcin"/>
                              <w:rPr>
                                <w:rFonts w:ascii="Times New Roman" w:hAnsi="Times New Roman" w:cs="Times New Roman"/>
                                <w:i w:val="0"/>
                                <w:noProof/>
                                <w:sz w:val="24"/>
                              </w:rPr>
                            </w:pPr>
                            <w:bookmarkStart w:id="96"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sidR="00E63146">
                              <w:rPr>
                                <w:rFonts w:ascii="Times New Roman" w:hAnsi="Times New Roman" w:cs="Times New Roman"/>
                                <w:noProof/>
                                <w:sz w:val="20"/>
                              </w:rPr>
                              <w:t>14</w:t>
                            </w:r>
                            <w:r w:rsidRPr="00284997">
                              <w:rPr>
                                <w:rFonts w:ascii="Times New Roman" w:hAnsi="Times New Roman" w:cs="Times New Roman"/>
                                <w:sz w:val="20"/>
                              </w:rPr>
                              <w:fldChar w:fldCharType="end"/>
                            </w:r>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p w14:paraId="3A4A5A6D" w14:textId="77777777" w:rsidR="00C8214B" w:rsidRDefault="00C8214B"/>
                          <w:p w14:paraId="1FF5019E" w14:textId="74CDBE26" w:rsidR="00C8214B" w:rsidRPr="00284997" w:rsidRDefault="00C8214B" w:rsidP="003B44C3">
                            <w:pPr>
                              <w:pStyle w:val="Descripcin"/>
                              <w:rPr>
                                <w:rFonts w:ascii="Times New Roman" w:hAnsi="Times New Roman" w:cs="Times New Roman"/>
                                <w:i w:val="0"/>
                                <w:noProof/>
                                <w:sz w:val="24"/>
                              </w:rPr>
                            </w:pP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sidR="00E63146">
                              <w:rPr>
                                <w:rFonts w:ascii="Times New Roman" w:hAnsi="Times New Roman" w:cs="Times New Roman"/>
                                <w:noProof/>
                                <w:sz w:val="20"/>
                              </w:rPr>
                              <w:t>15</w:t>
                            </w:r>
                            <w:r w:rsidRPr="009E27F3">
                              <w:rPr>
                                <w:rFonts w:ascii="Times New Roman" w:hAnsi="Times New Roman" w:cs="Times New Roman"/>
                                <w:sz w:val="20"/>
                              </w:rPr>
                              <w:fldChar w:fldCharType="end"/>
                            </w: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sidR="00E63146">
                              <w:rPr>
                                <w:rFonts w:ascii="Times New Roman" w:hAnsi="Times New Roman" w:cs="Times New Roman"/>
                                <w:noProof/>
                                <w:sz w:val="20"/>
                              </w:rPr>
                              <w:t>16</w:t>
                            </w:r>
                            <w:r w:rsidRPr="00284997">
                              <w:rPr>
                                <w:rFonts w:ascii="Times New Roman" w:hAnsi="Times New Roman" w:cs="Times New Roman"/>
                                <w:sz w:val="20"/>
                              </w:rPr>
                              <w:fldChar w:fldCharType="end"/>
                            </w:r>
                            <w:bookmarkEnd w:id="96"/>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4"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" stroked="f">
                <v:textbox inset="0,0,0,0">
                  <w:txbxContent>
                    <w:p w14:paraId="46C62370" w14:textId="37AE2B85" w:rsidR="00C8214B" w:rsidRPr="00284997" w:rsidRDefault="00C8214B" w:rsidP="003B44C3">
                      <w:pPr>
                        <w:pStyle w:val="Descripcin"/>
                        <w:rPr>
                          <w:rFonts w:ascii="Times New Roman" w:hAnsi="Times New Roman" w:cs="Times New Roman"/>
                          <w:i w:val="0"/>
                          <w:noProof/>
                          <w:sz w:val="24"/>
                        </w:rPr>
                      </w:pPr>
                      <w:bookmarkStart w:id="97"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sidR="00E63146">
                        <w:rPr>
                          <w:rFonts w:ascii="Times New Roman" w:hAnsi="Times New Roman" w:cs="Times New Roman"/>
                          <w:noProof/>
                          <w:sz w:val="20"/>
                        </w:rPr>
                        <w:t>14</w:t>
                      </w:r>
                      <w:r w:rsidRPr="00284997">
                        <w:rPr>
                          <w:rFonts w:ascii="Times New Roman" w:hAnsi="Times New Roman" w:cs="Times New Roman"/>
                          <w:sz w:val="20"/>
                        </w:rPr>
                        <w:fldChar w:fldCharType="end"/>
                      </w:r>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p w14:paraId="3A4A5A6D" w14:textId="77777777" w:rsidR="00C8214B" w:rsidRDefault="00C8214B"/>
                    <w:p w14:paraId="1FF5019E" w14:textId="74CDBE26" w:rsidR="00C8214B" w:rsidRPr="00284997" w:rsidRDefault="00C8214B" w:rsidP="003B44C3">
                      <w:pPr>
                        <w:pStyle w:val="Descripcin"/>
                        <w:rPr>
                          <w:rFonts w:ascii="Times New Roman" w:hAnsi="Times New Roman" w:cs="Times New Roman"/>
                          <w:i w:val="0"/>
                          <w:noProof/>
                          <w:sz w:val="24"/>
                        </w:rPr>
                      </w:pP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sidR="00E63146">
                        <w:rPr>
                          <w:rFonts w:ascii="Times New Roman" w:hAnsi="Times New Roman" w:cs="Times New Roman"/>
                          <w:noProof/>
                          <w:sz w:val="20"/>
                        </w:rPr>
                        <w:t>15</w:t>
                      </w:r>
                      <w:r w:rsidRPr="009E27F3">
                        <w:rPr>
                          <w:rFonts w:ascii="Times New Roman" w:hAnsi="Times New Roman" w:cs="Times New Roman"/>
                          <w:sz w:val="20"/>
                        </w:rPr>
                        <w:fldChar w:fldCharType="end"/>
                      </w: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sidR="00E63146">
                        <w:rPr>
                          <w:rFonts w:ascii="Times New Roman" w:hAnsi="Times New Roman" w:cs="Times New Roman"/>
                          <w:noProof/>
                          <w:sz w:val="20"/>
                        </w:rPr>
                        <w:t>16</w:t>
                      </w:r>
                      <w:r w:rsidRPr="00284997">
                        <w:rPr>
                          <w:rFonts w:ascii="Times New Roman" w:hAnsi="Times New Roman" w:cs="Times New Roman"/>
                          <w:sz w:val="20"/>
                        </w:rPr>
                        <w:fldChar w:fldCharType="end"/>
                      </w:r>
                      <w:bookmarkEnd w:id="97"/>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39">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Pr="00387D69" w:rsidRDefault="00353317" w:rsidP="00384DB0">
      <w:pPr>
        <w:spacing w:line="360" w:lineRule="auto"/>
        <w:jc w:val="both"/>
        <w:rPr>
          <w:rFonts w:ascii="Times New Roman" w:hAnsi="Times New Roman" w:cs="Times New Roman"/>
          <w:sz w:val="22"/>
        </w:rPr>
      </w:pPr>
    </w:p>
    <w:p w14:paraId="6D052A0E" w14:textId="0DB07C1A" w:rsidR="00AE57BC" w:rsidRDefault="00353317" w:rsidP="00384DB0">
      <w:pPr>
        <w:spacing w:line="360" w:lineRule="auto"/>
        <w:jc w:val="both"/>
        <w:rPr>
          <w:rFonts w:ascii="Times New Roman" w:hAnsi="Times New Roman" w:cs="Times New Roman"/>
          <w:sz w:val="22"/>
        </w:rPr>
      </w:pPr>
      <w:r w:rsidRPr="00387D69">
        <w:rPr>
          <w:rFonts w:ascii="Times New Roman" w:hAnsi="Times New Roman" w:cs="Times New Roman"/>
          <w:sz w:val="22"/>
        </w:rPr>
        <w:t>Sin embargo, el anterior compromiso espacial no sólo limita la capacidad de transporte de información, sino que también implica un trabajo adicional para capturar adecuadamente los códigos, como bien se dijo en el apartado anterior. Aunque pequeño, el aspecto del código QR se sigue considerando una distracción, lo que perjudica las experiencias de los usuarios. Sin embargo, esa práctica sólo es viable en los escenarios y en los dispositivos interactivos.</w:t>
      </w:r>
      <w:r w:rsidR="00C0359A" w:rsidRPr="00387D69">
        <w:rPr>
          <w:rFonts w:ascii="Times New Roman" w:hAnsi="Times New Roman" w:cs="Times New Roman"/>
          <w:sz w:val="22"/>
        </w:rPr>
        <w:t xml:space="preserve"> </w:t>
      </w:r>
      <w:r w:rsidRPr="00387D69">
        <w:rPr>
          <w:rFonts w:ascii="Times New Roman" w:hAnsi="Times New Roman" w:cs="Times New Roman"/>
          <w:sz w:val="22"/>
        </w:rPr>
        <w:t>En lo que cierne a los objetivos</w:t>
      </w:r>
      <w:r w:rsidR="00AE57BC" w:rsidRPr="00387D69">
        <w:rPr>
          <w:rFonts w:ascii="Times New Roman" w:hAnsi="Times New Roman" w:cs="Times New Roman"/>
          <w:sz w:val="22"/>
        </w:rPr>
        <w:t xml:space="preserve">, tenemos dos concretos para nuestro caso de estudio. En primer lugar, el flujo de datos con información a través del canal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xml:space="preserve"> no debería afectar a la percepción del usuario del contenido entregado a través del canal primario. En segundo lugar, tratamos de lograr una alta tasa de datos en el canal secundario de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lo que es vital para permitir nuevos escenarios de aplicación para la comunicación visual de datos en el futuro.</w:t>
      </w:r>
      <w:r w:rsidR="00E231E2" w:rsidRPr="00387D69">
        <w:rPr>
          <w:rFonts w:ascii="Times New Roman" w:hAnsi="Times New Roman" w:cs="Times New Roman"/>
          <w:sz w:val="22"/>
        </w:rPr>
        <w:t xml:space="preserve"> Para ello, tenemos que gestionar eficazmente las interferencias del canal primario de </w:t>
      </w:r>
      <w:r w:rsidR="00E231E2" w:rsidRPr="00387D69">
        <w:rPr>
          <w:rFonts w:ascii="Times New Roman" w:hAnsi="Times New Roman" w:cs="Times New Roman"/>
          <w:i/>
          <w:sz w:val="22"/>
        </w:rPr>
        <w:t>Screen-to-eye</w:t>
      </w:r>
      <w:r w:rsidR="00E231E2" w:rsidRPr="00387D69">
        <w:rPr>
          <w:rFonts w:ascii="Times New Roman" w:hAnsi="Times New Roman" w:cs="Times New Roman"/>
          <w:sz w:val="22"/>
        </w:rPr>
        <w:t>. Hay que tener en cuenta que el contenido visual del canal primario inevitablemente interferirá con el canal secundario.</w:t>
      </w:r>
      <w:r w:rsidR="00713A24" w:rsidRPr="00387D69">
        <w:rPr>
          <w:rFonts w:ascii="Times New Roman" w:hAnsi="Times New Roman" w:cs="Times New Roman"/>
          <w:sz w:val="22"/>
        </w:rPr>
        <w:t xml:space="preserve"> Los elementos de la pantalla y la cámara poseen una</w:t>
      </w:r>
      <w:r w:rsidR="00284997" w:rsidRPr="00387D69">
        <w:rPr>
          <w:rFonts w:ascii="Times New Roman" w:hAnsi="Times New Roman" w:cs="Times New Roman"/>
          <w:sz w:val="22"/>
        </w:rPr>
        <w:t xml:space="preserve"> gran cantidad de píxeles que pueden aprovecharse para enviar un elevado volumen de datos a través de códigos en 2D que varían con el tiempo (secuencia de imágenes). Por ejemplo, un usuario podría apuntar con una cámara a una pantalla de un ordenador de escritorio o a la pantalla de un smartphone que muestra el código variable en el tiempo para descargar un archivo. Investigaciones recientes han explorado más a fondo esta dirección diseñando prototipos en los que los códigos 2D variables en el tiempo pueden ser transmitidos desde los monitores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_Ref44008882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106</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_Ref44008888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107</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y pantallas de teléfonos inteligentes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_Ref44008895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108</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xml:space="preserve">] a una cámara como receptor. Aunque estos trabajos han diseñado y medido la capacidad de información para una solución puntual específica, todavía no está claro cuánto se puede mejorar en estas situaciones o si hay algún límite en el rendimiento de dichos sistemas. </w:t>
      </w:r>
    </w:p>
    <w:p w14:paraId="15821EE0" w14:textId="59AF9BE0" w:rsidR="002461DC" w:rsidRDefault="002461DC" w:rsidP="00384DB0">
      <w:pPr>
        <w:spacing w:line="360" w:lineRule="auto"/>
        <w:jc w:val="both"/>
        <w:rPr>
          <w:rFonts w:ascii="Times New Roman" w:hAnsi="Times New Roman" w:cs="Times New Roman"/>
          <w:sz w:val="22"/>
        </w:rPr>
      </w:pPr>
    </w:p>
    <w:p w14:paraId="48AF2049" w14:textId="728D320C" w:rsidR="002461DC" w:rsidRDefault="002461DC" w:rsidP="00384DB0">
      <w:pPr>
        <w:spacing w:line="360" w:lineRule="auto"/>
        <w:jc w:val="both"/>
        <w:rPr>
          <w:rFonts w:ascii="Times New Roman" w:hAnsi="Times New Roman" w:cs="Times New Roman"/>
          <w:sz w:val="22"/>
        </w:rPr>
      </w:pPr>
      <w:r>
        <w:rPr>
          <w:rFonts w:ascii="Times New Roman" w:hAnsi="Times New Roman" w:cs="Times New Roman"/>
          <w:sz w:val="22"/>
        </w:rPr>
        <w:t xml:space="preserve">Por último, </w:t>
      </w:r>
      <w:r w:rsidR="000F0119">
        <w:rPr>
          <w:rFonts w:ascii="Times New Roman" w:hAnsi="Times New Roman" w:cs="Times New Roman"/>
          <w:sz w:val="22"/>
        </w:rPr>
        <w:t xml:space="preserve">el </w:t>
      </w:r>
      <w:r>
        <w:rPr>
          <w:rFonts w:ascii="Times New Roman" w:hAnsi="Times New Roman" w:cs="Times New Roman"/>
          <w:sz w:val="22"/>
        </w:rPr>
        <w:t>sistema deberá:</w:t>
      </w:r>
    </w:p>
    <w:p w14:paraId="2ECB7D65" w14:textId="4F9660A9" w:rsidR="002461DC" w:rsidRDefault="002461DC" w:rsidP="00384DB0">
      <w:pPr>
        <w:spacing w:line="360" w:lineRule="auto"/>
        <w:jc w:val="both"/>
        <w:rPr>
          <w:rFonts w:ascii="Times New Roman" w:hAnsi="Times New Roman" w:cs="Times New Roman"/>
          <w:sz w:val="22"/>
        </w:rPr>
      </w:pPr>
    </w:p>
    <w:p w14:paraId="57070C7C" w14:textId="46D101E0" w:rsidR="002461DC" w:rsidRDefault="002461DC" w:rsidP="00384DB0">
      <w:pPr>
        <w:pStyle w:val="Prrafodelista"/>
        <w:numPr>
          <w:ilvl w:val="0"/>
          <w:numId w:val="9"/>
        </w:numPr>
        <w:spacing w:line="360" w:lineRule="auto"/>
        <w:jc w:val="both"/>
        <w:rPr>
          <w:rFonts w:ascii="Times New Roman" w:hAnsi="Times New Roman" w:cs="Times New Roman"/>
          <w:sz w:val="22"/>
        </w:rPr>
      </w:pPr>
      <w:r w:rsidRPr="002461DC">
        <w:rPr>
          <w:rFonts w:ascii="Times New Roman" w:hAnsi="Times New Roman" w:cs="Times New Roman"/>
          <w:b/>
          <w:sz w:val="22"/>
        </w:rPr>
        <w:t>Ser discreto para los usuarios</w:t>
      </w:r>
      <w:r>
        <w:rPr>
          <w:rFonts w:ascii="Times New Roman" w:hAnsi="Times New Roman" w:cs="Times New Roman"/>
          <w:sz w:val="22"/>
        </w:rPr>
        <w:t xml:space="preserve">. La comunicación de datos entre la cámara y la pantalla deberá estar completamente oculta para los usuarios y no requerirá mostrar ninguna imagen codificada visible en la pantalla. Por lo tanto, la comunicación de datos no interferirá con </w:t>
      </w:r>
      <w:r>
        <w:rPr>
          <w:rFonts w:ascii="Times New Roman" w:hAnsi="Times New Roman" w:cs="Times New Roman"/>
          <w:sz w:val="22"/>
        </w:rPr>
        <w:lastRenderedPageBreak/>
        <w:t xml:space="preserve">ningún contenido que el usuario esté viendo en la pantalla, y se podrá incorporar fácilmente a cualquier pantalla existente (por ejemplo, la de los teléfonos inteligentes, ordenadores portátiles, …) sin sacrificar su funcionalidad original, es decir, la visualización del contenido. </w:t>
      </w:r>
    </w:p>
    <w:p w14:paraId="5B41CD02" w14:textId="77777777" w:rsidR="00FE6979" w:rsidRPr="00FE6979" w:rsidRDefault="00FE6979" w:rsidP="00384DB0">
      <w:pPr>
        <w:spacing w:line="360" w:lineRule="auto"/>
        <w:jc w:val="both"/>
        <w:rPr>
          <w:rFonts w:ascii="Times New Roman" w:hAnsi="Times New Roman" w:cs="Times New Roman"/>
          <w:sz w:val="22"/>
        </w:rPr>
      </w:pPr>
    </w:p>
    <w:p w14:paraId="36A3EB5B" w14:textId="3A78A754" w:rsidR="00AB1211" w:rsidRPr="00AC136A" w:rsidRDefault="00FE6979" w:rsidP="00384DB0">
      <w:pPr>
        <w:pStyle w:val="Prrafodelista"/>
        <w:numPr>
          <w:ilvl w:val="0"/>
          <w:numId w:val="9"/>
        </w:numPr>
        <w:spacing w:line="360" w:lineRule="auto"/>
        <w:jc w:val="both"/>
        <w:rPr>
          <w:rFonts w:ascii="Times New Roman" w:hAnsi="Times New Roman" w:cs="Times New Roman"/>
          <w:sz w:val="22"/>
          <w:szCs w:val="22"/>
        </w:rPr>
      </w:pPr>
      <w:r w:rsidRPr="00AB1211">
        <w:rPr>
          <w:rFonts w:ascii="Times New Roman" w:hAnsi="Times New Roman" w:cs="Times New Roman"/>
          <w:b/>
          <w:sz w:val="22"/>
        </w:rPr>
        <w:t>Soportar cualquier escena</w:t>
      </w:r>
      <w:r w:rsidRPr="00AB1211">
        <w:rPr>
          <w:rFonts w:ascii="Times New Roman" w:hAnsi="Times New Roman" w:cs="Times New Roman"/>
          <w:sz w:val="22"/>
        </w:rPr>
        <w:t xml:space="preserve">. La comunicación </w:t>
      </w:r>
      <w:r w:rsidR="00AB1211" w:rsidRPr="00AB1211">
        <w:rPr>
          <w:rFonts w:ascii="Times New Roman" w:hAnsi="Times New Roman" w:cs="Times New Roman"/>
          <w:sz w:val="22"/>
        </w:rPr>
        <w:t xml:space="preserve">de datos puede producirse sin </w:t>
      </w:r>
      <w:r w:rsidR="00AB1211">
        <w:rPr>
          <w:rFonts w:ascii="Times New Roman" w:hAnsi="Times New Roman" w:cs="Times New Roman"/>
          <w:sz w:val="22"/>
        </w:rPr>
        <w:t xml:space="preserve">importar el contenido de la pantalla, ya sea una imagen, </w:t>
      </w:r>
      <w:r w:rsidR="00AB1211" w:rsidRPr="00AB1211">
        <w:rPr>
          <w:rFonts w:ascii="Times New Roman" w:hAnsi="Times New Roman" w:cs="Times New Roman"/>
          <w:sz w:val="22"/>
        </w:rPr>
        <w:t>videoclip, una película, una escena de juego, una ventana de aplicación de varias capas, o la pantalla de inicio de un teléfono inteligente o una tableta.</w:t>
      </w:r>
      <w:r w:rsidR="00AB1211">
        <w:rPr>
          <w:rFonts w:ascii="Times New Roman" w:hAnsi="Times New Roman" w:cs="Times New Roman"/>
          <w:sz w:val="22"/>
        </w:rPr>
        <w:t xml:space="preserve"> Además, la comunicación continuará a medida que el contenido de la pantalla cambi</w:t>
      </w:r>
      <w:r w:rsidR="00AB378F">
        <w:rPr>
          <w:rFonts w:ascii="Times New Roman" w:hAnsi="Times New Roman" w:cs="Times New Roman"/>
          <w:sz w:val="22"/>
        </w:rPr>
        <w:t>e</w:t>
      </w:r>
      <w:r w:rsidR="00AB1211">
        <w:rPr>
          <w:rFonts w:ascii="Times New Roman" w:hAnsi="Times New Roman" w:cs="Times New Roman"/>
          <w:sz w:val="22"/>
        </w:rPr>
        <w:t xml:space="preserve"> sobre la marcha (</w:t>
      </w:r>
      <w:r w:rsidR="00AB1211" w:rsidRPr="00AB1211">
        <w:rPr>
          <w:rFonts w:ascii="Times New Roman" w:hAnsi="Times New Roman" w:cs="Times New Roman"/>
          <w:sz w:val="22"/>
        </w:rPr>
        <w:t>por ejemplo, el usuario navega por una página web, juega y ve una película). Para que sea compatible con todos los tipos de contenid</w:t>
      </w:r>
      <w:r w:rsidR="00AB1211">
        <w:rPr>
          <w:rFonts w:ascii="Times New Roman" w:hAnsi="Times New Roman" w:cs="Times New Roman"/>
          <w:sz w:val="22"/>
        </w:rPr>
        <w:t>os</w:t>
      </w:r>
      <w:r w:rsidR="00AB1211" w:rsidRPr="00AB1211">
        <w:rPr>
          <w:rFonts w:ascii="Times New Roman" w:hAnsi="Times New Roman" w:cs="Times New Roman"/>
          <w:sz w:val="22"/>
        </w:rPr>
        <w:t xml:space="preserve">, la comunicación debe ser independiente del contenido de la </w:t>
      </w:r>
      <w:r w:rsidR="00AB1211">
        <w:rPr>
          <w:rFonts w:ascii="Times New Roman" w:hAnsi="Times New Roman" w:cs="Times New Roman"/>
          <w:sz w:val="22"/>
        </w:rPr>
        <w:t>pantalla</w:t>
      </w:r>
      <w:r w:rsidR="00AB1211" w:rsidRPr="00AB1211">
        <w:rPr>
          <w:rFonts w:ascii="Times New Roman" w:hAnsi="Times New Roman" w:cs="Times New Roman"/>
          <w:sz w:val="22"/>
        </w:rPr>
        <w:t>, que puede generarse sobre la marcha y variar con el tiempo a medida que el usuario interactúa con la pantalla.</w:t>
      </w:r>
    </w:p>
    <w:p w14:paraId="2767C18E" w14:textId="77777777" w:rsidR="00AC136A" w:rsidRPr="00AC136A" w:rsidRDefault="00AC136A" w:rsidP="00384DB0">
      <w:pPr>
        <w:pStyle w:val="Prrafodelista"/>
        <w:spacing w:line="360" w:lineRule="auto"/>
        <w:jc w:val="both"/>
        <w:rPr>
          <w:rFonts w:ascii="Times New Roman" w:hAnsi="Times New Roman" w:cs="Times New Roman"/>
          <w:sz w:val="22"/>
          <w:szCs w:val="22"/>
        </w:rPr>
      </w:pPr>
    </w:p>
    <w:p w14:paraId="3A81FA2F" w14:textId="17B40BD9" w:rsidR="00AC136A" w:rsidRPr="00AC136A" w:rsidRDefault="00AC136A" w:rsidP="00384DB0">
      <w:pPr>
        <w:pStyle w:val="Prrafodelista"/>
        <w:numPr>
          <w:ilvl w:val="0"/>
          <w:numId w:val="9"/>
        </w:numPr>
        <w:spacing w:line="360" w:lineRule="auto"/>
        <w:jc w:val="both"/>
        <w:rPr>
          <w:rFonts w:ascii="Times New Roman" w:hAnsi="Times New Roman" w:cs="Times New Roman"/>
          <w:sz w:val="22"/>
          <w:szCs w:val="22"/>
        </w:rPr>
      </w:pPr>
      <w:r w:rsidRPr="00AC136A">
        <w:rPr>
          <w:rFonts w:ascii="Times New Roman" w:hAnsi="Times New Roman" w:cs="Times New Roman"/>
          <w:b/>
          <w:sz w:val="22"/>
          <w:szCs w:val="22"/>
        </w:rPr>
        <w:t>Operar con dispositivos inteligentes de venta al público</w:t>
      </w:r>
      <w:r>
        <w:rPr>
          <w:rFonts w:ascii="Times New Roman" w:hAnsi="Times New Roman" w:cs="Times New Roman"/>
          <w:sz w:val="22"/>
          <w:szCs w:val="22"/>
        </w:rPr>
        <w:t>. El sistema puede transmitir y recibir datos utilizando los dispositivos inteligentes existentes (por ejemplo, teléfo</w:t>
      </w:r>
      <w:r w:rsidR="001B5B2C">
        <w:rPr>
          <w:rFonts w:ascii="Times New Roman" w:hAnsi="Times New Roman" w:cs="Times New Roman"/>
          <w:sz w:val="22"/>
          <w:szCs w:val="22"/>
        </w:rPr>
        <w:t>nos inteligentes o tabletas). Estos dispositivos tienen una potencia de cálculo limitada, y sus cámaras no son tan sofisticadas como las cámaras réflex de una sola lente (SLR) de alta gama. Por lo tanto, los diseños de codificación y decodificación tienen que ser ligeros y robustos, de modo que los dispositivos inteligentes como transmisores y receptores puedan procesar los datos a la vez que soportan el contenido dinámico como el vídeo.</w:t>
      </w:r>
    </w:p>
    <w:p w14:paraId="67468470" w14:textId="77777777" w:rsidR="00AB1211" w:rsidRPr="00AB1211" w:rsidRDefault="00AB1211" w:rsidP="00384DB0">
      <w:pPr>
        <w:pStyle w:val="Prrafodelista"/>
        <w:spacing w:line="360" w:lineRule="auto"/>
        <w:ind w:left="360"/>
        <w:jc w:val="both"/>
        <w:rPr>
          <w:rFonts w:ascii="Times New Roman" w:hAnsi="Times New Roman" w:cs="Times New Roman"/>
          <w:sz w:val="22"/>
          <w:szCs w:val="22"/>
        </w:rPr>
      </w:pPr>
    </w:p>
    <w:p w14:paraId="323E2F8D" w14:textId="5FB35331" w:rsidR="00E36682" w:rsidRPr="00387D69" w:rsidRDefault="007419FE" w:rsidP="00384DB0">
      <w:pPr>
        <w:pStyle w:val="Ttulo2"/>
        <w:numPr>
          <w:ilvl w:val="1"/>
          <w:numId w:val="6"/>
        </w:numPr>
        <w:spacing w:line="360" w:lineRule="auto"/>
        <w:jc w:val="both"/>
        <w:rPr>
          <w:rFonts w:ascii="Times New Roman" w:hAnsi="Times New Roman" w:cs="Times New Roman"/>
          <w:b/>
          <w:color w:val="000000" w:themeColor="text1"/>
          <w:sz w:val="24"/>
        </w:rPr>
      </w:pPr>
      <w:bookmarkStart w:id="98" w:name="_Toc44872966"/>
      <w:r w:rsidRPr="00387D69">
        <w:rPr>
          <w:rFonts w:ascii="Times New Roman" w:hAnsi="Times New Roman" w:cs="Times New Roman"/>
          <w:b/>
          <w:color w:val="000000" w:themeColor="text1"/>
          <w:sz w:val="24"/>
        </w:rPr>
        <w:t>Limitaciones y soluciones</w:t>
      </w:r>
      <w:r w:rsidR="00E36682" w:rsidRPr="00387D69">
        <w:rPr>
          <w:rFonts w:ascii="Times New Roman" w:hAnsi="Times New Roman" w:cs="Times New Roman"/>
          <w:b/>
          <w:color w:val="000000" w:themeColor="text1"/>
          <w:sz w:val="24"/>
        </w:rPr>
        <w:t xml:space="preserve"> del modelo</w:t>
      </w:r>
      <w:bookmarkEnd w:id="98"/>
    </w:p>
    <w:p w14:paraId="4A67F1F2" w14:textId="77777777" w:rsidR="00426781" w:rsidRPr="00387D69" w:rsidRDefault="00426781" w:rsidP="00384DB0">
      <w:pPr>
        <w:spacing w:line="360" w:lineRule="auto"/>
        <w:jc w:val="both"/>
        <w:rPr>
          <w:rFonts w:ascii="Times New Roman" w:hAnsi="Times New Roman" w:cs="Times New Roman"/>
          <w:sz w:val="22"/>
        </w:rPr>
      </w:pPr>
    </w:p>
    <w:p w14:paraId="3FBDBAF5" w14:textId="7DE02758" w:rsidR="00E36682" w:rsidRPr="00387D69" w:rsidRDefault="00E36682"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la hora de diseñar </w:t>
      </w:r>
      <w:r w:rsidR="002C175A">
        <w:rPr>
          <w:rFonts w:ascii="Times New Roman" w:hAnsi="Times New Roman" w:cs="Times New Roman"/>
          <w:sz w:val="22"/>
        </w:rPr>
        <w:t>un</w:t>
      </w:r>
      <w:r w:rsidRPr="00387D69">
        <w:rPr>
          <w:rFonts w:ascii="Times New Roman" w:hAnsi="Times New Roman" w:cs="Times New Roman"/>
          <w:sz w:val="22"/>
        </w:rPr>
        <w:t xml:space="preserve"> </w:t>
      </w:r>
      <w:r w:rsidR="002C175A">
        <w:rPr>
          <w:rFonts w:ascii="Times New Roman" w:hAnsi="Times New Roman" w:cs="Times New Roman"/>
          <w:sz w:val="22"/>
        </w:rPr>
        <w:t>sistema S2C</w:t>
      </w:r>
      <w:r w:rsidRPr="00387D69">
        <w:rPr>
          <w:rFonts w:ascii="Times New Roman" w:hAnsi="Times New Roman" w:cs="Times New Roman"/>
          <w:sz w:val="22"/>
        </w:rPr>
        <w:t xml:space="preserve"> </w:t>
      </w:r>
      <w:r w:rsidR="00AB378F">
        <w:rPr>
          <w:rFonts w:ascii="Times New Roman" w:hAnsi="Times New Roman" w:cs="Times New Roman"/>
          <w:sz w:val="22"/>
        </w:rPr>
        <w:t>se deberá</w:t>
      </w:r>
      <w:r w:rsidRPr="00387D69">
        <w:rPr>
          <w:rFonts w:ascii="Times New Roman" w:hAnsi="Times New Roman" w:cs="Times New Roman"/>
          <w:sz w:val="22"/>
        </w:rPr>
        <w:t xml:space="preserve"> de tener en cuenta los siguientes objetivos para realizar correctamente un sistema de comunicación S2C. </w:t>
      </w:r>
    </w:p>
    <w:p w14:paraId="7C8D092E" w14:textId="49A611F0" w:rsidR="00E36682" w:rsidRPr="00387D69" w:rsidRDefault="00E36682" w:rsidP="00384DB0">
      <w:pPr>
        <w:spacing w:line="360" w:lineRule="auto"/>
        <w:jc w:val="both"/>
        <w:rPr>
          <w:rFonts w:ascii="Times New Roman" w:hAnsi="Times New Roman" w:cs="Times New Roman"/>
          <w:sz w:val="22"/>
        </w:rPr>
      </w:pPr>
    </w:p>
    <w:p w14:paraId="030AF125" w14:textId="1B843DC4" w:rsidR="00E36682" w:rsidRPr="00387D69" w:rsidRDefault="00E36682"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Ser discreto para los usuarios</w:t>
      </w:r>
      <w:r w:rsidRPr="00387D69">
        <w:rPr>
          <w:rFonts w:ascii="Times New Roman" w:hAnsi="Times New Roman" w:cs="Times New Roman"/>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Pr="00387D69" w:rsidRDefault="00BB5228" w:rsidP="00384DB0">
      <w:pPr>
        <w:pStyle w:val="Prrafodelista"/>
        <w:spacing w:line="360" w:lineRule="auto"/>
        <w:ind w:left="360"/>
        <w:jc w:val="both"/>
        <w:rPr>
          <w:rFonts w:ascii="Times New Roman" w:hAnsi="Times New Roman" w:cs="Times New Roman"/>
          <w:sz w:val="22"/>
        </w:rPr>
      </w:pPr>
    </w:p>
    <w:p w14:paraId="44F8E55F" w14:textId="29788BE7" w:rsidR="00BB5228" w:rsidRPr="00387D69" w:rsidRDefault="00BB522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Soporte de cualquier situación</w:t>
      </w:r>
      <w:r w:rsidRPr="00387D69">
        <w:rPr>
          <w:rFonts w:ascii="Times New Roman" w:hAnsi="Times New Roman" w:cs="Times New Roman"/>
          <w:sz w:val="22"/>
        </w:rPr>
        <w:t xml:space="preserve">. La comunicación de datos puede ocurrir independientemente del contenido de la pantalla, ya sea una imagen, un videoclip, una película, una escena de juego, una aplicación, o la pantalla de inicio de un teléfono inteligente. </w:t>
      </w:r>
      <w:r w:rsidRPr="00387D69">
        <w:rPr>
          <w:rFonts w:ascii="Times New Roman" w:hAnsi="Times New Roman" w:cs="Times New Roman"/>
          <w:sz w:val="22"/>
        </w:rPr>
        <w:lastRenderedPageBreak/>
        <w:t xml:space="preserve">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387D69" w:rsidRDefault="00BB5228" w:rsidP="00384DB0">
      <w:pPr>
        <w:pStyle w:val="Prrafodelista"/>
        <w:spacing w:line="360" w:lineRule="auto"/>
        <w:jc w:val="both"/>
        <w:rPr>
          <w:rFonts w:ascii="Times New Roman" w:hAnsi="Times New Roman" w:cs="Times New Roman"/>
          <w:sz w:val="22"/>
        </w:rPr>
      </w:pPr>
    </w:p>
    <w:p w14:paraId="0E92E6EB" w14:textId="070F3B5E" w:rsidR="00DE5B96" w:rsidRPr="00387D69" w:rsidRDefault="007D62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Procesamiento de datos dinámicos en tiempo real</w:t>
      </w:r>
      <w:r w:rsidRPr="00387D69">
        <w:rPr>
          <w:rFonts w:ascii="Times New Roman" w:hAnsi="Times New Roman" w:cs="Times New Roman"/>
          <w:sz w:val="22"/>
        </w:rPr>
        <w:t xml:space="preserve">. El sistema </w:t>
      </w:r>
      <w:r w:rsidR="00D1418A" w:rsidRPr="00387D69">
        <w:rPr>
          <w:rFonts w:ascii="Times New Roman" w:hAnsi="Times New Roman" w:cs="Times New Roman"/>
          <w:sz w:val="22"/>
        </w:rPr>
        <w:t xml:space="preserve">puede transmitir y recibir datos sobre la marcha, en lugar </w:t>
      </w:r>
      <w:r w:rsidR="00DE5B96" w:rsidRPr="00387D69">
        <w:rPr>
          <w:rFonts w:ascii="Times New Roman" w:hAnsi="Times New Roman" w:cs="Times New Roman"/>
          <w:sz w:val="22"/>
        </w:rPr>
        <w:t>de preprocesar una imagen o un archivo de vídeo para incrustar los datos. 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 por ejemplo.</w:t>
      </w:r>
    </w:p>
    <w:p w14:paraId="3A0F5CC2" w14:textId="77777777" w:rsidR="00DE5B96" w:rsidRPr="00387D69" w:rsidRDefault="00DE5B96" w:rsidP="00384DB0">
      <w:pPr>
        <w:pStyle w:val="Prrafodelista"/>
        <w:spacing w:line="360" w:lineRule="auto"/>
        <w:jc w:val="both"/>
        <w:rPr>
          <w:rFonts w:ascii="Times New Roman" w:hAnsi="Times New Roman" w:cs="Times New Roman"/>
          <w:sz w:val="22"/>
        </w:rPr>
      </w:pPr>
    </w:p>
    <w:p w14:paraId="02716878" w14:textId="2842F9B2" w:rsidR="00DE5B96" w:rsidRPr="00387D69" w:rsidRDefault="00DE5B9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Operar con dispositivos inteligentes</w:t>
      </w:r>
      <w:r w:rsidRPr="00387D69">
        <w:rPr>
          <w:rFonts w:ascii="Times New Roman" w:hAnsi="Times New Roman" w:cs="Times New Roman"/>
          <w:sz w:val="22"/>
        </w:rPr>
        <w:t>. 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69208BCA" w14:textId="77777777" w:rsidR="007468FE" w:rsidRPr="00387D69" w:rsidRDefault="007468FE" w:rsidP="00384DB0">
      <w:pPr>
        <w:pStyle w:val="Prrafodelista"/>
        <w:spacing w:line="360" w:lineRule="auto"/>
        <w:rPr>
          <w:rFonts w:ascii="Times New Roman" w:hAnsi="Times New Roman" w:cs="Times New Roman"/>
          <w:sz w:val="22"/>
        </w:rPr>
      </w:pPr>
    </w:p>
    <w:p w14:paraId="2C71D78A" w14:textId="1A764C39" w:rsidR="007468FE" w:rsidRDefault="007468F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Distorsiones</w:t>
      </w:r>
      <w:r w:rsidRPr="00387D69">
        <w:rPr>
          <w:rFonts w:ascii="Times New Roman" w:hAnsi="Times New Roman" w:cs="Times New Roman"/>
          <w:sz w:val="22"/>
        </w:rPr>
        <w:t>. Las distorsiones que dependen de la perspectiva de la cámara se producen debido a la naturaleza del mecanismo de obtención de las imágenes en la cámara y se manifiesta como una deformación del tamaño y la forma del objeto capturado (</w:t>
      </w:r>
      <w:r w:rsidR="0055237A" w:rsidRPr="00387D69">
        <w:rPr>
          <w:rFonts w:ascii="Times New Roman" w:hAnsi="Times New Roman" w:cs="Times New Roman"/>
          <w:sz w:val="22"/>
        </w:rPr>
        <w:t>píxel</w:t>
      </w:r>
      <w:r w:rsidRPr="00387D69">
        <w:rPr>
          <w:rFonts w:ascii="Times New Roman" w:hAnsi="Times New Roman" w:cs="Times New Roman"/>
          <w:sz w:val="22"/>
        </w:rPr>
        <w:t xml:space="preserve"> de la pantalla que emite luz) en la imagen, lo que da lugar a una compresión o ampliación visual de la proyección del objeto en la imagen. </w:t>
      </w:r>
      <w:r w:rsidR="0055237A" w:rsidRPr="00387D69">
        <w:rPr>
          <w:rFonts w:ascii="Times New Roman" w:hAnsi="Times New Roman" w:cs="Times New Roman"/>
          <w:sz w:val="22"/>
        </w:rPr>
        <w:t xml:space="preserve">Cuando la pantalla está a una distancia de desenfoque del objetivo de la cámara (o en un ángulo oblicuo), estas distorsiones se hacen evidentes provocando una interferencia entre los píxeles adyacentes de la imagen de la cámara, lo que se denomina como interferencia entre píxeles o IPI. El efecto combinado del ruido de fondo y el IPI degradará la calidad de la señal recibida, </w:t>
      </w:r>
      <w:r w:rsidR="00C03EB5" w:rsidRPr="00387D69">
        <w:rPr>
          <w:rFonts w:ascii="Times New Roman" w:hAnsi="Times New Roman" w:cs="Times New Roman"/>
          <w:sz w:val="22"/>
        </w:rPr>
        <w:t>y,</w:t>
      </w:r>
      <w:r w:rsidR="0055237A" w:rsidRPr="00387D69">
        <w:rPr>
          <w:rFonts w:ascii="Times New Roman" w:hAnsi="Times New Roman" w:cs="Times New Roman"/>
          <w:sz w:val="22"/>
        </w:rPr>
        <w:t xml:space="preserve"> por lo tanto, reducirá la capacidad de información en los canales basados en OCC.</w:t>
      </w:r>
      <w:r w:rsidR="00C03EB5">
        <w:rPr>
          <w:rFonts w:ascii="Times New Roman" w:hAnsi="Times New Roman" w:cs="Times New Roman"/>
          <w:sz w:val="22"/>
        </w:rPr>
        <w:t xml:space="preserve"> Por ejemplo, consideremos que los bloques de píxeles de una pantalla son iluminados por un patrón de tablero de ajedrez y capturados por una cámara </w:t>
      </w:r>
      <w:r w:rsidR="00C03EB5" w:rsidRPr="00AA71DF">
        <w:rPr>
          <w:rFonts w:ascii="Times New Roman" w:hAnsi="Times New Roman" w:cs="Times New Roman"/>
          <w:sz w:val="22"/>
          <w:szCs w:val="22"/>
        </w:rPr>
        <w:t xml:space="preserve">como se muestra en la </w:t>
      </w:r>
      <w:r w:rsidR="00AA71DF" w:rsidRPr="00AA71DF">
        <w:rPr>
          <w:rFonts w:ascii="Times New Roman" w:hAnsi="Times New Roman" w:cs="Times New Roman"/>
          <w:sz w:val="22"/>
          <w:szCs w:val="22"/>
          <w:highlight w:val="yellow"/>
        </w:rPr>
        <w:fldChar w:fldCharType="begin"/>
      </w:r>
      <w:r w:rsidR="00AA71DF" w:rsidRPr="00AA71DF">
        <w:rPr>
          <w:rFonts w:ascii="Times New Roman" w:hAnsi="Times New Roman" w:cs="Times New Roman"/>
          <w:sz w:val="22"/>
          <w:szCs w:val="22"/>
        </w:rPr>
        <w:instrText xml:space="preserve"> REF _Ref44235138 \h </w:instrText>
      </w:r>
      <w:r w:rsidR="00AA71DF">
        <w:rPr>
          <w:rFonts w:ascii="Times New Roman" w:hAnsi="Times New Roman" w:cs="Times New Roman"/>
          <w:sz w:val="22"/>
          <w:szCs w:val="22"/>
          <w:highlight w:val="yellow"/>
        </w:rPr>
        <w:instrText xml:space="preserve"> \* MERGEFORMAT </w:instrText>
      </w:r>
      <w:r w:rsidR="00AA71DF" w:rsidRPr="00AA71DF">
        <w:rPr>
          <w:rFonts w:ascii="Times New Roman" w:hAnsi="Times New Roman" w:cs="Times New Roman"/>
          <w:sz w:val="22"/>
          <w:szCs w:val="22"/>
          <w:highlight w:val="yellow"/>
        </w:rPr>
      </w:r>
      <w:r w:rsidR="00AA71DF" w:rsidRPr="00AA71DF">
        <w:rPr>
          <w:rFonts w:ascii="Times New Roman" w:hAnsi="Times New Roman" w:cs="Times New Roman"/>
          <w:sz w:val="22"/>
          <w:szCs w:val="22"/>
          <w:highlight w:val="yellow"/>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AA71DF" w:rsidRPr="00AA71DF">
        <w:rPr>
          <w:rFonts w:ascii="Times New Roman" w:hAnsi="Times New Roman" w:cs="Times New Roman"/>
          <w:sz w:val="22"/>
          <w:szCs w:val="22"/>
          <w:highlight w:val="yellow"/>
        </w:rPr>
        <w:fldChar w:fldCharType="end"/>
      </w:r>
      <w:r w:rsidR="00C03EB5" w:rsidRPr="00AA71DF">
        <w:rPr>
          <w:rFonts w:ascii="Times New Roman" w:hAnsi="Times New Roman" w:cs="Times New Roman"/>
          <w:sz w:val="22"/>
          <w:szCs w:val="22"/>
        </w:rPr>
        <w:t xml:space="preserve">. </w:t>
      </w:r>
      <w:r w:rsidR="00E14DB6" w:rsidRPr="00AA71DF">
        <w:rPr>
          <w:rFonts w:ascii="Times New Roman" w:hAnsi="Times New Roman" w:cs="Times New Roman"/>
          <w:sz w:val="22"/>
          <w:szCs w:val="22"/>
        </w:rPr>
        <w:t>Podemos observar que las distorsiones de la perspectiva hacen que los píxeles de la</w:t>
      </w:r>
      <w:r w:rsidR="00E14DB6" w:rsidRPr="009E27F3">
        <w:rPr>
          <w:rFonts w:ascii="Times New Roman" w:hAnsi="Times New Roman" w:cs="Times New Roman"/>
          <w:sz w:val="22"/>
          <w:szCs w:val="22"/>
        </w:rPr>
        <w:t xml:space="preserve"> pantalla</w:t>
      </w:r>
      <w:r w:rsidR="00E14DB6">
        <w:rPr>
          <w:rFonts w:ascii="Times New Roman" w:hAnsi="Times New Roman" w:cs="Times New Roman"/>
          <w:sz w:val="22"/>
        </w:rPr>
        <w:t xml:space="preserve"> se deformen en tamaño </w:t>
      </w:r>
      <w:r w:rsidR="00E14DB6">
        <w:rPr>
          <w:rFonts w:ascii="Times New Roman" w:hAnsi="Times New Roman" w:cs="Times New Roman"/>
          <w:sz w:val="22"/>
        </w:rPr>
        <w:lastRenderedPageBreak/>
        <w:t xml:space="preserve">cuando la pantalla no está en el foco de la cámara, y en forma cuando no está alineada </w:t>
      </w:r>
      <w:r w:rsidR="009E27F3">
        <w:rPr>
          <w:noProof/>
        </w:rPr>
        <mc:AlternateContent>
          <mc:Choice Requires="wps">
            <w:drawing>
              <wp:anchor distT="0" distB="0" distL="114300" distR="114300" simplePos="0" relativeHeight="251740160" behindDoc="0" locked="0" layoutInCell="1" allowOverlap="1" wp14:anchorId="073FF372" wp14:editId="621593AE">
                <wp:simplePos x="0" y="0"/>
                <wp:positionH relativeFrom="column">
                  <wp:posOffset>312420</wp:posOffset>
                </wp:positionH>
                <wp:positionV relativeFrom="paragraph">
                  <wp:posOffset>2004695</wp:posOffset>
                </wp:positionV>
                <wp:extent cx="5078095" cy="504190"/>
                <wp:effectExtent l="0" t="0" r="1905" b="381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078095" cy="504190"/>
                        </a:xfrm>
                        <a:prstGeom prst="rect">
                          <a:avLst/>
                        </a:prstGeom>
                        <a:solidFill>
                          <a:prstClr val="white"/>
                        </a:solidFill>
                        <a:ln>
                          <a:noFill/>
                        </a:ln>
                      </wps:spPr>
                      <wps:txbx>
                        <w:txbxContent>
                          <w:p w14:paraId="1CAE2EBF" w14:textId="5410015D" w:rsidR="00C8214B" w:rsidRPr="009E27F3" w:rsidRDefault="00C8214B" w:rsidP="009E27F3">
                            <w:pPr>
                              <w:pStyle w:val="Descripcin"/>
                              <w:jc w:val="both"/>
                              <w:rPr>
                                <w:rFonts w:ascii="Times New Roman" w:hAnsi="Times New Roman" w:cs="Times New Roman"/>
                                <w:b/>
                                <w:sz w:val="24"/>
                              </w:rPr>
                            </w:pPr>
                            <w:bookmarkStart w:id="99"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sidR="00E63146">
                              <w:rPr>
                                <w:rFonts w:ascii="Times New Roman" w:hAnsi="Times New Roman" w:cs="Times New Roman"/>
                                <w:noProof/>
                                <w:sz w:val="20"/>
                              </w:rPr>
                              <w:t>17</w:t>
                            </w:r>
                            <w:r w:rsidRPr="009E27F3">
                              <w:rPr>
                                <w:rFonts w:ascii="Times New Roman" w:hAnsi="Times New Roman" w:cs="Times New Roman"/>
                                <w:sz w:val="20"/>
                              </w:rPr>
                              <w:fldChar w:fldCharType="end"/>
                            </w:r>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FF372" id="Cuadro de texto 47" o:spid="_x0000_s1035" type="#_x0000_t202" style="position:absolute;left:0;text-align:left;margin-left:24.6pt;margin-top:157.85pt;width:399.85pt;height:39.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" stroked="f">
                <v:textbox inset="0,0,0,0">
                  <w:txbxContent>
                    <w:p w14:paraId="1CAE2EBF" w14:textId="5410015D" w:rsidR="00C8214B" w:rsidRPr="009E27F3" w:rsidRDefault="00C8214B" w:rsidP="009E27F3">
                      <w:pPr>
                        <w:pStyle w:val="Descripcin"/>
                        <w:jc w:val="both"/>
                        <w:rPr>
                          <w:rFonts w:ascii="Times New Roman" w:hAnsi="Times New Roman" w:cs="Times New Roman"/>
                          <w:b/>
                          <w:sz w:val="24"/>
                        </w:rPr>
                      </w:pPr>
                      <w:bookmarkStart w:id="100"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sidR="00E63146">
                        <w:rPr>
                          <w:rFonts w:ascii="Times New Roman" w:hAnsi="Times New Roman" w:cs="Times New Roman"/>
                          <w:noProof/>
                          <w:sz w:val="20"/>
                        </w:rPr>
                        <w:t>17</w:t>
                      </w:r>
                      <w:r w:rsidRPr="009E27F3">
                        <w:rPr>
                          <w:rFonts w:ascii="Times New Roman" w:hAnsi="Times New Roman" w:cs="Times New Roman"/>
                          <w:sz w:val="20"/>
                        </w:rPr>
                        <w:fldChar w:fldCharType="end"/>
                      </w:r>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bookmarkEnd w:id="100"/>
                    </w:p>
                  </w:txbxContent>
                </v:textbox>
                <w10:wrap type="square"/>
              </v:shape>
            </w:pict>
          </mc:Fallback>
        </mc:AlternateContent>
      </w:r>
      <w:r w:rsidR="009E27F3">
        <w:rPr>
          <w:rFonts w:ascii="Times New Roman" w:hAnsi="Times New Roman" w:cs="Times New Roman"/>
          <w:noProof/>
          <w:sz w:val="22"/>
        </w:rPr>
        <w:drawing>
          <wp:anchor distT="0" distB="0" distL="114300" distR="114300" simplePos="0" relativeHeight="251738112" behindDoc="0" locked="0" layoutInCell="1" allowOverlap="1" wp14:anchorId="3DC7FF6A" wp14:editId="5B9C38E0">
            <wp:simplePos x="0" y="0"/>
            <wp:positionH relativeFrom="column">
              <wp:posOffset>228600</wp:posOffset>
            </wp:positionH>
            <wp:positionV relativeFrom="paragraph">
              <wp:posOffset>485140</wp:posOffset>
            </wp:positionV>
            <wp:extent cx="5165090" cy="1463675"/>
            <wp:effectExtent l="0" t="0" r="381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20-06-28 a las 11.03.47.png"/>
                    <pic:cNvPicPr/>
                  </pic:nvPicPr>
                  <pic:blipFill>
                    <a:blip r:embed="rId40">
                      <a:extLst>
                        <a:ext uri="{28A0092B-C50C-407E-A947-70E740481C1C}">
                          <a14:useLocalDpi xmlns:a14="http://schemas.microsoft.com/office/drawing/2010/main" val="0"/>
                        </a:ext>
                      </a:extLst>
                    </a:blip>
                    <a:stretch>
                      <a:fillRect/>
                    </a:stretch>
                  </pic:blipFill>
                  <pic:spPr>
                    <a:xfrm>
                      <a:off x="0" y="0"/>
                      <a:ext cx="5165090" cy="1463675"/>
                    </a:xfrm>
                    <a:prstGeom prst="rect">
                      <a:avLst/>
                    </a:prstGeom>
                  </pic:spPr>
                </pic:pic>
              </a:graphicData>
            </a:graphic>
            <wp14:sizeRelH relativeFrom="page">
              <wp14:pctWidth>0</wp14:pctWidth>
            </wp14:sizeRelH>
            <wp14:sizeRelV relativeFrom="page">
              <wp14:pctHeight>0</wp14:pctHeight>
            </wp14:sizeRelV>
          </wp:anchor>
        </w:drawing>
      </w:r>
      <w:r w:rsidR="00E14DB6">
        <w:rPr>
          <w:rFonts w:ascii="Times New Roman" w:hAnsi="Times New Roman" w:cs="Times New Roman"/>
          <w:sz w:val="22"/>
        </w:rPr>
        <w:t xml:space="preserve">frontalmente. </w:t>
      </w:r>
    </w:p>
    <w:p w14:paraId="2EA593E3" w14:textId="77777777" w:rsidR="00AA71DF" w:rsidRPr="00AA71DF" w:rsidRDefault="00AA71DF" w:rsidP="00384DB0">
      <w:pPr>
        <w:spacing w:line="360" w:lineRule="auto"/>
        <w:jc w:val="both"/>
        <w:rPr>
          <w:rFonts w:ascii="Times New Roman" w:hAnsi="Times New Roman" w:cs="Times New Roman"/>
          <w:sz w:val="22"/>
        </w:rPr>
      </w:pPr>
    </w:p>
    <w:p w14:paraId="20242725" w14:textId="0083C6F5" w:rsidR="009E27F3" w:rsidRDefault="00AA71DF" w:rsidP="00384DB0">
      <w:pPr>
        <w:pStyle w:val="Prrafodelista"/>
        <w:numPr>
          <w:ilvl w:val="1"/>
          <w:numId w:val="9"/>
        </w:numPr>
        <w:spacing w:line="360" w:lineRule="auto"/>
        <w:jc w:val="both"/>
        <w:rPr>
          <w:rFonts w:ascii="Times New Roman" w:hAnsi="Times New Roman" w:cs="Times New Roman"/>
          <w:sz w:val="22"/>
        </w:rPr>
      </w:pPr>
      <w:r w:rsidRPr="00AA71DF">
        <w:rPr>
          <w:rFonts w:ascii="Times New Roman" w:hAnsi="Times New Roman" w:cs="Times New Roman"/>
          <w:b/>
          <w:sz w:val="22"/>
        </w:rPr>
        <w:t>Escalado de la perspectiva</w:t>
      </w:r>
      <w:r>
        <w:rPr>
          <w:rFonts w:ascii="Times New Roman" w:hAnsi="Times New Roman" w:cs="Times New Roman"/>
          <w:sz w:val="22"/>
        </w:rPr>
        <w:t xml:space="preserve">. Si el píxel de la pantalla estuviera en el foco, y suponiendo que la pantalla y la cámara tienen la misma resolución, su imagen </w:t>
      </w:r>
      <w:r w:rsidR="00FD7990">
        <w:rPr>
          <w:rFonts w:ascii="Times New Roman" w:hAnsi="Times New Roman" w:cs="Times New Roman"/>
          <w:sz w:val="22"/>
        </w:rPr>
        <w:t xml:space="preserve">en la cámara debería ocupar la misma área que un píxel. Pero en realidad, los rayos de luz del píxel pueden no terminar exactamente en los límites del píxel de la cámara y existirán algunas zonas que acumulen interferencias. Estas áreas de desalineación y la geometría del píxel de la pantalla dependerán de la perspectiva y se debe a la distorsión debida a la escala de la perspectiva del área del píxel. </w:t>
      </w:r>
    </w:p>
    <w:p w14:paraId="3A766F3F" w14:textId="77777777" w:rsidR="00AB3BDB" w:rsidRPr="00AB3BDB" w:rsidRDefault="00AB3BDB" w:rsidP="00384DB0">
      <w:pPr>
        <w:pStyle w:val="Prrafodelista"/>
        <w:spacing w:line="360" w:lineRule="auto"/>
        <w:rPr>
          <w:rFonts w:ascii="Times New Roman" w:hAnsi="Times New Roman" w:cs="Times New Roman"/>
          <w:sz w:val="22"/>
        </w:rPr>
      </w:pPr>
    </w:p>
    <w:p w14:paraId="035F5C25" w14:textId="106B7156" w:rsidR="00AB3BDB" w:rsidRPr="00AB3BDB" w:rsidRDefault="00AB3BDB" w:rsidP="00384DB0">
      <w:pPr>
        <w:pStyle w:val="Prrafodelista"/>
        <w:numPr>
          <w:ilvl w:val="1"/>
          <w:numId w:val="9"/>
        </w:numPr>
        <w:spacing w:line="360" w:lineRule="auto"/>
        <w:jc w:val="both"/>
        <w:rPr>
          <w:rFonts w:ascii="Times New Roman" w:hAnsi="Times New Roman" w:cs="Times New Roman"/>
          <w:sz w:val="22"/>
        </w:rPr>
      </w:pPr>
      <w:r w:rsidRPr="00AB3BDB">
        <w:rPr>
          <w:rFonts w:ascii="Times New Roman" w:hAnsi="Times New Roman" w:cs="Times New Roman"/>
          <w:b/>
          <w:sz w:val="22"/>
        </w:rPr>
        <w:t>Lens-blur</w:t>
      </w:r>
      <w:r>
        <w:rPr>
          <w:rFonts w:ascii="Times New Roman" w:hAnsi="Times New Roman" w:cs="Times New Roman"/>
          <w:sz w:val="22"/>
        </w:rPr>
        <w:t xml:space="preserve">. Podemos observar en </w:t>
      </w:r>
      <w:r w:rsidRPr="00AB3BDB">
        <w:rPr>
          <w:rFonts w:ascii="Times New Roman" w:hAnsi="Times New Roman" w:cs="Times New Roman"/>
          <w:sz w:val="22"/>
          <w:szCs w:val="22"/>
        </w:rPr>
        <w:t xml:space="preserve">la </w:t>
      </w:r>
      <w:r w:rsidRPr="00AB3BDB">
        <w:rPr>
          <w:rFonts w:ascii="Times New Roman" w:hAnsi="Times New Roman" w:cs="Times New Roman"/>
          <w:sz w:val="22"/>
          <w:szCs w:val="22"/>
        </w:rPr>
        <w:fldChar w:fldCharType="begin"/>
      </w:r>
      <w:r w:rsidRPr="00AB3BDB">
        <w:rPr>
          <w:rFonts w:ascii="Times New Roman" w:hAnsi="Times New Roman" w:cs="Times New Roman"/>
          <w:sz w:val="22"/>
          <w:szCs w:val="22"/>
        </w:rPr>
        <w:instrText xml:space="preserve"> REF _Ref44235138 \h </w:instrText>
      </w:r>
      <w:r>
        <w:rPr>
          <w:rFonts w:ascii="Times New Roman" w:hAnsi="Times New Roman" w:cs="Times New Roman"/>
          <w:sz w:val="22"/>
          <w:szCs w:val="22"/>
        </w:rPr>
        <w:instrText xml:space="preserve"> \* MERGEFORMAT </w:instrText>
      </w:r>
      <w:r w:rsidRPr="00AB3BDB">
        <w:rPr>
          <w:rFonts w:ascii="Times New Roman" w:hAnsi="Times New Roman" w:cs="Times New Roman"/>
          <w:sz w:val="22"/>
          <w:szCs w:val="22"/>
        </w:rPr>
      </w:r>
      <w:r w:rsidRPr="00AB3BDB">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Pr="00AB3BDB">
        <w:rPr>
          <w:rFonts w:ascii="Times New Roman" w:hAnsi="Times New Roman" w:cs="Times New Roman"/>
          <w:sz w:val="22"/>
          <w:szCs w:val="22"/>
        </w:rPr>
        <w:fldChar w:fldCharType="end"/>
      </w:r>
      <w:r w:rsidRPr="00AB3BDB">
        <w:rPr>
          <w:rFonts w:ascii="Times New Roman" w:hAnsi="Times New Roman" w:cs="Times New Roman"/>
          <w:sz w:val="22"/>
          <w:szCs w:val="22"/>
        </w:rPr>
        <w:t xml:space="preserve"> que los</w:t>
      </w:r>
      <w:r>
        <w:rPr>
          <w:rFonts w:ascii="Times New Roman" w:hAnsi="Times New Roman" w:cs="Times New Roman"/>
          <w:sz w:val="22"/>
        </w:rPr>
        <w:t xml:space="preserve"> píxeles de la pantalla se visualizan borrosos, especialmente en las regiones de transición entre los bloques blancos y negros. Este efecto de desenfoque se atribuye a la lente de la cámara y se denomina como desenfoque de la lente (lens-blur). Este efecto se modela típicamente utilizando la función de dispersión puntal (PSF) [</w:t>
      </w:r>
      <w:r w:rsidR="00D02A9C">
        <w:rPr>
          <w:rFonts w:ascii="Times New Roman" w:hAnsi="Times New Roman" w:cs="Times New Roman"/>
          <w:b/>
          <w:sz w:val="22"/>
        </w:rPr>
        <w:fldChar w:fldCharType="begin"/>
      </w:r>
      <w:r w:rsidR="00D02A9C">
        <w:rPr>
          <w:rFonts w:ascii="Times New Roman" w:hAnsi="Times New Roman" w:cs="Times New Roman"/>
          <w:sz w:val="22"/>
        </w:rPr>
        <w:instrText xml:space="preserve"> REF _Ref44236888 \w \h </w:instrText>
      </w:r>
      <w:r w:rsidR="000B6248">
        <w:rPr>
          <w:rFonts w:ascii="Times New Roman" w:hAnsi="Times New Roman" w:cs="Times New Roman"/>
          <w:b/>
          <w:sz w:val="22"/>
        </w:rPr>
        <w:instrText xml:space="preserve"> \* MERGEFORMAT </w:instrText>
      </w:r>
      <w:r w:rsidR="00D02A9C">
        <w:rPr>
          <w:rFonts w:ascii="Times New Roman" w:hAnsi="Times New Roman" w:cs="Times New Roman"/>
          <w:b/>
          <w:sz w:val="22"/>
        </w:rPr>
      </w:r>
      <w:r w:rsidR="00D02A9C">
        <w:rPr>
          <w:rFonts w:ascii="Times New Roman" w:hAnsi="Times New Roman" w:cs="Times New Roman"/>
          <w:b/>
          <w:sz w:val="22"/>
        </w:rPr>
        <w:fldChar w:fldCharType="separate"/>
      </w:r>
      <w:r w:rsidR="005B066E">
        <w:rPr>
          <w:rFonts w:ascii="Times New Roman" w:hAnsi="Times New Roman" w:cs="Times New Roman"/>
          <w:sz w:val="22"/>
        </w:rPr>
        <w:t>131</w:t>
      </w:r>
      <w:r w:rsidR="00D02A9C">
        <w:rPr>
          <w:rFonts w:ascii="Times New Roman" w:hAnsi="Times New Roman" w:cs="Times New Roman"/>
          <w:b/>
          <w:sz w:val="22"/>
        </w:rPr>
        <w:fldChar w:fldCharType="end"/>
      </w:r>
      <w:r>
        <w:rPr>
          <w:rFonts w:ascii="Times New Roman" w:hAnsi="Times New Roman" w:cs="Times New Roman"/>
          <w:sz w:val="22"/>
        </w:rPr>
        <w:t>], que representa la respuesta de un sistema de imágenes a una fuente puntual. En el canal screen-camera esto se traduce como la distorsión de los píxeles</w:t>
      </w:r>
      <w:r w:rsidR="00B84A89">
        <w:rPr>
          <w:rFonts w:ascii="Times New Roman" w:hAnsi="Times New Roman" w:cs="Times New Roman"/>
          <w:sz w:val="22"/>
        </w:rPr>
        <w:t xml:space="preserve"> en las regiones de transición entre los píxeles más </w:t>
      </w:r>
      <w:r w:rsidR="00B84A89" w:rsidRPr="00B84A89">
        <w:rPr>
          <w:rFonts w:ascii="Times New Roman" w:hAnsi="Times New Roman" w:cs="Times New Roman"/>
          <w:sz w:val="22"/>
          <w:szCs w:val="22"/>
        </w:rPr>
        <w:t xml:space="preserve">brillantes (alta intensidad) y los más oscuros (baja intensidad), y conduce a la interferencia (IPI) entre los píxeles vecinos, tal y como se puede observar en la </w:t>
      </w:r>
      <w:r w:rsidR="00B84A89" w:rsidRPr="00B84A89">
        <w:rPr>
          <w:rFonts w:ascii="Times New Roman" w:hAnsi="Times New Roman" w:cs="Times New Roman"/>
          <w:sz w:val="22"/>
          <w:szCs w:val="22"/>
        </w:rPr>
        <w:fldChar w:fldCharType="begin"/>
      </w:r>
      <w:r w:rsidR="00B84A89" w:rsidRPr="00B84A89">
        <w:rPr>
          <w:rFonts w:ascii="Times New Roman" w:hAnsi="Times New Roman" w:cs="Times New Roman"/>
          <w:sz w:val="22"/>
          <w:szCs w:val="22"/>
        </w:rPr>
        <w:instrText xml:space="preserve"> REF _Ref44235138 \h </w:instrText>
      </w:r>
      <w:r w:rsidR="00B84A89">
        <w:rPr>
          <w:rFonts w:ascii="Times New Roman" w:hAnsi="Times New Roman" w:cs="Times New Roman"/>
          <w:sz w:val="22"/>
          <w:szCs w:val="22"/>
        </w:rPr>
        <w:instrText xml:space="preserve"> \* MERGEFORMAT </w:instrText>
      </w:r>
      <w:r w:rsidR="00B84A89" w:rsidRPr="00B84A89">
        <w:rPr>
          <w:rFonts w:ascii="Times New Roman" w:hAnsi="Times New Roman" w:cs="Times New Roman"/>
          <w:sz w:val="22"/>
          <w:szCs w:val="22"/>
        </w:rPr>
      </w:r>
      <w:r w:rsidR="00B84A89" w:rsidRPr="00B84A8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B84A89" w:rsidRPr="00B84A89">
        <w:rPr>
          <w:rFonts w:ascii="Times New Roman" w:hAnsi="Times New Roman" w:cs="Times New Roman"/>
          <w:sz w:val="22"/>
          <w:szCs w:val="22"/>
        </w:rPr>
        <w:fldChar w:fldCharType="end"/>
      </w:r>
      <w:r w:rsidR="00B84A89" w:rsidRPr="00B84A89">
        <w:rPr>
          <w:rFonts w:ascii="Times New Roman" w:hAnsi="Times New Roman" w:cs="Times New Roman"/>
          <w:sz w:val="22"/>
          <w:szCs w:val="22"/>
        </w:rPr>
        <w:t>.</w:t>
      </w:r>
      <w:r w:rsidR="00B84A89">
        <w:rPr>
          <w:rFonts w:ascii="Times New Roman" w:hAnsi="Times New Roman" w:cs="Times New Roman"/>
          <w:sz w:val="22"/>
        </w:rPr>
        <w:t xml:space="preserve"> Dado que el área y la máxima energía que puede ser muestreada en cada píxel de la cámara es finita, la IPI conduce a una reducción efectiva de la energía de la señal por píxel. </w:t>
      </w:r>
    </w:p>
    <w:p w14:paraId="61C1A838" w14:textId="77777777" w:rsidR="00AA71DF" w:rsidRPr="00AA71DF" w:rsidRDefault="00AA71DF" w:rsidP="00384DB0">
      <w:pPr>
        <w:spacing w:line="360" w:lineRule="auto"/>
        <w:jc w:val="both"/>
        <w:rPr>
          <w:rFonts w:ascii="Times New Roman" w:hAnsi="Times New Roman" w:cs="Times New Roman"/>
          <w:sz w:val="22"/>
        </w:rPr>
      </w:pPr>
    </w:p>
    <w:p w14:paraId="19996AA9" w14:textId="567EA749" w:rsidR="00737737" w:rsidRDefault="0073773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pueden anular la optimización de la representación existente. Para mitigar el problema, los </w:t>
      </w:r>
      <w:r w:rsidRPr="00387D69">
        <w:rPr>
          <w:rFonts w:ascii="Times New Roman" w:hAnsi="Times New Roman" w:cs="Times New Roman"/>
          <w:sz w:val="22"/>
        </w:rPr>
        <w:lastRenderedPageBreak/>
        <w:t>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53E482C5" w14:textId="0079A4F3" w:rsidR="00D02A9C" w:rsidRDefault="00D02A9C" w:rsidP="00384DB0">
      <w:pPr>
        <w:spacing w:line="360" w:lineRule="auto"/>
        <w:jc w:val="both"/>
        <w:rPr>
          <w:rFonts w:ascii="Times New Roman" w:hAnsi="Times New Roman" w:cs="Times New Roman"/>
          <w:sz w:val="22"/>
        </w:rPr>
      </w:pPr>
    </w:p>
    <w:p w14:paraId="2D9D898C" w14:textId="6602CA1B" w:rsidR="00737737" w:rsidRDefault="00D02A9C" w:rsidP="00384DB0">
      <w:pPr>
        <w:spacing w:line="360" w:lineRule="auto"/>
        <w:jc w:val="both"/>
        <w:rPr>
          <w:rFonts w:ascii="Times New Roman" w:hAnsi="Times New Roman" w:cs="Times New Roman"/>
          <w:sz w:val="22"/>
        </w:rPr>
      </w:pPr>
      <w:r w:rsidRPr="00D02A9C">
        <w:rPr>
          <w:rFonts w:ascii="Times New Roman" w:hAnsi="Times New Roman" w:cs="Times New Roman"/>
          <w:sz w:val="22"/>
        </w:rPr>
        <w:t>Los píxeles de la pantalla y del sensor de imagen de la cámara pueden no tener el mismo tamaño exacto, e incluso si es así, pueden no ser exactamente rectángulos similares y pueden persistir algunas micro-desviaciones que pueden causar desalineaciones en los píxeles de la imagen. Esto puede causar que un píxel de la pantalla no se alinee con un píxel de la cámara, incluso si el píxel de la pantalla estuviera en el foco de la cámara. Tales desalineaciones causarán una desviación en el factor de distorsión para cada píxel a medida que la perspectiva cambia. Sin embargo, se puede suponer que esas desviaciones son insignificantes si se comparan con las distorsiones debidas a la escala de la perspectiva. Al considerar un factor de distorsión promedio sobre la imagen de la cámara, tales micro-desviaciones serán casi insignificantes.</w:t>
      </w:r>
    </w:p>
    <w:p w14:paraId="3F5B4342" w14:textId="77777777" w:rsidR="00D02A9C" w:rsidRPr="00387D69" w:rsidRDefault="00D02A9C" w:rsidP="00384DB0">
      <w:pPr>
        <w:spacing w:line="360" w:lineRule="auto"/>
        <w:jc w:val="both"/>
        <w:rPr>
          <w:rFonts w:ascii="Times New Roman" w:hAnsi="Times New Roman" w:cs="Times New Roman"/>
          <w:sz w:val="22"/>
        </w:rPr>
      </w:pPr>
    </w:p>
    <w:p w14:paraId="404BD7E4" w14:textId="38A614F4" w:rsidR="00D02A9C" w:rsidRPr="003807BB" w:rsidRDefault="0073773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solución se propone una comunicación desvinculada usando el canal alfa. </w:t>
      </w:r>
      <w:r w:rsidR="003807BB">
        <w:rPr>
          <w:rFonts w:ascii="Times New Roman" w:hAnsi="Times New Roman" w:cs="Times New Roman"/>
          <w:sz w:val="22"/>
        </w:rPr>
        <w:t xml:space="preserve">Al operar en este canal el sistema ya no necesita modificar directamente los valores RGB de los píxeles, logrado el mismo efecto. Dado que los valores alfa son mezclados por la GPU, la codificación es casi instantánea, lo que es crítico para soportar la comunicación en tiempo real sobre cualquier contenido dinámico. </w:t>
      </w:r>
      <w:r w:rsidR="003807BB" w:rsidRPr="003807BB">
        <w:rPr>
          <w:rFonts w:ascii="Times New Roman" w:hAnsi="Times New Roman" w:cs="Times New Roman"/>
          <w:sz w:val="22"/>
        </w:rPr>
        <w:t>En segundo lugar, al realizar la comunicación en una capa de imagen separada, el sistema hace que la comunicación discreta esté disponible universalmente y sea verdaderamente paralela al contenido que se reproduce en la pantalla, sin importar si se trata de un contenido estático, dinámico o de varias capas, e independientemente de la velocidad de fotogramas a la que se reproduce y de la resolución.</w:t>
      </w:r>
      <w:r w:rsidR="003807BB">
        <w:rPr>
          <w:rFonts w:ascii="Times New Roman" w:hAnsi="Times New Roman" w:cs="Times New Roman"/>
          <w:sz w:val="22"/>
        </w:rPr>
        <w:t xml:space="preserve"> </w:t>
      </w:r>
      <w:r w:rsidR="003807BB" w:rsidRPr="003807BB">
        <w:rPr>
          <w:rFonts w:ascii="Times New Roman" w:hAnsi="Times New Roman" w:cs="Times New Roman"/>
          <w:sz w:val="22"/>
        </w:rPr>
        <w:t xml:space="preserve">Los usuarios </w:t>
      </w:r>
      <w:r w:rsidR="003807BB">
        <w:rPr>
          <w:rFonts w:ascii="Times New Roman" w:hAnsi="Times New Roman" w:cs="Times New Roman"/>
          <w:sz w:val="22"/>
        </w:rPr>
        <w:t>podrán</w:t>
      </w:r>
      <w:r w:rsidR="003807BB" w:rsidRPr="003807BB">
        <w:rPr>
          <w:rFonts w:ascii="Times New Roman" w:hAnsi="Times New Roman" w:cs="Times New Roman"/>
          <w:sz w:val="22"/>
        </w:rPr>
        <w:t xml:space="preserve"> usar la pantalla tal como está, mientras que la comunicación entre la pantalla y la cámara se produce detrás de la escena en tiempo real, de forma discreta.</w:t>
      </w:r>
    </w:p>
    <w:p w14:paraId="1F1B1AA6" w14:textId="77777777" w:rsidR="003807BB" w:rsidRDefault="003807BB" w:rsidP="00384DB0">
      <w:pPr>
        <w:spacing w:line="360" w:lineRule="auto"/>
        <w:jc w:val="both"/>
        <w:rPr>
          <w:rFonts w:ascii="Times New Roman" w:hAnsi="Times New Roman" w:cs="Times New Roman"/>
          <w:sz w:val="22"/>
        </w:rPr>
      </w:pPr>
    </w:p>
    <w:p w14:paraId="75F1012F" w14:textId="14106206" w:rsidR="00922D2A" w:rsidRDefault="00180DD0" w:rsidP="00384DB0">
      <w:pPr>
        <w:spacing w:line="360" w:lineRule="auto"/>
        <w:jc w:val="both"/>
        <w:rPr>
          <w:rFonts w:ascii="Times New Roman" w:hAnsi="Times New Roman" w:cs="Times New Roman"/>
          <w:sz w:val="22"/>
        </w:rPr>
      </w:pPr>
      <w:r>
        <w:rPr>
          <w:rFonts w:ascii="Times New Roman" w:hAnsi="Times New Roman" w:cs="Times New Roman"/>
          <w:sz w:val="22"/>
        </w:rPr>
        <w:t>Finalmente, p</w:t>
      </w:r>
      <w:r w:rsidR="00737737" w:rsidRPr="00387D69">
        <w:rPr>
          <w:rFonts w:ascii="Times New Roman" w:hAnsi="Times New Roman" w:cs="Times New Roman"/>
          <w:sz w:val="22"/>
        </w:rPr>
        <w:t xml:space="preserve">ara superar estas limitaciones, </w:t>
      </w:r>
      <w:r w:rsidR="006664F9">
        <w:rPr>
          <w:rFonts w:ascii="Times New Roman" w:hAnsi="Times New Roman" w:cs="Times New Roman"/>
          <w:sz w:val="22"/>
        </w:rPr>
        <w:t>se propuso</w:t>
      </w:r>
      <w:r w:rsidR="00737737" w:rsidRPr="00387D69">
        <w:rPr>
          <w:rFonts w:ascii="Times New Roman" w:hAnsi="Times New Roman" w:cs="Times New Roman"/>
          <w:sz w:val="22"/>
        </w:rPr>
        <w:t xml:space="preserve"> un nuevo paradigma de diseño para una comunicación S2C discreta. Motivados por el hecho de que la estrecha integración de la comunicación y el contenido de la pantalla es problemática, </w:t>
      </w:r>
      <w:r w:rsidR="0088297B" w:rsidRPr="00387D69">
        <w:rPr>
          <w:rFonts w:ascii="Times New Roman" w:hAnsi="Times New Roman" w:cs="Times New Roman"/>
          <w:sz w:val="22"/>
        </w:rPr>
        <w:t>planteamos</w:t>
      </w:r>
      <w:r w:rsidR="00737737" w:rsidRPr="00387D69">
        <w:rPr>
          <w:rFonts w:ascii="Times New Roman" w:hAnsi="Times New Roman" w:cs="Times New Roman"/>
          <w:sz w:val="22"/>
        </w:rPr>
        <w:t xml:space="preserve">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538D4F74" w14:textId="77777777" w:rsidR="004F6C7B" w:rsidRPr="00935487" w:rsidRDefault="004F6C7B" w:rsidP="00384DB0">
      <w:pPr>
        <w:spacing w:line="360" w:lineRule="auto"/>
        <w:jc w:val="both"/>
        <w:rPr>
          <w:rFonts w:ascii="Times New Roman" w:hAnsi="Times New Roman" w:cs="Times New Roman"/>
          <w:sz w:val="22"/>
        </w:rPr>
      </w:pPr>
    </w:p>
    <w:p w14:paraId="774CE0D5" w14:textId="4C14B8FE" w:rsidR="00856B08" w:rsidRPr="00387D69" w:rsidRDefault="00922D2A" w:rsidP="00384DB0">
      <w:pPr>
        <w:pStyle w:val="Ttulo1"/>
        <w:pBdr>
          <w:bottom w:val="single" w:sz="4" w:space="1" w:color="auto"/>
        </w:pBdr>
        <w:spacing w:line="360" w:lineRule="auto"/>
        <w:jc w:val="center"/>
        <w:rPr>
          <w:rFonts w:ascii="Times New Roman" w:hAnsi="Times New Roman" w:cs="Times New Roman"/>
          <w:b/>
          <w:color w:val="000000" w:themeColor="text1"/>
          <w:sz w:val="28"/>
          <w:szCs w:val="24"/>
        </w:rPr>
      </w:pPr>
      <w:bookmarkStart w:id="101" w:name="_Toc40375339"/>
      <w:bookmarkStart w:id="102" w:name="_Toc44872967"/>
      <w:r w:rsidRPr="00387D69">
        <w:rPr>
          <w:rFonts w:ascii="Times New Roman" w:hAnsi="Times New Roman" w:cs="Times New Roman"/>
          <w:b/>
          <w:color w:val="000000" w:themeColor="text1"/>
          <w:sz w:val="28"/>
        </w:rPr>
        <w:lastRenderedPageBreak/>
        <w:t xml:space="preserve">CAPÍTULO </w:t>
      </w:r>
      <w:r w:rsidR="00BE7EF8" w:rsidRPr="00387D69">
        <w:rPr>
          <w:rFonts w:ascii="Times New Roman" w:hAnsi="Times New Roman" w:cs="Times New Roman"/>
          <w:b/>
          <w:color w:val="000000" w:themeColor="text1"/>
          <w:sz w:val="28"/>
        </w:rPr>
        <w:t>5</w:t>
      </w:r>
      <w:r w:rsidR="004A159F" w:rsidRPr="00387D69">
        <w:rPr>
          <w:rFonts w:ascii="Times New Roman" w:hAnsi="Times New Roman" w:cs="Times New Roman"/>
          <w:b/>
          <w:color w:val="000000" w:themeColor="text1"/>
          <w:sz w:val="28"/>
          <w:szCs w:val="24"/>
        </w:rPr>
        <w:t xml:space="preserve">: </w:t>
      </w:r>
      <w:commentRangeStart w:id="103"/>
      <w:commentRangeStart w:id="104"/>
      <w:r w:rsidR="00856B08" w:rsidRPr="00387D69">
        <w:rPr>
          <w:rFonts w:ascii="Times New Roman" w:hAnsi="Times New Roman" w:cs="Times New Roman"/>
          <w:b/>
          <w:color w:val="000000" w:themeColor="text1"/>
          <w:sz w:val="28"/>
        </w:rPr>
        <w:t>DISEÑO DEL SISTEMA DE TRANSMISIÓN</w:t>
      </w:r>
      <w:bookmarkEnd w:id="101"/>
      <w:commentRangeEnd w:id="103"/>
      <w:r w:rsidR="00CE41B9">
        <w:rPr>
          <w:rStyle w:val="Refdecomentario"/>
          <w:rFonts w:asciiTheme="minorHAnsi" w:eastAsiaTheme="minorHAnsi" w:hAnsiTheme="minorHAnsi" w:cstheme="minorBidi"/>
          <w:color w:val="auto"/>
        </w:rPr>
        <w:commentReference w:id="103"/>
      </w:r>
      <w:commentRangeEnd w:id="104"/>
      <w:r w:rsidR="00BD11F0">
        <w:rPr>
          <w:rStyle w:val="Refdecomentario"/>
          <w:rFonts w:asciiTheme="minorHAnsi" w:eastAsiaTheme="minorHAnsi" w:hAnsiTheme="minorHAnsi" w:cstheme="minorBidi"/>
          <w:color w:val="auto"/>
        </w:rPr>
        <w:commentReference w:id="104"/>
      </w:r>
      <w:bookmarkEnd w:id="102"/>
    </w:p>
    <w:p w14:paraId="2722CC02" w14:textId="77777777" w:rsidR="00BB7269" w:rsidRPr="00387D69" w:rsidRDefault="00BB7269" w:rsidP="00384DB0">
      <w:pPr>
        <w:spacing w:line="360" w:lineRule="auto"/>
        <w:jc w:val="both"/>
        <w:rPr>
          <w:rFonts w:ascii="Times New Roman" w:hAnsi="Times New Roman" w:cs="Times New Roman"/>
          <w:sz w:val="22"/>
        </w:rPr>
      </w:pPr>
    </w:p>
    <w:p w14:paraId="568B0198" w14:textId="0DFE2151" w:rsidR="008B2DA1" w:rsidRPr="00387D69" w:rsidRDefault="008D7358"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5" w:name="_Toc44872968"/>
      <w:r w:rsidRPr="00387D69">
        <w:rPr>
          <w:rFonts w:ascii="Times New Roman" w:hAnsi="Times New Roman" w:cs="Times New Roman"/>
          <w:b/>
          <w:color w:val="000000" w:themeColor="text1"/>
          <w:sz w:val="24"/>
        </w:rPr>
        <w:t>Descripción del algoritmo propuesto</w:t>
      </w:r>
      <w:bookmarkEnd w:id="105"/>
    </w:p>
    <w:p w14:paraId="1A88711D" w14:textId="7495BB14" w:rsidR="008D7358" w:rsidRPr="00387D69" w:rsidRDefault="008D7358" w:rsidP="00384DB0">
      <w:pPr>
        <w:spacing w:line="360" w:lineRule="auto"/>
        <w:jc w:val="both"/>
        <w:rPr>
          <w:rFonts w:ascii="Times New Roman" w:hAnsi="Times New Roman" w:cs="Times New Roman"/>
          <w:sz w:val="22"/>
        </w:rPr>
      </w:pPr>
    </w:p>
    <w:p w14:paraId="1D6FC352" w14:textId="4FE26A71" w:rsidR="00D82736" w:rsidRDefault="001843E6" w:rsidP="00384DB0">
      <w:pPr>
        <w:spacing w:line="360" w:lineRule="auto"/>
        <w:jc w:val="both"/>
        <w:rPr>
          <w:rFonts w:ascii="Times New Roman" w:hAnsi="Times New Roman" w:cs="Times New Roman"/>
          <w:sz w:val="22"/>
        </w:rPr>
      </w:pPr>
      <w:r>
        <w:rPr>
          <w:rFonts w:ascii="Times New Roman" w:hAnsi="Times New Roman" w:cs="Times New Roman"/>
          <w:sz w:val="22"/>
        </w:rPr>
        <w:t xml:space="preserve">El objetivo de </w:t>
      </w:r>
      <w:r w:rsidR="00444283">
        <w:rPr>
          <w:rFonts w:ascii="Times New Roman" w:hAnsi="Times New Roman" w:cs="Times New Roman"/>
          <w:sz w:val="22"/>
        </w:rPr>
        <w:t>este</w:t>
      </w:r>
      <w:r>
        <w:rPr>
          <w:rFonts w:ascii="Times New Roman" w:hAnsi="Times New Roman" w:cs="Times New Roman"/>
          <w:sz w:val="22"/>
        </w:rPr>
        <w:t xml:space="preserve"> proyecto</w:t>
      </w:r>
      <w:r w:rsidR="00444283">
        <w:rPr>
          <w:rFonts w:ascii="Times New Roman" w:hAnsi="Times New Roman" w:cs="Times New Roman"/>
          <w:sz w:val="22"/>
        </w:rPr>
        <w:t>, tal y</w:t>
      </w:r>
      <w:r>
        <w:rPr>
          <w:rFonts w:ascii="Times New Roman" w:hAnsi="Times New Roman" w:cs="Times New Roman"/>
          <w:sz w:val="22"/>
        </w:rPr>
        <w:t xml:space="preserve"> como se ha mencionado en apartados anteriores</w:t>
      </w:r>
      <w:r w:rsidR="00444283">
        <w:rPr>
          <w:rFonts w:ascii="Times New Roman" w:hAnsi="Times New Roman" w:cs="Times New Roman"/>
          <w:sz w:val="22"/>
        </w:rPr>
        <w:t>,</w:t>
      </w:r>
      <w:r>
        <w:rPr>
          <w:rFonts w:ascii="Times New Roman" w:hAnsi="Times New Roman" w:cs="Times New Roman"/>
          <w:sz w:val="22"/>
        </w:rPr>
        <w:t xml:space="preserve"> es el de construir una comunicación simultánea entre </w:t>
      </w:r>
      <w:r w:rsidR="00D82736">
        <w:rPr>
          <w:rFonts w:ascii="Times New Roman" w:hAnsi="Times New Roman" w:cs="Times New Roman"/>
          <w:sz w:val="22"/>
        </w:rPr>
        <w:t>los usuarios y los dispositivos</w:t>
      </w:r>
      <w:r w:rsidR="00840D61">
        <w:rPr>
          <w:rFonts w:ascii="Times New Roman" w:hAnsi="Times New Roman" w:cs="Times New Roman"/>
          <w:sz w:val="22"/>
        </w:rPr>
        <w:t xml:space="preserve"> de pantalla</w:t>
      </w:r>
      <w:r w:rsidR="00D82736">
        <w:rPr>
          <w:rFonts w:ascii="Times New Roman" w:hAnsi="Times New Roman" w:cs="Times New Roman"/>
          <w:sz w:val="22"/>
        </w:rPr>
        <w:t xml:space="preserve">. Se establece un canal de datos secundario encima del canal de vídeo primario, sin que ello produzca una interferencia en la experiencia de visualización del usuario, </w:t>
      </w:r>
      <w:r w:rsidR="00F1089F">
        <w:rPr>
          <w:rFonts w:ascii="Times New Roman" w:hAnsi="Times New Roman" w:cs="Times New Roman"/>
          <w:sz w:val="22"/>
        </w:rPr>
        <w:t>y</w:t>
      </w:r>
      <w:r w:rsidR="00D82736">
        <w:rPr>
          <w:rFonts w:ascii="Times New Roman" w:hAnsi="Times New Roman" w:cs="Times New Roman"/>
          <w:sz w:val="22"/>
        </w:rPr>
        <w:t xml:space="preserve"> sin dejar de poder transmitir la información. En nuestro escenario de uso, una cámara captura los datos de la pantalla, mientras el usuario está viendo un programa de televisión sin una degradación notable de la calidad.</w:t>
      </w:r>
    </w:p>
    <w:p w14:paraId="58CFED28" w14:textId="0D5227AA" w:rsidR="00CC35F9" w:rsidRDefault="00CC35F9" w:rsidP="00384DB0">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1184" behindDoc="0" locked="0" layoutInCell="1" allowOverlap="1" wp14:anchorId="19171791" wp14:editId="0D163F53">
            <wp:simplePos x="0" y="0"/>
            <wp:positionH relativeFrom="column">
              <wp:posOffset>492760</wp:posOffset>
            </wp:positionH>
            <wp:positionV relativeFrom="paragraph">
              <wp:posOffset>35453</wp:posOffset>
            </wp:positionV>
            <wp:extent cx="4415790" cy="2171065"/>
            <wp:effectExtent l="0" t="0" r="381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20-06-28 a las 16.21.28.png"/>
                    <pic:cNvPicPr/>
                  </pic:nvPicPr>
                  <pic:blipFill>
                    <a:blip r:embed="rId41">
                      <a:extLst>
                        <a:ext uri="{28A0092B-C50C-407E-A947-70E740481C1C}">
                          <a14:useLocalDpi xmlns:a14="http://schemas.microsoft.com/office/drawing/2010/main" val="0"/>
                        </a:ext>
                      </a:extLst>
                    </a:blip>
                    <a:stretch>
                      <a:fillRect/>
                    </a:stretch>
                  </pic:blipFill>
                  <pic:spPr>
                    <a:xfrm>
                      <a:off x="0" y="0"/>
                      <a:ext cx="4415790" cy="2171065"/>
                    </a:xfrm>
                    <a:prstGeom prst="rect">
                      <a:avLst/>
                    </a:prstGeom>
                  </pic:spPr>
                </pic:pic>
              </a:graphicData>
            </a:graphic>
            <wp14:sizeRelH relativeFrom="page">
              <wp14:pctWidth>0</wp14:pctWidth>
            </wp14:sizeRelH>
            <wp14:sizeRelV relativeFrom="page">
              <wp14:pctHeight>0</wp14:pctHeight>
            </wp14:sizeRelV>
          </wp:anchor>
        </w:drawing>
      </w:r>
    </w:p>
    <w:p w14:paraId="4D8E1790" w14:textId="7E734412" w:rsidR="00CC35F9" w:rsidRDefault="00CC35F9" w:rsidP="00384DB0">
      <w:pPr>
        <w:spacing w:line="360" w:lineRule="auto"/>
        <w:jc w:val="both"/>
        <w:rPr>
          <w:rFonts w:ascii="Times New Roman" w:hAnsi="Times New Roman" w:cs="Times New Roman"/>
          <w:sz w:val="22"/>
        </w:rPr>
      </w:pPr>
    </w:p>
    <w:p w14:paraId="0756F023" w14:textId="4B79A752" w:rsidR="00CC35F9" w:rsidRDefault="00CC35F9" w:rsidP="00384DB0">
      <w:pPr>
        <w:spacing w:line="360" w:lineRule="auto"/>
        <w:jc w:val="both"/>
        <w:rPr>
          <w:rFonts w:ascii="Times New Roman" w:hAnsi="Times New Roman" w:cs="Times New Roman"/>
          <w:sz w:val="22"/>
        </w:rPr>
      </w:pPr>
    </w:p>
    <w:p w14:paraId="1D537F56" w14:textId="6C694DA2" w:rsidR="00CC35F9" w:rsidRDefault="00CC35F9" w:rsidP="00384DB0">
      <w:pPr>
        <w:spacing w:line="360" w:lineRule="auto"/>
        <w:jc w:val="both"/>
        <w:rPr>
          <w:rFonts w:ascii="Times New Roman" w:hAnsi="Times New Roman" w:cs="Times New Roman"/>
          <w:sz w:val="22"/>
        </w:rPr>
      </w:pPr>
    </w:p>
    <w:p w14:paraId="2F34350C" w14:textId="3AA1ACEF" w:rsidR="00CC35F9" w:rsidRDefault="00CC35F9" w:rsidP="00384DB0">
      <w:pPr>
        <w:spacing w:line="360" w:lineRule="auto"/>
        <w:jc w:val="both"/>
        <w:rPr>
          <w:rFonts w:ascii="Times New Roman" w:hAnsi="Times New Roman" w:cs="Times New Roman"/>
          <w:sz w:val="22"/>
        </w:rPr>
      </w:pPr>
    </w:p>
    <w:p w14:paraId="131E802F" w14:textId="557EBA0E" w:rsidR="00CC35F9" w:rsidRDefault="00CC35F9" w:rsidP="00384DB0">
      <w:pPr>
        <w:spacing w:line="360" w:lineRule="auto"/>
        <w:jc w:val="both"/>
        <w:rPr>
          <w:rFonts w:ascii="Times New Roman" w:hAnsi="Times New Roman" w:cs="Times New Roman"/>
          <w:sz w:val="22"/>
        </w:rPr>
      </w:pPr>
    </w:p>
    <w:p w14:paraId="1727DB11" w14:textId="473197A5" w:rsidR="00EE768A" w:rsidRDefault="00EE768A" w:rsidP="00384DB0">
      <w:pPr>
        <w:spacing w:line="360" w:lineRule="auto"/>
        <w:jc w:val="both"/>
        <w:rPr>
          <w:rFonts w:ascii="Times New Roman" w:hAnsi="Times New Roman" w:cs="Times New Roman"/>
          <w:sz w:val="22"/>
        </w:rPr>
      </w:pPr>
    </w:p>
    <w:p w14:paraId="54938196" w14:textId="7AF76198" w:rsidR="00CC35F9" w:rsidRDefault="00CC35F9" w:rsidP="00384DB0">
      <w:pPr>
        <w:spacing w:line="360" w:lineRule="auto"/>
        <w:jc w:val="both"/>
        <w:rPr>
          <w:rFonts w:ascii="Times New Roman" w:hAnsi="Times New Roman" w:cs="Times New Roman"/>
          <w:sz w:val="22"/>
        </w:rPr>
      </w:pPr>
    </w:p>
    <w:p w14:paraId="7F67FDAD" w14:textId="46892CC8" w:rsidR="00CC35F9" w:rsidRPr="00CC35F9" w:rsidRDefault="00CC35F9" w:rsidP="00384DB0">
      <w:pPr>
        <w:spacing w:line="360" w:lineRule="auto"/>
        <w:jc w:val="both"/>
        <w:rPr>
          <w:rFonts w:ascii="Times New Roman" w:hAnsi="Times New Roman" w:cs="Times New Roman"/>
          <w:sz w:val="22"/>
          <w:szCs w:val="22"/>
        </w:rPr>
      </w:pPr>
      <w:r>
        <w:rPr>
          <w:noProof/>
        </w:rPr>
        <mc:AlternateContent>
          <mc:Choice Requires="wps">
            <w:drawing>
              <wp:anchor distT="0" distB="0" distL="114300" distR="114300" simplePos="0" relativeHeight="251743232" behindDoc="0" locked="0" layoutInCell="1" allowOverlap="1" wp14:anchorId="13204ABC" wp14:editId="19AD9566">
                <wp:simplePos x="0" y="0"/>
                <wp:positionH relativeFrom="column">
                  <wp:posOffset>94421</wp:posOffset>
                </wp:positionH>
                <wp:positionV relativeFrom="paragraph">
                  <wp:posOffset>325755</wp:posOffset>
                </wp:positionV>
                <wp:extent cx="5178425" cy="324485"/>
                <wp:effectExtent l="0" t="0" r="3175" b="5715"/>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178425" cy="324485"/>
                        </a:xfrm>
                        <a:prstGeom prst="rect">
                          <a:avLst/>
                        </a:prstGeom>
                        <a:solidFill>
                          <a:prstClr val="white"/>
                        </a:solidFill>
                        <a:ln>
                          <a:noFill/>
                        </a:ln>
                      </wps:spPr>
                      <wps:txbx>
                        <w:txbxContent>
                          <w:p w14:paraId="240F58EB" w14:textId="29841C7D" w:rsidR="00C8214B" w:rsidRPr="00CC35F9" w:rsidRDefault="00C8214B" w:rsidP="00CC35F9">
                            <w:pPr>
                              <w:pStyle w:val="Descripcin"/>
                              <w:jc w:val="center"/>
                              <w:rPr>
                                <w:rFonts w:ascii="Times New Roman" w:hAnsi="Times New Roman" w:cs="Times New Roman"/>
                                <w:noProof/>
                                <w:sz w:val="24"/>
                              </w:rPr>
                            </w:pPr>
                            <w:bookmarkStart w:id="106"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sidR="00E63146">
                              <w:rPr>
                                <w:rFonts w:ascii="Times New Roman" w:hAnsi="Times New Roman" w:cs="Times New Roman"/>
                                <w:noProof/>
                                <w:sz w:val="20"/>
                              </w:rPr>
                              <w:t>18</w:t>
                            </w:r>
                            <w:r w:rsidRPr="00CC35F9">
                              <w:rPr>
                                <w:rFonts w:ascii="Times New Roman" w:hAnsi="Times New Roman" w:cs="Times New Roman"/>
                                <w:sz w:val="20"/>
                              </w:rPr>
                              <w:fldChar w:fldCharType="end"/>
                            </w:r>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p w14:paraId="7BD2EB03" w14:textId="77777777" w:rsidR="00C8214B" w:rsidRDefault="00C8214B"/>
                          <w:p w14:paraId="6609ACE4" w14:textId="2907C981" w:rsidR="00C8214B" w:rsidRPr="00CC35F9" w:rsidRDefault="00C8214B" w:rsidP="00CC35F9">
                            <w:pPr>
                              <w:pStyle w:val="Descripcin"/>
                              <w:jc w:val="center"/>
                              <w:rPr>
                                <w:rFonts w:ascii="Times New Roman" w:hAnsi="Times New Roman" w:cs="Times New Roman"/>
                                <w:noProof/>
                                <w:sz w:val="24"/>
                              </w:rPr>
                            </w:pP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sidR="00E63146">
                              <w:rPr>
                                <w:rFonts w:ascii="Times New Roman" w:hAnsi="Times New Roman" w:cs="Times New Roman"/>
                                <w:noProof/>
                                <w:sz w:val="20"/>
                              </w:rPr>
                              <w:t>19</w:t>
                            </w:r>
                            <w:r w:rsidRPr="008F3D6C">
                              <w:rPr>
                                <w:rFonts w:ascii="Times New Roman" w:hAnsi="Times New Roman" w:cs="Times New Roman"/>
                                <w:sz w:val="20"/>
                              </w:rPr>
                              <w:fldChar w:fldCharType="end"/>
                            </w: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sidR="00E63146">
                              <w:rPr>
                                <w:rFonts w:ascii="Times New Roman" w:hAnsi="Times New Roman" w:cs="Times New Roman"/>
                                <w:noProof/>
                                <w:sz w:val="20"/>
                              </w:rPr>
                              <w:t>20</w:t>
                            </w:r>
                            <w:r w:rsidRPr="00CC35F9">
                              <w:rPr>
                                <w:rFonts w:ascii="Times New Roman" w:hAnsi="Times New Roman" w:cs="Times New Roman"/>
                                <w:sz w:val="20"/>
                              </w:rPr>
                              <w:fldChar w:fldCharType="end"/>
                            </w:r>
                            <w:bookmarkEnd w:id="106"/>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04ABC" id="Cuadro de texto 49" o:spid="_x0000_s1036" type="#_x0000_t202" style="position:absolute;left:0;text-align:left;margin-left:7.45pt;margin-top:25.65pt;width:407.75pt;height:25.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" stroked="f">
                <v:textbox inset="0,0,0,0">
                  <w:txbxContent>
                    <w:p w14:paraId="240F58EB" w14:textId="29841C7D" w:rsidR="00C8214B" w:rsidRPr="00CC35F9" w:rsidRDefault="00C8214B" w:rsidP="00CC35F9">
                      <w:pPr>
                        <w:pStyle w:val="Descripcin"/>
                        <w:jc w:val="center"/>
                        <w:rPr>
                          <w:rFonts w:ascii="Times New Roman" w:hAnsi="Times New Roman" w:cs="Times New Roman"/>
                          <w:noProof/>
                          <w:sz w:val="24"/>
                        </w:rPr>
                      </w:pPr>
                      <w:bookmarkStart w:id="107"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sidR="00E63146">
                        <w:rPr>
                          <w:rFonts w:ascii="Times New Roman" w:hAnsi="Times New Roman" w:cs="Times New Roman"/>
                          <w:noProof/>
                          <w:sz w:val="20"/>
                        </w:rPr>
                        <w:t>18</w:t>
                      </w:r>
                      <w:r w:rsidRPr="00CC35F9">
                        <w:rPr>
                          <w:rFonts w:ascii="Times New Roman" w:hAnsi="Times New Roman" w:cs="Times New Roman"/>
                          <w:sz w:val="20"/>
                        </w:rPr>
                        <w:fldChar w:fldCharType="end"/>
                      </w:r>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p w14:paraId="7BD2EB03" w14:textId="77777777" w:rsidR="00C8214B" w:rsidRDefault="00C8214B"/>
                    <w:p w14:paraId="6609ACE4" w14:textId="2907C981" w:rsidR="00C8214B" w:rsidRPr="00CC35F9" w:rsidRDefault="00C8214B" w:rsidP="00CC35F9">
                      <w:pPr>
                        <w:pStyle w:val="Descripcin"/>
                        <w:jc w:val="center"/>
                        <w:rPr>
                          <w:rFonts w:ascii="Times New Roman" w:hAnsi="Times New Roman" w:cs="Times New Roman"/>
                          <w:noProof/>
                          <w:sz w:val="24"/>
                        </w:rPr>
                      </w:pP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sidR="00E63146">
                        <w:rPr>
                          <w:rFonts w:ascii="Times New Roman" w:hAnsi="Times New Roman" w:cs="Times New Roman"/>
                          <w:noProof/>
                          <w:sz w:val="20"/>
                        </w:rPr>
                        <w:t>19</w:t>
                      </w:r>
                      <w:r w:rsidRPr="008F3D6C">
                        <w:rPr>
                          <w:rFonts w:ascii="Times New Roman" w:hAnsi="Times New Roman" w:cs="Times New Roman"/>
                          <w:sz w:val="20"/>
                        </w:rPr>
                        <w:fldChar w:fldCharType="end"/>
                      </w: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sidR="00E63146">
                        <w:rPr>
                          <w:rFonts w:ascii="Times New Roman" w:hAnsi="Times New Roman" w:cs="Times New Roman"/>
                          <w:noProof/>
                          <w:sz w:val="20"/>
                        </w:rPr>
                        <w:t>20</w:t>
                      </w:r>
                      <w:r w:rsidRPr="00CC35F9">
                        <w:rPr>
                          <w:rFonts w:ascii="Times New Roman" w:hAnsi="Times New Roman" w:cs="Times New Roman"/>
                          <w:sz w:val="20"/>
                        </w:rPr>
                        <w:fldChar w:fldCharType="end"/>
                      </w:r>
                      <w:bookmarkEnd w:id="107"/>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txbxContent>
                </v:textbox>
                <w10:wrap type="square"/>
              </v:shape>
            </w:pict>
          </mc:Fallback>
        </mc:AlternateContent>
      </w:r>
    </w:p>
    <w:p w14:paraId="5DB661D2" w14:textId="77777777" w:rsidR="00CC35F9" w:rsidRPr="00CC35F9" w:rsidRDefault="00CC35F9" w:rsidP="00384DB0">
      <w:pPr>
        <w:spacing w:line="360" w:lineRule="auto"/>
        <w:jc w:val="both"/>
        <w:rPr>
          <w:rFonts w:ascii="Times New Roman" w:hAnsi="Times New Roman" w:cs="Times New Roman"/>
          <w:sz w:val="22"/>
          <w:szCs w:val="22"/>
        </w:rPr>
      </w:pPr>
    </w:p>
    <w:p w14:paraId="49EAB2A6" w14:textId="63BBB433" w:rsidR="00CC35F9" w:rsidRPr="00CC35F9" w:rsidRDefault="00EE768A" w:rsidP="00384DB0">
      <w:pPr>
        <w:spacing w:line="360" w:lineRule="auto"/>
        <w:jc w:val="both"/>
        <w:rPr>
          <w:rFonts w:ascii="Times New Roman" w:hAnsi="Times New Roman" w:cs="Times New Roman"/>
          <w:sz w:val="22"/>
          <w:szCs w:val="22"/>
        </w:rPr>
      </w:pPr>
      <w:r w:rsidRPr="00CC35F9">
        <w:rPr>
          <w:rFonts w:ascii="Times New Roman" w:hAnsi="Times New Roman" w:cs="Times New Roman"/>
          <w:sz w:val="22"/>
          <w:szCs w:val="22"/>
        </w:rPr>
        <w:t xml:space="preserve">La idea clave de </w:t>
      </w:r>
      <w:r w:rsidR="00F1089F">
        <w:rPr>
          <w:rFonts w:ascii="Times New Roman" w:hAnsi="Times New Roman" w:cs="Times New Roman"/>
          <w:sz w:val="22"/>
          <w:szCs w:val="22"/>
        </w:rPr>
        <w:t>la</w:t>
      </w:r>
      <w:r w:rsidRPr="00CC35F9">
        <w:rPr>
          <w:rFonts w:ascii="Times New Roman" w:hAnsi="Times New Roman" w:cs="Times New Roman"/>
          <w:sz w:val="22"/>
          <w:szCs w:val="22"/>
        </w:rPr>
        <w:t xml:space="preserve"> propuesta es explotar la brecha de percepción entre la visión humana y los modernos sistemas de cámaras. La </w:t>
      </w:r>
      <w:r w:rsidR="00CC35F9" w:rsidRPr="00CC35F9">
        <w:rPr>
          <w:rFonts w:ascii="Times New Roman" w:hAnsi="Times New Roman" w:cs="Times New Roman"/>
          <w:b/>
          <w:sz w:val="22"/>
          <w:szCs w:val="22"/>
        </w:rPr>
        <w:fldChar w:fldCharType="begin"/>
      </w:r>
      <w:r w:rsidR="00CC35F9" w:rsidRPr="00CC35F9">
        <w:rPr>
          <w:rFonts w:ascii="Times New Roman" w:hAnsi="Times New Roman" w:cs="Times New Roman"/>
          <w:sz w:val="22"/>
          <w:szCs w:val="22"/>
        </w:rPr>
        <w:instrText xml:space="preserve"> REF _Ref44254021 \h </w:instrText>
      </w:r>
      <w:r w:rsidR="00CC35F9">
        <w:rPr>
          <w:rFonts w:ascii="Times New Roman" w:hAnsi="Times New Roman" w:cs="Times New Roman"/>
          <w:b/>
          <w:sz w:val="22"/>
          <w:szCs w:val="22"/>
        </w:rPr>
        <w:instrText xml:space="preserve"> \* MERGEFORMAT </w:instrText>
      </w:r>
      <w:r w:rsidR="00CC35F9" w:rsidRPr="00CC35F9">
        <w:rPr>
          <w:rFonts w:ascii="Times New Roman" w:hAnsi="Times New Roman" w:cs="Times New Roman"/>
          <w:b/>
          <w:sz w:val="22"/>
          <w:szCs w:val="22"/>
        </w:rPr>
      </w:r>
      <w:r w:rsidR="00CC35F9" w:rsidRPr="00CC35F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14</w:t>
      </w:r>
      <w:r w:rsidR="00CC35F9" w:rsidRPr="00CC35F9">
        <w:rPr>
          <w:rFonts w:ascii="Times New Roman" w:hAnsi="Times New Roman" w:cs="Times New Roman"/>
          <w:b/>
          <w:sz w:val="22"/>
          <w:szCs w:val="22"/>
        </w:rPr>
        <w:fldChar w:fldCharType="end"/>
      </w:r>
      <w:r w:rsidR="00CC35F9" w:rsidRPr="00CC35F9">
        <w:rPr>
          <w:rFonts w:ascii="Times New Roman" w:hAnsi="Times New Roman" w:cs="Times New Roman"/>
          <w:b/>
          <w:sz w:val="22"/>
          <w:szCs w:val="22"/>
        </w:rPr>
        <w:t xml:space="preserve"> </w:t>
      </w:r>
      <w:r w:rsidRPr="00CC35F9">
        <w:rPr>
          <w:rFonts w:ascii="Times New Roman" w:hAnsi="Times New Roman" w:cs="Times New Roman"/>
          <w:sz w:val="22"/>
          <w:szCs w:val="22"/>
        </w:rPr>
        <w:t xml:space="preserve">ilustra </w:t>
      </w:r>
      <w:r w:rsidR="004E6F64" w:rsidRPr="00CC35F9">
        <w:rPr>
          <w:rFonts w:ascii="Times New Roman" w:hAnsi="Times New Roman" w:cs="Times New Roman"/>
          <w:sz w:val="22"/>
          <w:szCs w:val="22"/>
        </w:rPr>
        <w:t>el diseño general</w:t>
      </w:r>
      <w:r w:rsidR="009448D5">
        <w:rPr>
          <w:rFonts w:ascii="Times New Roman" w:hAnsi="Times New Roman" w:cs="Times New Roman"/>
          <w:sz w:val="22"/>
          <w:szCs w:val="22"/>
        </w:rPr>
        <w:t xml:space="preserve"> que a</w:t>
      </w:r>
      <w:r w:rsidR="004E6F64" w:rsidRPr="00CC35F9">
        <w:rPr>
          <w:rFonts w:ascii="Times New Roman" w:hAnsi="Times New Roman" w:cs="Times New Roman"/>
          <w:sz w:val="22"/>
          <w:szCs w:val="22"/>
        </w:rPr>
        <w:t xml:space="preserve">segura dos objetivos de diseño en las comunicaciones screen-camera y screen-eye. Primero, nuestro sistema protege la experiencia de visualización de vídeo de la pantalla para los usuarios, mientras que incrusta los bits de datos. Segundo, permite la comunicación de datos bajo las restricciones impuestas por el canal de vídeo primario. </w:t>
      </w:r>
    </w:p>
    <w:p w14:paraId="60094DB8" w14:textId="77777777" w:rsidR="00D10D5E" w:rsidRDefault="00D10D5E" w:rsidP="00384DB0">
      <w:pPr>
        <w:spacing w:line="360" w:lineRule="auto"/>
        <w:jc w:val="both"/>
        <w:rPr>
          <w:rFonts w:ascii="Times New Roman" w:hAnsi="Times New Roman" w:cs="Times New Roman"/>
          <w:sz w:val="22"/>
        </w:rPr>
      </w:pPr>
    </w:p>
    <w:p w14:paraId="2F36D3B8" w14:textId="2E58FF6A" w:rsidR="008D7358" w:rsidRPr="00387D69" w:rsidRDefault="00C01453" w:rsidP="00384DB0">
      <w:pPr>
        <w:spacing w:line="360" w:lineRule="auto"/>
        <w:jc w:val="both"/>
        <w:rPr>
          <w:rFonts w:ascii="Times New Roman" w:hAnsi="Times New Roman" w:cs="Times New Roman"/>
          <w:sz w:val="22"/>
        </w:rPr>
      </w:pPr>
      <w:r>
        <w:rPr>
          <w:rFonts w:ascii="Times New Roman" w:hAnsi="Times New Roman" w:cs="Times New Roman"/>
          <w:sz w:val="22"/>
        </w:rPr>
        <w:t xml:space="preserve">Por consiguiente, el </w:t>
      </w:r>
      <w:r w:rsidR="008D7358" w:rsidRPr="00387D69">
        <w:rPr>
          <w:rFonts w:ascii="Times New Roman" w:hAnsi="Times New Roman" w:cs="Times New Roman"/>
          <w:sz w:val="22"/>
        </w:rPr>
        <w:t>algoritmo</w:t>
      </w:r>
      <w:r>
        <w:rPr>
          <w:rFonts w:ascii="Times New Roman" w:hAnsi="Times New Roman" w:cs="Times New Roman"/>
          <w:sz w:val="22"/>
        </w:rPr>
        <w:t xml:space="preserve"> propuesto</w:t>
      </w:r>
      <w:r w:rsidR="008D7358" w:rsidRPr="00387D69">
        <w:rPr>
          <w:rFonts w:ascii="Times New Roman" w:hAnsi="Times New Roman" w:cs="Times New Roman"/>
          <w:sz w:val="22"/>
        </w:rPr>
        <w:t xml:space="preserve"> requiere de dos partes esenciales: el codificador esteganográfico, que se encarga</w:t>
      </w:r>
      <w:r w:rsidR="00D60092">
        <w:rPr>
          <w:rFonts w:ascii="Times New Roman" w:hAnsi="Times New Roman" w:cs="Times New Roman"/>
          <w:sz w:val="22"/>
        </w:rPr>
        <w:t>rá</w:t>
      </w:r>
      <w:r w:rsidR="008D7358" w:rsidRPr="00387D69">
        <w:rPr>
          <w:rFonts w:ascii="Times New Roman" w:hAnsi="Times New Roman" w:cs="Times New Roman"/>
          <w:sz w:val="22"/>
        </w:rPr>
        <w:t xml:space="preserve"> de la introducción </w:t>
      </w:r>
      <w:r w:rsidR="004B6211" w:rsidRPr="00387D69">
        <w:rPr>
          <w:rFonts w:ascii="Times New Roman" w:hAnsi="Times New Roman" w:cs="Times New Roman"/>
          <w:sz w:val="22"/>
        </w:rPr>
        <w:t>del mensaje dentro de la imagen utilizada como cubierta</w:t>
      </w:r>
      <w:r w:rsidR="007E04E2">
        <w:rPr>
          <w:rFonts w:ascii="Times New Roman" w:hAnsi="Times New Roman" w:cs="Times New Roman"/>
          <w:sz w:val="22"/>
        </w:rPr>
        <w:t xml:space="preserve">, </w:t>
      </w:r>
      <w:r w:rsidR="004B6211" w:rsidRPr="00387D69">
        <w:rPr>
          <w:rFonts w:ascii="Times New Roman" w:hAnsi="Times New Roman" w:cs="Times New Roman"/>
          <w:sz w:val="22"/>
        </w:rPr>
        <w:t xml:space="preserve">que  realiza extensos análisis y comparaciones para la toma de decisiones de sus procesos </w:t>
      </w:r>
      <w:r w:rsidR="007E04E2">
        <w:rPr>
          <w:rFonts w:ascii="Times New Roman" w:hAnsi="Times New Roman" w:cs="Times New Roman"/>
          <w:sz w:val="22"/>
        </w:rPr>
        <w:t xml:space="preserve">y, </w:t>
      </w:r>
      <w:r w:rsidR="004B6211" w:rsidRPr="00387D69">
        <w:rPr>
          <w:rFonts w:ascii="Times New Roman" w:hAnsi="Times New Roman" w:cs="Times New Roman"/>
          <w:sz w:val="22"/>
        </w:rPr>
        <w:t xml:space="preserve">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Pr="00387D69" w:rsidRDefault="004B6211" w:rsidP="00384DB0">
      <w:pPr>
        <w:spacing w:line="360" w:lineRule="auto"/>
        <w:jc w:val="both"/>
        <w:rPr>
          <w:rFonts w:ascii="Times New Roman" w:hAnsi="Times New Roman" w:cs="Times New Roman"/>
          <w:sz w:val="22"/>
        </w:rPr>
      </w:pPr>
    </w:p>
    <w:p w14:paraId="74D0FD3F" w14:textId="1D50D2C3" w:rsidR="006A3D94" w:rsidRDefault="004B6211"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la </w:t>
      </w:r>
      <w:r w:rsidR="007D6D89" w:rsidRPr="00387D69">
        <w:rPr>
          <w:rFonts w:ascii="Times New Roman" w:hAnsi="Times New Roman" w:cs="Times New Roman"/>
          <w:sz w:val="22"/>
        </w:rPr>
        <w:t xml:space="preserve">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w:t>
      </w:r>
      <w:r w:rsidR="00C21E8F">
        <w:rPr>
          <w:rFonts w:ascii="Times New Roman" w:hAnsi="Times New Roman" w:cs="Times New Roman"/>
          <w:sz w:val="22"/>
        </w:rPr>
        <w:t>3 dimensiones</w:t>
      </w:r>
      <w:r w:rsidR="007D6D89" w:rsidRPr="00387D69">
        <w:rPr>
          <w:rFonts w:ascii="Times New Roman" w:hAnsi="Times New Roman" w:cs="Times New Roman"/>
          <w:sz w:val="22"/>
        </w:rPr>
        <w:t>, por lo que realmente el píxel está formado por tres valores entre 0 y 255 (24 bits) representantes del nivel de luminancia de cada color.</w:t>
      </w:r>
      <w:r w:rsidR="00F73B9D">
        <w:rPr>
          <w:rFonts w:ascii="Times New Roman" w:hAnsi="Times New Roman" w:cs="Times New Roman"/>
          <w:sz w:val="22"/>
        </w:rPr>
        <w:t xml:space="preserve"> Seguidamente, se ilustra una serie de conceptos que serán de vital importancia a la hora de entender el funcionamiento y la arquitectura del proyecto:</w:t>
      </w:r>
    </w:p>
    <w:p w14:paraId="77BBB7F3" w14:textId="77777777" w:rsidR="00F73B9D" w:rsidRPr="00F73B9D" w:rsidRDefault="00F73B9D" w:rsidP="00384DB0">
      <w:pPr>
        <w:spacing w:line="360" w:lineRule="auto"/>
      </w:pPr>
    </w:p>
    <w:p w14:paraId="52B2687C" w14:textId="529B2D58" w:rsidR="00A10719" w:rsidRDefault="006978AC" w:rsidP="00384DB0">
      <w:pPr>
        <w:pStyle w:val="Prrafodelista"/>
        <w:numPr>
          <w:ilvl w:val="0"/>
          <w:numId w:val="9"/>
        </w:numPr>
        <w:spacing w:line="360" w:lineRule="auto"/>
        <w:jc w:val="both"/>
        <w:rPr>
          <w:rFonts w:ascii="Times New Roman" w:hAnsi="Times New Roman" w:cs="Times New Roman"/>
          <w:sz w:val="22"/>
        </w:rPr>
      </w:pPr>
      <w:r w:rsidRPr="006978AC">
        <w:rPr>
          <w:rFonts w:ascii="Times New Roman" w:hAnsi="Times New Roman" w:cs="Times New Roman"/>
          <w:b/>
          <w:sz w:val="22"/>
        </w:rPr>
        <w:t xml:space="preserve">Concepto de </w:t>
      </w:r>
      <w:proofErr w:type="gramStart"/>
      <w:r w:rsidRPr="006978AC">
        <w:rPr>
          <w:rFonts w:ascii="Times New Roman" w:hAnsi="Times New Roman" w:cs="Times New Roman"/>
          <w:b/>
          <w:sz w:val="22"/>
        </w:rPr>
        <w:t>frame</w:t>
      </w:r>
      <w:proofErr w:type="gramEnd"/>
      <w:r w:rsidRPr="006978AC">
        <w:rPr>
          <w:rFonts w:ascii="Times New Roman" w:hAnsi="Times New Roman" w:cs="Times New Roman"/>
          <w:b/>
          <w:sz w:val="22"/>
        </w:rPr>
        <w:t xml:space="preserve"> complementario</w:t>
      </w:r>
      <w:r>
        <w:rPr>
          <w:rFonts w:ascii="Times New Roman" w:hAnsi="Times New Roman" w:cs="Times New Roman"/>
          <w:sz w:val="22"/>
        </w:rPr>
        <w:t>. Siguiendo la propiedad de filtro paso bajo del sistema visual humano</w:t>
      </w:r>
      <w:r w:rsidR="000B6248">
        <w:rPr>
          <w:rFonts w:ascii="Times New Roman" w:hAnsi="Times New Roman" w:cs="Times New Roman"/>
          <w:sz w:val="22"/>
        </w:rPr>
        <w:t>, si colocamos dos frames de vídeo seguidos, uno detrás del otro, siendo uno de ellos el inverso del otro, percibiremos un cuadro de color promedio uniforme.</w:t>
      </w:r>
      <w:r w:rsidR="00A10719">
        <w:rPr>
          <w:rFonts w:ascii="Times New Roman" w:hAnsi="Times New Roman" w:cs="Times New Roman"/>
          <w:sz w:val="22"/>
        </w:rPr>
        <w:t xml:space="preserve"> Esta observación origina los frames complementarios, concepto central de nuestro sistema. Primero, definimos los píxeles complementarios. Si dos píxeles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 complementan entre sí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xml:space="preserve">, si sus valores de píxeles suman </w:t>
      </w:r>
      <w:r w:rsidR="00A10719" w:rsidRPr="00A10719">
        <w:rPr>
          <w:rFonts w:ascii="Times New Roman" w:hAnsi="Times New Roman" w:cs="Times New Roman"/>
          <w:b/>
          <w:sz w:val="22"/>
        </w:rPr>
        <w:t>2v</w:t>
      </w:r>
      <w:r w:rsidR="00A10719">
        <w:rPr>
          <w:rFonts w:ascii="Times New Roman" w:hAnsi="Times New Roman" w:cs="Times New Roman"/>
          <w:sz w:val="22"/>
        </w:rPr>
        <w:t xml:space="preserve">, es decir, </w:t>
      </w:r>
      <w:r w:rsidR="00A10719" w:rsidRPr="00A10719">
        <w:rPr>
          <w:rFonts w:ascii="Times New Roman" w:hAnsi="Times New Roman" w:cs="Times New Roman"/>
          <w:b/>
          <w:sz w:val="22"/>
        </w:rPr>
        <w:t>vp + vp* = 2v</w:t>
      </w:r>
      <w:r w:rsidR="00A10719">
        <w:rPr>
          <w:rFonts w:ascii="Times New Roman" w:hAnsi="Times New Roman" w:cs="Times New Roman"/>
          <w:sz w:val="22"/>
        </w:rPr>
        <w:t xml:space="preserve">. En consecuencia, dos frames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serán cuadros complementarios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si todos sus píxeles son complementarios respecto a este.</w:t>
      </w:r>
      <w:r w:rsidR="00281480">
        <w:rPr>
          <w:rFonts w:ascii="Times New Roman" w:hAnsi="Times New Roman" w:cs="Times New Roman"/>
          <w:sz w:val="22"/>
        </w:rPr>
        <w:t xml:space="preserve"> Es fácil ver que, después de un filtrado paso bajo, dos frames complementarios producen frames con un nivel de luminosidad medio </w:t>
      </w:r>
      <w:r w:rsidR="00281480" w:rsidRPr="00281480">
        <w:rPr>
          <w:rFonts w:ascii="Times New Roman" w:hAnsi="Times New Roman" w:cs="Times New Roman"/>
          <w:b/>
          <w:sz w:val="22"/>
        </w:rPr>
        <w:t>v</w:t>
      </w:r>
      <w:r w:rsidR="00281480">
        <w:rPr>
          <w:rFonts w:ascii="Times New Roman" w:hAnsi="Times New Roman" w:cs="Times New Roman"/>
          <w:sz w:val="22"/>
        </w:rPr>
        <w:t xml:space="preserve">. Los cuadros complementarios permiten así agrupar adecuadamente los frames de vídeo y los frames de datos (por ejemplo, </w:t>
      </w:r>
      <w:r w:rsidR="00281480" w:rsidRPr="00281480">
        <w:rPr>
          <w:rFonts w:ascii="Times New Roman" w:hAnsi="Times New Roman" w:cs="Times New Roman"/>
          <w:sz w:val="22"/>
        </w:rPr>
        <w:t>V ± D</w:t>
      </w:r>
      <w:r w:rsidR="00281480">
        <w:rPr>
          <w:rFonts w:ascii="Times New Roman" w:hAnsi="Times New Roman" w:cs="Times New Roman"/>
          <w:sz w:val="22"/>
        </w:rPr>
        <w:t xml:space="preserve">) sin producir </w:t>
      </w:r>
      <w:r w:rsidR="00E7100D">
        <w:rPr>
          <w:rFonts w:ascii="Times New Roman" w:hAnsi="Times New Roman" w:cs="Times New Roman"/>
          <w:sz w:val="22"/>
        </w:rPr>
        <w:t>distorsiones</w:t>
      </w:r>
      <w:r w:rsidR="00281480">
        <w:rPr>
          <w:rFonts w:ascii="Times New Roman" w:hAnsi="Times New Roman" w:cs="Times New Roman"/>
          <w:sz w:val="22"/>
        </w:rPr>
        <w:t xml:space="preserve"> de color y cambios notables en el nivel de luminancia del vídeo. </w:t>
      </w:r>
    </w:p>
    <w:p w14:paraId="262757F2" w14:textId="77777777" w:rsidR="00E7100D" w:rsidRDefault="00E7100D" w:rsidP="00384DB0">
      <w:pPr>
        <w:pStyle w:val="Prrafodelista"/>
        <w:spacing w:line="360" w:lineRule="auto"/>
        <w:ind w:left="360"/>
        <w:jc w:val="both"/>
        <w:rPr>
          <w:rFonts w:ascii="Times New Roman" w:hAnsi="Times New Roman" w:cs="Times New Roman"/>
          <w:sz w:val="22"/>
        </w:rPr>
      </w:pPr>
    </w:p>
    <w:p w14:paraId="3D2C4473" w14:textId="54B2F090" w:rsidR="00E7100D" w:rsidRPr="0016679E" w:rsidRDefault="00E7100D" w:rsidP="00384DB0">
      <w:pPr>
        <w:pStyle w:val="Prrafodelista"/>
        <w:numPr>
          <w:ilvl w:val="0"/>
          <w:numId w:val="9"/>
        </w:numPr>
        <w:spacing w:line="360" w:lineRule="auto"/>
        <w:jc w:val="both"/>
        <w:rPr>
          <w:rFonts w:ascii="Times New Roman" w:hAnsi="Times New Roman" w:cs="Times New Roman"/>
          <w:sz w:val="22"/>
        </w:rPr>
      </w:pPr>
      <w:r>
        <w:rPr>
          <w:rFonts w:ascii="Times New Roman" w:hAnsi="Times New Roman" w:cs="Times New Roman"/>
          <w:b/>
          <w:sz w:val="22"/>
        </w:rPr>
        <w:t xml:space="preserve">Fusión de parpadeo. </w:t>
      </w:r>
      <w:r w:rsidR="00ED0CB3">
        <w:rPr>
          <w:rFonts w:ascii="Times New Roman" w:hAnsi="Times New Roman" w:cs="Times New Roman"/>
          <w:sz w:val="22"/>
        </w:rPr>
        <w:t>Se presenta una nueva forma de incrustar datos en los frame</w:t>
      </w:r>
      <w:r w:rsidR="0016679E">
        <w:rPr>
          <w:rFonts w:ascii="Times New Roman" w:hAnsi="Times New Roman" w:cs="Times New Roman"/>
          <w:sz w:val="22"/>
        </w:rPr>
        <w:t xml:space="preserve">s de vídeo. </w:t>
      </w:r>
      <w:r w:rsidR="00F1089F">
        <w:rPr>
          <w:rFonts w:ascii="Times New Roman" w:hAnsi="Times New Roman" w:cs="Times New Roman"/>
          <w:sz w:val="22"/>
        </w:rPr>
        <w:t xml:space="preserve">En el </w:t>
      </w:r>
      <w:r w:rsidR="00CE41B9">
        <w:rPr>
          <w:rFonts w:ascii="Times New Roman" w:hAnsi="Times New Roman" w:cs="Times New Roman"/>
          <w:sz w:val="22"/>
        </w:rPr>
        <w:t xml:space="preserve">capítulo </w:t>
      </w:r>
      <w:r w:rsidR="00577A17">
        <w:rPr>
          <w:rFonts w:ascii="Times New Roman" w:hAnsi="Times New Roman" w:cs="Times New Roman"/>
          <w:sz w:val="22"/>
        </w:rPr>
        <w:t xml:space="preserve">2 </w:t>
      </w:r>
      <w:r w:rsidR="00577A17" w:rsidRPr="0016679E">
        <w:rPr>
          <w:rFonts w:ascii="Times New Roman" w:hAnsi="Times New Roman" w:cs="Times New Roman"/>
          <w:sz w:val="22"/>
          <w:szCs w:val="22"/>
        </w:rPr>
        <w:t>se</w:t>
      </w:r>
      <w:r w:rsidR="00F1089F">
        <w:rPr>
          <w:rFonts w:ascii="Times New Roman" w:hAnsi="Times New Roman" w:cs="Times New Roman"/>
          <w:sz w:val="22"/>
          <w:szCs w:val="22"/>
        </w:rPr>
        <w:t xml:space="preserve"> expuso</w:t>
      </w:r>
      <w:r w:rsidR="0016679E">
        <w:rPr>
          <w:rFonts w:ascii="Times New Roman" w:hAnsi="Times New Roman" w:cs="Times New Roman"/>
          <w:sz w:val="22"/>
          <w:szCs w:val="22"/>
        </w:rPr>
        <w:t xml:space="preserve"> que el </w:t>
      </w:r>
      <w:r w:rsidR="00CE41B9">
        <w:rPr>
          <w:rFonts w:ascii="Times New Roman" w:hAnsi="Times New Roman" w:cs="Times New Roman"/>
          <w:sz w:val="22"/>
          <w:szCs w:val="22"/>
        </w:rPr>
        <w:t>SVH</w:t>
      </w:r>
      <w:r w:rsidR="0016679E">
        <w:rPr>
          <w:rFonts w:ascii="Times New Roman" w:hAnsi="Times New Roman" w:cs="Times New Roman"/>
          <w:sz w:val="22"/>
          <w:szCs w:val="22"/>
        </w:rPr>
        <w:t xml:space="preserve"> es propenso a</w:t>
      </w:r>
      <w:r w:rsidR="00CE41B9">
        <w:rPr>
          <w:rFonts w:ascii="Times New Roman" w:hAnsi="Times New Roman" w:cs="Times New Roman"/>
          <w:sz w:val="22"/>
          <w:szCs w:val="22"/>
        </w:rPr>
        <w:t xml:space="preserve"> detectar</w:t>
      </w:r>
      <w:r w:rsidR="0016679E">
        <w:rPr>
          <w:rFonts w:ascii="Times New Roman" w:hAnsi="Times New Roman" w:cs="Times New Roman"/>
          <w:sz w:val="22"/>
          <w:szCs w:val="22"/>
        </w:rPr>
        <w:t xml:space="preserve"> parpadeos y a la interferencia visible. Aplicando el concepto explicado con anterioridad, generamos dos frames de datos más vídeo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w:t>
      </w:r>
      <w:r w:rsidR="0016679E" w:rsidRPr="0016679E">
        <w:rPr>
          <w:rFonts w:ascii="Times New Roman" w:hAnsi="Times New Roman" w:cs="Times New Roman"/>
          <w:b/>
          <w:sz w:val="22"/>
          <w:szCs w:val="22"/>
        </w:rPr>
        <w:t>Vi</w:t>
      </w:r>
      <w:r w:rsidR="00CE41B9">
        <w:rPr>
          <w:rFonts w:ascii="Times New Roman" w:hAnsi="Times New Roman" w:cs="Times New Roman"/>
          <w:b/>
          <w:sz w:val="22"/>
          <w:szCs w:val="22"/>
        </w:rPr>
        <w:t>+k</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con respecto al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vídeo original </w:t>
      </w:r>
      <w:r w:rsidR="0016679E" w:rsidRPr="0016679E">
        <w:rPr>
          <w:rFonts w:ascii="Times New Roman" w:hAnsi="Times New Roman" w:cs="Times New Roman"/>
          <w:b/>
          <w:sz w:val="22"/>
          <w:szCs w:val="22"/>
        </w:rPr>
        <w:t>Vi</w:t>
      </w:r>
      <w:r w:rsidR="0016679E">
        <w:rPr>
          <w:rFonts w:ascii="Times New Roman" w:hAnsi="Times New Roman" w:cs="Times New Roman"/>
          <w:sz w:val="22"/>
          <w:szCs w:val="22"/>
        </w:rPr>
        <w:t xml:space="preserve">. Así mismo, obtenemos cada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datos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calculamos su frame complementario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y luego integramos ambos en el frame del vídeo original. Nuestro estudio muestra que este esquema es efectivo para </w:t>
      </w:r>
      <w:r w:rsidR="00C6123E">
        <w:rPr>
          <w:rFonts w:ascii="Times New Roman" w:hAnsi="Times New Roman" w:cs="Times New Roman"/>
          <w:sz w:val="22"/>
          <w:szCs w:val="22"/>
        </w:rPr>
        <w:t>lograr un</w:t>
      </w:r>
      <w:r w:rsidR="0016679E">
        <w:rPr>
          <w:rFonts w:ascii="Times New Roman" w:hAnsi="Times New Roman" w:cs="Times New Roman"/>
          <w:sz w:val="22"/>
          <w:szCs w:val="22"/>
        </w:rPr>
        <w:t xml:space="preserve"> efecto insignificante en las experiencias de visualización del usuario. </w:t>
      </w:r>
      <w:r w:rsidR="00CE41B9">
        <w:rPr>
          <w:rFonts w:ascii="Times New Roman" w:hAnsi="Times New Roman" w:cs="Times New Roman"/>
          <w:sz w:val="22"/>
          <w:szCs w:val="22"/>
        </w:rPr>
        <w:t>La decodificación podrá llevarse a cabo siempre y cuando Vi y Vi+k sean suficientemente parecidos. El algoritmo que se propone tiene esto en cuenta desde un punto de vista de comunicaciones.</w:t>
      </w:r>
    </w:p>
    <w:p w14:paraId="619EE1FC" w14:textId="77777777" w:rsidR="0016679E" w:rsidRPr="0016679E" w:rsidRDefault="0016679E" w:rsidP="00384DB0">
      <w:pPr>
        <w:pStyle w:val="Prrafodelista"/>
        <w:spacing w:line="360" w:lineRule="auto"/>
        <w:rPr>
          <w:rFonts w:ascii="Times New Roman" w:hAnsi="Times New Roman" w:cs="Times New Roman"/>
          <w:sz w:val="22"/>
        </w:rPr>
      </w:pPr>
    </w:p>
    <w:p w14:paraId="7932CD14" w14:textId="72B8ECAA" w:rsidR="00B64716" w:rsidRPr="003C69FA" w:rsidRDefault="0016679E" w:rsidP="00384DB0">
      <w:pPr>
        <w:pStyle w:val="Prrafodelista"/>
        <w:numPr>
          <w:ilvl w:val="0"/>
          <w:numId w:val="9"/>
        </w:numPr>
        <w:spacing w:line="360" w:lineRule="auto"/>
        <w:jc w:val="both"/>
        <w:rPr>
          <w:rFonts w:ascii="Times New Roman" w:hAnsi="Times New Roman" w:cs="Times New Roman"/>
          <w:sz w:val="22"/>
        </w:rPr>
      </w:pPr>
      <w:r w:rsidRPr="003B08EE">
        <w:rPr>
          <w:rFonts w:ascii="Times New Roman" w:hAnsi="Times New Roman" w:cs="Times New Roman"/>
          <w:b/>
          <w:sz w:val="22"/>
        </w:rPr>
        <w:t>Suavizado de bloques</w:t>
      </w:r>
      <w:r>
        <w:rPr>
          <w:rFonts w:ascii="Times New Roman" w:hAnsi="Times New Roman" w:cs="Times New Roman"/>
          <w:sz w:val="22"/>
        </w:rPr>
        <w:t>.</w:t>
      </w:r>
      <w:r w:rsidR="00672740">
        <w:rPr>
          <w:rFonts w:ascii="Times New Roman" w:hAnsi="Times New Roman" w:cs="Times New Roman"/>
          <w:sz w:val="22"/>
        </w:rPr>
        <w:t xml:space="preserve"> Una secuencia </w:t>
      </w:r>
      <w:r w:rsidR="00C6123E">
        <w:rPr>
          <w:rFonts w:ascii="Times New Roman" w:hAnsi="Times New Roman" w:cs="Times New Roman"/>
          <w:sz w:val="22"/>
        </w:rPr>
        <w:t xml:space="preserve">frames </w:t>
      </w:r>
      <w:r w:rsidR="00672740">
        <w:rPr>
          <w:rFonts w:ascii="Times New Roman" w:hAnsi="Times New Roman" w:cs="Times New Roman"/>
          <w:sz w:val="22"/>
        </w:rPr>
        <w:t>de datos variables {Di}</w:t>
      </w:r>
      <w:r w:rsidR="00C6123E">
        <w:rPr>
          <w:rFonts w:ascii="Times New Roman" w:hAnsi="Times New Roman" w:cs="Times New Roman"/>
          <w:sz w:val="22"/>
        </w:rPr>
        <w:t xml:space="preserve"> podría aún imponer interferencias en la visión cuando cambia bruscamente de uno a otro (por ejemplo, de V1+D1* a V1+D2). Esto se debe a que la transición abrupta (efectos de matriz fantasma) puede causar parpadeos. Para mitigar este efecto, se ideó una técnica de suavizado de bloques. </w:t>
      </w:r>
      <w:r w:rsidR="000564E4">
        <w:rPr>
          <w:rFonts w:ascii="Times New Roman" w:hAnsi="Times New Roman" w:cs="Times New Roman"/>
          <w:sz w:val="22"/>
        </w:rPr>
        <w:lastRenderedPageBreak/>
        <w:t xml:space="preserve">Por cada iteración se </w:t>
      </w:r>
      <w:r w:rsidR="00CA31BA">
        <w:rPr>
          <w:rFonts w:ascii="Times New Roman" w:hAnsi="Times New Roman" w:cs="Times New Roman"/>
          <w:sz w:val="22"/>
        </w:rPr>
        <w:t xml:space="preserve">designan dos frames complementarios, vídeo más datos. Primero, aumentamos el ciclo de datos de cada fotograma para asegurar una densidad de bloque espacial adecuada, aumentando así eficazmente el tamaño del haz y del ciclo de trabajo. En consecuencia, para entregar un marco de datos </w:t>
      </w:r>
      <w:r w:rsidR="00CA31BA" w:rsidRPr="00CA31BA">
        <w:rPr>
          <w:rFonts w:ascii="Times New Roman" w:hAnsi="Times New Roman" w:cs="Times New Roman"/>
          <w:b/>
          <w:sz w:val="22"/>
        </w:rPr>
        <w:t>Di</w:t>
      </w:r>
      <w:r w:rsidR="00CA31BA">
        <w:rPr>
          <w:rFonts w:ascii="Times New Roman" w:hAnsi="Times New Roman" w:cs="Times New Roman"/>
          <w:sz w:val="22"/>
        </w:rPr>
        <w:t>, pueden hacer falta</w:t>
      </w:r>
      <w:r w:rsidR="00CA31BA" w:rsidRPr="00CA31BA">
        <w:rPr>
          <w:rFonts w:ascii="Times New Roman" w:hAnsi="Times New Roman" w:cs="Times New Roman"/>
          <w:sz w:val="22"/>
        </w:rPr>
        <w:t xml:space="preserve"> τ (&gt;1)</w:t>
      </w:r>
      <w:r w:rsidR="00CA31BA">
        <w:rPr>
          <w:rFonts w:ascii="Times New Roman" w:hAnsi="Times New Roman" w:cs="Times New Roman"/>
          <w:sz w:val="22"/>
        </w:rPr>
        <w:t xml:space="preserve"> iteraciones.</w:t>
      </w:r>
      <w:r w:rsidR="003C69FA">
        <w:rPr>
          <w:rFonts w:ascii="Times New Roman" w:hAnsi="Times New Roman" w:cs="Times New Roman"/>
          <w:sz w:val="22"/>
        </w:rPr>
        <w:t xml:space="preserve"> </w:t>
      </w:r>
      <w:r w:rsidR="00CA31BA" w:rsidRPr="003C69FA">
        <w:rPr>
          <w:rFonts w:ascii="Times New Roman" w:hAnsi="Times New Roman" w:cs="Times New Roman"/>
          <w:sz w:val="22"/>
        </w:rPr>
        <w:t xml:space="preserve">En segundo lugar, cambiamos gradualmente la amplitud de la forma de onda de la secuencia temporal si necesita cambiar de -1 a 1 o viceversa. La amplitud de las tramas de datos se ajusta mediante el parámetro δ, que determina el impacto en el nivel de luminancia. Cuanto mayor sea el valor δ, mayor será su efecto en la visualización del vídeo original. Si el píxel es invariable (aún -1 o 1) en frames de datos consecutivos, la amplitud permanece constante. Cuando cambia de 1 a </w:t>
      </w:r>
      <w:r w:rsidR="007155FB" w:rsidRPr="003C69FA">
        <w:rPr>
          <w:rFonts w:ascii="Times New Roman" w:hAnsi="Times New Roman" w:cs="Times New Roman"/>
          <w:sz w:val="22"/>
        </w:rPr>
        <w:t>-1</w:t>
      </w:r>
      <w:r w:rsidR="00CA31BA" w:rsidRPr="003C69FA">
        <w:rPr>
          <w:rFonts w:ascii="Times New Roman" w:hAnsi="Times New Roman" w:cs="Times New Roman"/>
          <w:sz w:val="22"/>
        </w:rPr>
        <w:t xml:space="preserve"> </w:t>
      </w:r>
      <w:r w:rsidR="00CA31BA" w:rsidRPr="003C69FA">
        <w:rPr>
          <w:rFonts w:ascii="Times New Roman" w:hAnsi="Times New Roman" w:cs="Times New Roman"/>
          <w:sz w:val="22"/>
          <w:szCs w:val="22"/>
        </w:rPr>
        <w:t>o viceversa en la iteración τ /2, la envolvente de la amplitud sigue una función Ω</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1</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o Ω</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1(t)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dentro de las iteraciones restantes de τ/2. Esto pretende suavizar la transición en cada píxel en los </w:t>
      </w:r>
      <w:r w:rsidR="007155FB" w:rsidRPr="003C69FA">
        <w:rPr>
          <w:rFonts w:ascii="Times New Roman" w:hAnsi="Times New Roman" w:cs="Times New Roman"/>
          <w:sz w:val="22"/>
          <w:szCs w:val="22"/>
        </w:rPr>
        <w:t>frames</w:t>
      </w:r>
      <w:r w:rsidR="00CA31BA" w:rsidRPr="003C69FA">
        <w:rPr>
          <w:rFonts w:ascii="Times New Roman" w:hAnsi="Times New Roman" w:cs="Times New Roman"/>
          <w:sz w:val="22"/>
          <w:szCs w:val="22"/>
        </w:rPr>
        <w:t xml:space="preserve"> </w:t>
      </w:r>
      <w:r w:rsidR="007155FB" w:rsidRPr="003C69FA">
        <w:rPr>
          <w:rFonts w:ascii="Times New Roman" w:hAnsi="Times New Roman" w:cs="Times New Roman"/>
          <w:sz w:val="22"/>
          <w:szCs w:val="22"/>
        </w:rPr>
        <w:t>sucesivos</w:t>
      </w:r>
      <w:r w:rsidR="00CA31BA" w:rsidRPr="003C69FA">
        <w:rPr>
          <w:rFonts w:ascii="Times New Roman" w:hAnsi="Times New Roman" w:cs="Times New Roman"/>
          <w:sz w:val="22"/>
          <w:szCs w:val="22"/>
        </w:rPr>
        <w:t xml:space="preserve">. </w:t>
      </w:r>
      <w:proofErr w:type="gramStart"/>
      <w:r w:rsidR="00CA31BA" w:rsidRPr="003C69FA">
        <w:rPr>
          <w:rFonts w:ascii="Times New Roman" w:hAnsi="Times New Roman" w:cs="Times New Roman"/>
          <w:sz w:val="22"/>
          <w:szCs w:val="22"/>
        </w:rPr>
        <w:t xml:space="preserve">En </w:t>
      </w:r>
      <w:r w:rsidR="00A06A21">
        <w:rPr>
          <w:rFonts w:ascii="Times New Roman" w:hAnsi="Times New Roman" w:cs="Times New Roman"/>
          <w:sz w:val="22"/>
          <w:szCs w:val="22"/>
        </w:rPr>
        <w:t xml:space="preserve"> estos</w:t>
      </w:r>
      <w:proofErr w:type="gramEnd"/>
      <w:r w:rsidR="00A06A21">
        <w:rPr>
          <w:rFonts w:ascii="Times New Roman" w:hAnsi="Times New Roman" w:cs="Times New Roman"/>
          <w:sz w:val="22"/>
          <w:szCs w:val="22"/>
        </w:rPr>
        <w:t xml:space="preserve"> </w:t>
      </w:r>
      <w:r w:rsidR="00CA31BA" w:rsidRPr="003C69FA">
        <w:rPr>
          <w:rFonts w:ascii="Times New Roman" w:hAnsi="Times New Roman" w:cs="Times New Roman"/>
          <w:sz w:val="22"/>
          <w:szCs w:val="22"/>
        </w:rPr>
        <w:t xml:space="preserve">experimentos, </w:t>
      </w:r>
      <w:r w:rsidR="00A06A21">
        <w:rPr>
          <w:rFonts w:ascii="Times New Roman" w:hAnsi="Times New Roman" w:cs="Times New Roman"/>
          <w:sz w:val="22"/>
          <w:szCs w:val="22"/>
        </w:rPr>
        <w:t xml:space="preserve"> se ha utilizado </w:t>
      </w:r>
      <w:r w:rsidR="008F3D6C" w:rsidRPr="003C69FA">
        <w:rPr>
          <w:rFonts w:ascii="Times New Roman" w:hAnsi="Times New Roman" w:cs="Times New Roman"/>
          <w:sz w:val="22"/>
          <w:szCs w:val="22"/>
        </w:rPr>
        <w:t xml:space="preserve">la forma de onda mostrada en la </w:t>
      </w:r>
      <w:r w:rsidR="008F3D6C" w:rsidRPr="003C69FA">
        <w:rPr>
          <w:rFonts w:ascii="Times New Roman" w:hAnsi="Times New Roman" w:cs="Times New Roman"/>
          <w:sz w:val="22"/>
          <w:szCs w:val="22"/>
        </w:rPr>
        <w:fldChar w:fldCharType="begin"/>
      </w:r>
      <w:r w:rsidR="008F3D6C" w:rsidRPr="003C69FA">
        <w:rPr>
          <w:rFonts w:ascii="Times New Roman" w:hAnsi="Times New Roman" w:cs="Times New Roman"/>
          <w:sz w:val="22"/>
          <w:szCs w:val="22"/>
        </w:rPr>
        <w:instrText xml:space="preserve"> REF _Ref44268476 \h  \* MERGEFORMAT </w:instrText>
      </w:r>
      <w:r w:rsidR="008F3D6C" w:rsidRPr="003C69FA">
        <w:rPr>
          <w:rFonts w:ascii="Times New Roman" w:hAnsi="Times New Roman" w:cs="Times New Roman"/>
          <w:sz w:val="22"/>
          <w:szCs w:val="22"/>
        </w:rPr>
      </w:r>
      <w:r w:rsidR="008F3D6C" w:rsidRPr="003C69FA">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15</w:t>
      </w:r>
      <w:r w:rsidR="008F3D6C" w:rsidRPr="003C69FA">
        <w:rPr>
          <w:rFonts w:ascii="Times New Roman" w:hAnsi="Times New Roman" w:cs="Times New Roman"/>
          <w:sz w:val="22"/>
          <w:szCs w:val="22"/>
        </w:rPr>
        <w:fldChar w:fldCharType="end"/>
      </w:r>
      <w:r w:rsidR="00CA31BA" w:rsidRPr="003C69FA">
        <w:rPr>
          <w:rFonts w:ascii="Times New Roman" w:hAnsi="Times New Roman" w:cs="Times New Roman"/>
          <w:sz w:val="22"/>
          <w:szCs w:val="22"/>
        </w:rPr>
        <w:t>.</w:t>
      </w:r>
      <w:r w:rsidR="00B64716" w:rsidRPr="003C69FA">
        <w:rPr>
          <w:rFonts w:ascii="Times New Roman" w:hAnsi="Times New Roman" w:cs="Times New Roman"/>
          <w:sz w:val="22"/>
          <w:szCs w:val="22"/>
        </w:rPr>
        <w:t xml:space="preserve"> </w:t>
      </w:r>
      <w:r w:rsidR="00B64716" w:rsidRPr="003C69FA">
        <w:rPr>
          <w:rFonts w:ascii="Times New Roman" w:hAnsi="Times New Roman" w:cs="Times New Roman"/>
          <w:sz w:val="22"/>
        </w:rPr>
        <w:t xml:space="preserve">Por otra parte, </w:t>
      </w:r>
      <w:r w:rsidR="00A06A21">
        <w:rPr>
          <w:rFonts w:ascii="Times New Roman" w:hAnsi="Times New Roman" w:cs="Times New Roman"/>
          <w:sz w:val="22"/>
        </w:rPr>
        <w:t>la</w:t>
      </w:r>
      <w:r w:rsidR="00B64716" w:rsidRPr="003C69FA">
        <w:rPr>
          <w:rFonts w:ascii="Times New Roman" w:hAnsi="Times New Roman" w:cs="Times New Roman"/>
          <w:sz w:val="22"/>
        </w:rPr>
        <w:t xml:space="preserve"> forma de onda dependerá </w:t>
      </w:r>
      <w:r w:rsidR="00A15361" w:rsidRPr="003C69FA">
        <w:rPr>
          <w:rFonts w:ascii="Times New Roman" w:hAnsi="Times New Roman" w:cs="Times New Roman"/>
          <w:sz w:val="22"/>
        </w:rPr>
        <w:t>d</w:t>
      </w:r>
      <w:r w:rsidR="00B64716" w:rsidRPr="003C69FA">
        <w:rPr>
          <w:rFonts w:ascii="Times New Roman" w:hAnsi="Times New Roman" w:cs="Times New Roman"/>
          <w:sz w:val="22"/>
        </w:rPr>
        <w:t>el número de frames que dure nuestro símbolo</w:t>
      </w:r>
      <w:r w:rsidR="00A15361" w:rsidRPr="003C69FA">
        <w:rPr>
          <w:rFonts w:ascii="Times New Roman" w:hAnsi="Times New Roman" w:cs="Times New Roman"/>
          <w:sz w:val="22"/>
        </w:rPr>
        <w:t>.</w:t>
      </w:r>
    </w:p>
    <w:p w14:paraId="321FD9F9" w14:textId="3F7150BA" w:rsidR="006978AC" w:rsidRDefault="006978AC" w:rsidP="00384DB0">
      <w:pPr>
        <w:pStyle w:val="Prrafodelista"/>
        <w:spacing w:line="360" w:lineRule="auto"/>
        <w:ind w:left="360"/>
        <w:jc w:val="both"/>
        <w:rPr>
          <w:rFonts w:ascii="Times New Roman" w:hAnsi="Times New Roman" w:cs="Times New Roman"/>
          <w:sz w:val="22"/>
        </w:rPr>
      </w:pPr>
    </w:p>
    <w:p w14:paraId="603A112D" w14:textId="7BFC3168" w:rsidR="008F3D6C" w:rsidRDefault="008F3D6C"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4256" behindDoc="0" locked="0" layoutInCell="1" allowOverlap="1" wp14:anchorId="465CE61D" wp14:editId="2306261B">
            <wp:simplePos x="0" y="0"/>
            <wp:positionH relativeFrom="column">
              <wp:posOffset>854808</wp:posOffset>
            </wp:positionH>
            <wp:positionV relativeFrom="paragraph">
              <wp:posOffset>102235</wp:posOffset>
            </wp:positionV>
            <wp:extent cx="3827780" cy="3030220"/>
            <wp:effectExtent l="0" t="0" r="0" b="508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aping.jpg"/>
                    <pic:cNvPicPr/>
                  </pic:nvPicPr>
                  <pic:blipFill>
                    <a:blip r:embed="rId42">
                      <a:extLst>
                        <a:ext uri="{28A0092B-C50C-407E-A947-70E740481C1C}">
                          <a14:useLocalDpi xmlns:a14="http://schemas.microsoft.com/office/drawing/2010/main" val="0"/>
                        </a:ext>
                      </a:extLst>
                    </a:blip>
                    <a:stretch>
                      <a:fillRect/>
                    </a:stretch>
                  </pic:blipFill>
                  <pic:spPr>
                    <a:xfrm>
                      <a:off x="0" y="0"/>
                      <a:ext cx="3827780" cy="3030220"/>
                    </a:xfrm>
                    <a:prstGeom prst="rect">
                      <a:avLst/>
                    </a:prstGeom>
                  </pic:spPr>
                </pic:pic>
              </a:graphicData>
            </a:graphic>
            <wp14:sizeRelH relativeFrom="page">
              <wp14:pctWidth>0</wp14:pctWidth>
            </wp14:sizeRelH>
            <wp14:sizeRelV relativeFrom="page">
              <wp14:pctHeight>0</wp14:pctHeight>
            </wp14:sizeRelV>
          </wp:anchor>
        </w:drawing>
      </w:r>
    </w:p>
    <w:p w14:paraId="769B8073" w14:textId="0E4119AC" w:rsidR="008F3D6C" w:rsidRDefault="008F3D6C" w:rsidP="00384DB0">
      <w:pPr>
        <w:pStyle w:val="Prrafodelista"/>
        <w:spacing w:line="360" w:lineRule="auto"/>
        <w:ind w:left="360"/>
        <w:jc w:val="both"/>
        <w:rPr>
          <w:rFonts w:ascii="Times New Roman" w:hAnsi="Times New Roman" w:cs="Times New Roman"/>
          <w:sz w:val="22"/>
        </w:rPr>
      </w:pPr>
    </w:p>
    <w:p w14:paraId="02A689E6" w14:textId="7202649D" w:rsidR="008F3D6C" w:rsidRDefault="008F3D6C" w:rsidP="00384DB0">
      <w:pPr>
        <w:pStyle w:val="Prrafodelista"/>
        <w:spacing w:line="360" w:lineRule="auto"/>
        <w:ind w:left="360"/>
        <w:jc w:val="both"/>
        <w:rPr>
          <w:rFonts w:ascii="Times New Roman" w:hAnsi="Times New Roman" w:cs="Times New Roman"/>
          <w:sz w:val="22"/>
        </w:rPr>
      </w:pPr>
    </w:p>
    <w:p w14:paraId="60DAE1D4" w14:textId="48167987" w:rsidR="008F3D6C" w:rsidRDefault="008F3D6C" w:rsidP="00384DB0">
      <w:pPr>
        <w:pStyle w:val="Prrafodelista"/>
        <w:spacing w:line="360" w:lineRule="auto"/>
        <w:ind w:left="360"/>
        <w:jc w:val="both"/>
        <w:rPr>
          <w:rFonts w:ascii="Times New Roman" w:hAnsi="Times New Roman" w:cs="Times New Roman"/>
          <w:sz w:val="22"/>
        </w:rPr>
      </w:pPr>
    </w:p>
    <w:p w14:paraId="2140FF05" w14:textId="55842786" w:rsidR="008F3D6C" w:rsidRDefault="008F3D6C" w:rsidP="00384DB0">
      <w:pPr>
        <w:pStyle w:val="Prrafodelista"/>
        <w:spacing w:line="360" w:lineRule="auto"/>
        <w:ind w:left="360"/>
        <w:jc w:val="both"/>
        <w:rPr>
          <w:rFonts w:ascii="Times New Roman" w:hAnsi="Times New Roman" w:cs="Times New Roman"/>
          <w:sz w:val="22"/>
        </w:rPr>
      </w:pPr>
    </w:p>
    <w:p w14:paraId="49ED2F2C" w14:textId="2B378F9D" w:rsidR="008F3D6C" w:rsidRDefault="008F3D6C" w:rsidP="00384DB0">
      <w:pPr>
        <w:pStyle w:val="Prrafodelista"/>
        <w:spacing w:line="360" w:lineRule="auto"/>
        <w:ind w:left="360"/>
        <w:jc w:val="both"/>
        <w:rPr>
          <w:rFonts w:ascii="Times New Roman" w:hAnsi="Times New Roman" w:cs="Times New Roman"/>
          <w:sz w:val="22"/>
        </w:rPr>
      </w:pPr>
    </w:p>
    <w:p w14:paraId="0D8D51B4" w14:textId="01842DCD" w:rsidR="008F3D6C" w:rsidRDefault="008F3D6C" w:rsidP="00384DB0">
      <w:pPr>
        <w:pStyle w:val="Prrafodelista"/>
        <w:spacing w:line="360" w:lineRule="auto"/>
        <w:ind w:left="360"/>
        <w:jc w:val="both"/>
        <w:rPr>
          <w:rFonts w:ascii="Times New Roman" w:hAnsi="Times New Roman" w:cs="Times New Roman"/>
          <w:sz w:val="22"/>
        </w:rPr>
      </w:pPr>
    </w:p>
    <w:p w14:paraId="46DDC8EB" w14:textId="4571C919" w:rsidR="008F3D6C" w:rsidRDefault="008F3D6C" w:rsidP="00384DB0">
      <w:pPr>
        <w:pStyle w:val="Prrafodelista"/>
        <w:spacing w:line="360" w:lineRule="auto"/>
        <w:ind w:left="360"/>
        <w:jc w:val="both"/>
        <w:rPr>
          <w:rFonts w:ascii="Times New Roman" w:hAnsi="Times New Roman" w:cs="Times New Roman"/>
          <w:sz w:val="22"/>
        </w:rPr>
      </w:pPr>
    </w:p>
    <w:p w14:paraId="393C8E56" w14:textId="632D534E" w:rsidR="008F3D6C" w:rsidRDefault="008F3D6C" w:rsidP="00384DB0">
      <w:pPr>
        <w:pStyle w:val="Prrafodelista"/>
        <w:spacing w:line="360" w:lineRule="auto"/>
        <w:ind w:left="360"/>
        <w:jc w:val="both"/>
        <w:rPr>
          <w:rFonts w:ascii="Times New Roman" w:hAnsi="Times New Roman" w:cs="Times New Roman"/>
          <w:sz w:val="22"/>
        </w:rPr>
      </w:pPr>
    </w:p>
    <w:p w14:paraId="5CE1BDE9" w14:textId="5B3F8708" w:rsidR="008F3D6C" w:rsidRDefault="008F3D6C" w:rsidP="00384DB0">
      <w:pPr>
        <w:pStyle w:val="Prrafodelista"/>
        <w:spacing w:line="360" w:lineRule="auto"/>
        <w:ind w:left="360"/>
        <w:jc w:val="both"/>
        <w:rPr>
          <w:rFonts w:ascii="Times New Roman" w:hAnsi="Times New Roman" w:cs="Times New Roman"/>
          <w:sz w:val="22"/>
        </w:rPr>
      </w:pPr>
    </w:p>
    <w:p w14:paraId="2F2C339F" w14:textId="4DC51BF3" w:rsidR="008F3D6C" w:rsidRDefault="008F3D6C" w:rsidP="00384DB0">
      <w:pPr>
        <w:pStyle w:val="Prrafodelista"/>
        <w:spacing w:line="360" w:lineRule="auto"/>
        <w:ind w:left="360"/>
        <w:jc w:val="both"/>
        <w:rPr>
          <w:rFonts w:ascii="Times New Roman" w:hAnsi="Times New Roman" w:cs="Times New Roman"/>
          <w:sz w:val="22"/>
        </w:rPr>
      </w:pPr>
    </w:p>
    <w:p w14:paraId="1DCE142B" w14:textId="05E875C3" w:rsidR="008F3D6C" w:rsidRDefault="008F3D6C" w:rsidP="00384DB0">
      <w:pPr>
        <w:pStyle w:val="Prrafodelista"/>
        <w:spacing w:line="360" w:lineRule="auto"/>
        <w:ind w:left="360"/>
        <w:jc w:val="both"/>
        <w:rPr>
          <w:rFonts w:ascii="Times New Roman" w:hAnsi="Times New Roman" w:cs="Times New Roman"/>
          <w:sz w:val="22"/>
        </w:rPr>
      </w:pPr>
    </w:p>
    <w:p w14:paraId="41FA7FE6" w14:textId="42096E06" w:rsidR="008F3D6C" w:rsidRDefault="008F3D6C" w:rsidP="00384DB0">
      <w:pPr>
        <w:pStyle w:val="Prrafodelista"/>
        <w:spacing w:line="360" w:lineRule="auto"/>
        <w:ind w:left="360"/>
        <w:jc w:val="both"/>
        <w:rPr>
          <w:rFonts w:ascii="Times New Roman" w:hAnsi="Times New Roman" w:cs="Times New Roman"/>
          <w:sz w:val="22"/>
        </w:rPr>
      </w:pPr>
    </w:p>
    <w:p w14:paraId="7ECEC35A" w14:textId="15006948" w:rsidR="008F3D6C" w:rsidRDefault="008F3D6C" w:rsidP="00384DB0">
      <w:pPr>
        <w:pStyle w:val="Prrafodelista"/>
        <w:spacing w:line="360" w:lineRule="auto"/>
        <w:ind w:left="360"/>
        <w:jc w:val="both"/>
        <w:rPr>
          <w:rFonts w:ascii="Times New Roman" w:hAnsi="Times New Roman" w:cs="Times New Roman"/>
          <w:sz w:val="22"/>
        </w:rPr>
      </w:pPr>
      <w:r>
        <w:rPr>
          <w:noProof/>
        </w:rPr>
        <mc:AlternateContent>
          <mc:Choice Requires="wps">
            <w:drawing>
              <wp:anchor distT="0" distB="0" distL="114300" distR="114300" simplePos="0" relativeHeight="251746304" behindDoc="0" locked="0" layoutInCell="1" allowOverlap="1" wp14:anchorId="25F2C2D6" wp14:editId="5554028C">
                <wp:simplePos x="0" y="0"/>
                <wp:positionH relativeFrom="column">
                  <wp:posOffset>996413</wp:posOffset>
                </wp:positionH>
                <wp:positionV relativeFrom="paragraph">
                  <wp:posOffset>69850</wp:posOffset>
                </wp:positionV>
                <wp:extent cx="3827780" cy="239395"/>
                <wp:effectExtent l="0" t="0" r="0" b="1905"/>
                <wp:wrapSquare wrapText="bothSides"/>
                <wp:docPr id="51" name="Cuadro de texto 51"/>
                <wp:cNvGraphicFramePr/>
                <a:graphic xmlns:a="http://schemas.openxmlformats.org/drawingml/2006/main">
                  <a:graphicData uri="http://schemas.microsoft.com/office/word/2010/wordprocessingShape">
                    <wps:wsp>
                      <wps:cNvSpPr txBox="1"/>
                      <wps:spPr>
                        <a:xfrm>
                          <a:off x="0" y="0"/>
                          <a:ext cx="3827780" cy="239395"/>
                        </a:xfrm>
                        <a:prstGeom prst="rect">
                          <a:avLst/>
                        </a:prstGeom>
                        <a:solidFill>
                          <a:prstClr val="white"/>
                        </a:solidFill>
                        <a:ln>
                          <a:noFill/>
                        </a:ln>
                      </wps:spPr>
                      <wps:txbx>
                        <w:txbxContent>
                          <w:p w14:paraId="521BC8A9" w14:textId="494D80DD" w:rsidR="00C8214B" w:rsidRPr="008F3D6C" w:rsidRDefault="00C8214B" w:rsidP="008F3D6C">
                            <w:pPr>
                              <w:pStyle w:val="Descripcin"/>
                              <w:jc w:val="center"/>
                              <w:rPr>
                                <w:rFonts w:ascii="Times New Roman" w:hAnsi="Times New Roman" w:cs="Times New Roman"/>
                                <w:noProof/>
                                <w:sz w:val="24"/>
                              </w:rPr>
                            </w:pPr>
                            <w:bookmarkStart w:id="108"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sidR="00E63146">
                              <w:rPr>
                                <w:rFonts w:ascii="Times New Roman" w:hAnsi="Times New Roman" w:cs="Times New Roman"/>
                                <w:noProof/>
                                <w:sz w:val="20"/>
                              </w:rPr>
                              <w:t>21</w:t>
                            </w:r>
                            <w:r w:rsidRPr="008F3D6C">
                              <w:rPr>
                                <w:rFonts w:ascii="Times New Roman" w:hAnsi="Times New Roman" w:cs="Times New Roman"/>
                                <w:sz w:val="20"/>
                              </w:rPr>
                              <w:fldChar w:fldCharType="end"/>
                            </w:r>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p w14:paraId="0EEDDCF4" w14:textId="77777777" w:rsidR="00C8214B" w:rsidRDefault="00C8214B"/>
                          <w:p w14:paraId="194A200C" w14:textId="02B9025D" w:rsidR="00C8214B" w:rsidRPr="008F3D6C" w:rsidRDefault="00C8214B" w:rsidP="008F3D6C">
                            <w:pPr>
                              <w:pStyle w:val="Descripcin"/>
                              <w:jc w:val="center"/>
                              <w:rPr>
                                <w:rFonts w:ascii="Times New Roman" w:hAnsi="Times New Roman" w:cs="Times New Roman"/>
                                <w:noProof/>
                                <w:sz w:val="24"/>
                              </w:rPr>
                            </w:pP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sidR="00E63146">
                              <w:rPr>
                                <w:rFonts w:ascii="Times New Roman" w:hAnsi="Times New Roman" w:cs="Times New Roman"/>
                                <w:noProof/>
                                <w:sz w:val="20"/>
                              </w:rPr>
                              <w:t>22</w:t>
                            </w:r>
                            <w:r w:rsidRPr="003B08EE">
                              <w:rPr>
                                <w:rFonts w:ascii="Times New Roman" w:hAnsi="Times New Roman" w:cs="Times New Roman"/>
                                <w:sz w:val="20"/>
                              </w:rPr>
                              <w:fldChar w:fldCharType="end"/>
                            </w: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sidR="00E63146">
                              <w:rPr>
                                <w:rFonts w:ascii="Times New Roman" w:hAnsi="Times New Roman" w:cs="Times New Roman"/>
                                <w:noProof/>
                                <w:sz w:val="20"/>
                              </w:rPr>
                              <w:t>23</w:t>
                            </w:r>
                            <w:r w:rsidRPr="008F3D6C">
                              <w:rPr>
                                <w:rFonts w:ascii="Times New Roman" w:hAnsi="Times New Roman" w:cs="Times New Roman"/>
                                <w:sz w:val="20"/>
                              </w:rPr>
                              <w:fldChar w:fldCharType="end"/>
                            </w:r>
                            <w:bookmarkEnd w:id="108"/>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2C2D6" id="Cuadro de texto 51" o:spid="_x0000_s1037" type="#_x0000_t202" style="position:absolute;left:0;text-align:left;margin-left:78.45pt;margin-top:5.5pt;width:301.4pt;height:18.8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" stroked="f">
                <v:textbox inset="0,0,0,0">
                  <w:txbxContent>
                    <w:p w14:paraId="521BC8A9" w14:textId="494D80DD" w:rsidR="00C8214B" w:rsidRPr="008F3D6C" w:rsidRDefault="00C8214B" w:rsidP="008F3D6C">
                      <w:pPr>
                        <w:pStyle w:val="Descripcin"/>
                        <w:jc w:val="center"/>
                        <w:rPr>
                          <w:rFonts w:ascii="Times New Roman" w:hAnsi="Times New Roman" w:cs="Times New Roman"/>
                          <w:noProof/>
                          <w:sz w:val="24"/>
                        </w:rPr>
                      </w:pPr>
                      <w:bookmarkStart w:id="109"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sidR="00E63146">
                        <w:rPr>
                          <w:rFonts w:ascii="Times New Roman" w:hAnsi="Times New Roman" w:cs="Times New Roman"/>
                          <w:noProof/>
                          <w:sz w:val="20"/>
                        </w:rPr>
                        <w:t>21</w:t>
                      </w:r>
                      <w:r w:rsidRPr="008F3D6C">
                        <w:rPr>
                          <w:rFonts w:ascii="Times New Roman" w:hAnsi="Times New Roman" w:cs="Times New Roman"/>
                          <w:sz w:val="20"/>
                        </w:rPr>
                        <w:fldChar w:fldCharType="end"/>
                      </w:r>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p w14:paraId="0EEDDCF4" w14:textId="77777777" w:rsidR="00C8214B" w:rsidRDefault="00C8214B"/>
                    <w:p w14:paraId="194A200C" w14:textId="02B9025D" w:rsidR="00C8214B" w:rsidRPr="008F3D6C" w:rsidRDefault="00C8214B" w:rsidP="008F3D6C">
                      <w:pPr>
                        <w:pStyle w:val="Descripcin"/>
                        <w:jc w:val="center"/>
                        <w:rPr>
                          <w:rFonts w:ascii="Times New Roman" w:hAnsi="Times New Roman" w:cs="Times New Roman"/>
                          <w:noProof/>
                          <w:sz w:val="24"/>
                        </w:rPr>
                      </w:pP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sidR="00E63146">
                        <w:rPr>
                          <w:rFonts w:ascii="Times New Roman" w:hAnsi="Times New Roman" w:cs="Times New Roman"/>
                          <w:noProof/>
                          <w:sz w:val="20"/>
                        </w:rPr>
                        <w:t>22</w:t>
                      </w:r>
                      <w:r w:rsidRPr="003B08EE">
                        <w:rPr>
                          <w:rFonts w:ascii="Times New Roman" w:hAnsi="Times New Roman" w:cs="Times New Roman"/>
                          <w:sz w:val="20"/>
                        </w:rPr>
                        <w:fldChar w:fldCharType="end"/>
                      </w: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sidR="00E63146">
                        <w:rPr>
                          <w:rFonts w:ascii="Times New Roman" w:hAnsi="Times New Roman" w:cs="Times New Roman"/>
                          <w:noProof/>
                          <w:sz w:val="20"/>
                        </w:rPr>
                        <w:t>23</w:t>
                      </w:r>
                      <w:r w:rsidRPr="008F3D6C">
                        <w:rPr>
                          <w:rFonts w:ascii="Times New Roman" w:hAnsi="Times New Roman" w:cs="Times New Roman"/>
                          <w:sz w:val="20"/>
                        </w:rPr>
                        <w:fldChar w:fldCharType="end"/>
                      </w:r>
                      <w:bookmarkEnd w:id="109"/>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v:textbox>
                <w10:wrap type="square"/>
              </v:shape>
            </w:pict>
          </mc:Fallback>
        </mc:AlternateContent>
      </w:r>
    </w:p>
    <w:p w14:paraId="1633C857" w14:textId="5B9975CA" w:rsidR="008F3D6C" w:rsidRDefault="008F3D6C" w:rsidP="00384DB0">
      <w:pPr>
        <w:pStyle w:val="Prrafodelista"/>
        <w:spacing w:line="360" w:lineRule="auto"/>
        <w:ind w:left="360"/>
        <w:jc w:val="both"/>
        <w:rPr>
          <w:rFonts w:ascii="Times New Roman" w:hAnsi="Times New Roman" w:cs="Times New Roman"/>
          <w:sz w:val="22"/>
        </w:rPr>
      </w:pPr>
    </w:p>
    <w:p w14:paraId="22ED7A3B" w14:textId="2FC64906" w:rsidR="008F3D6C" w:rsidRDefault="003C69FA"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 xml:space="preserve">Finalmente, </w:t>
      </w:r>
      <w:r w:rsidR="00A06A21">
        <w:rPr>
          <w:rFonts w:ascii="Times New Roman" w:hAnsi="Times New Roman" w:cs="Times New Roman"/>
          <w:sz w:val="22"/>
        </w:rPr>
        <w:t>se generan</w:t>
      </w:r>
      <w:r>
        <w:rPr>
          <w:rFonts w:ascii="Times New Roman" w:hAnsi="Times New Roman" w:cs="Times New Roman"/>
          <w:sz w:val="22"/>
        </w:rPr>
        <w:t xml:space="preserve"> múltiples frames de datos intermedios, que se multiplexan con los frames de vídeo para asegurar una transición imperceptible entre dos frames de datos diferentes. Observe</w:t>
      </w:r>
      <w:r w:rsidRPr="003C69FA">
        <w:rPr>
          <w:rFonts w:ascii="Times New Roman" w:hAnsi="Times New Roman" w:cs="Times New Roman"/>
          <w:sz w:val="22"/>
        </w:rPr>
        <w:t xml:space="preserve"> que, el anterior suavizado también facilita</w:t>
      </w:r>
      <w:r>
        <w:rPr>
          <w:rFonts w:ascii="Times New Roman" w:hAnsi="Times New Roman" w:cs="Times New Roman"/>
          <w:sz w:val="22"/>
        </w:rPr>
        <w:t>ba</w:t>
      </w:r>
      <w:r w:rsidRPr="003C69FA">
        <w:rPr>
          <w:rFonts w:ascii="Times New Roman" w:hAnsi="Times New Roman" w:cs="Times New Roman"/>
          <w:sz w:val="22"/>
        </w:rPr>
        <w:t xml:space="preserve"> </w:t>
      </w:r>
      <w:r>
        <w:rPr>
          <w:rFonts w:ascii="Times New Roman" w:hAnsi="Times New Roman" w:cs="Times New Roman"/>
          <w:sz w:val="22"/>
        </w:rPr>
        <w:t>la mitigación</w:t>
      </w:r>
      <w:r w:rsidRPr="003C69FA">
        <w:rPr>
          <w:rFonts w:ascii="Times New Roman" w:hAnsi="Times New Roman" w:cs="Times New Roman"/>
          <w:sz w:val="22"/>
        </w:rPr>
        <w:t xml:space="preserve"> </w:t>
      </w:r>
      <w:r>
        <w:rPr>
          <w:rFonts w:ascii="Times New Roman" w:hAnsi="Times New Roman" w:cs="Times New Roman"/>
          <w:sz w:val="22"/>
        </w:rPr>
        <w:t>d</w:t>
      </w:r>
      <w:r w:rsidRPr="003C69FA">
        <w:rPr>
          <w:rFonts w:ascii="Times New Roman" w:hAnsi="Times New Roman" w:cs="Times New Roman"/>
          <w:sz w:val="22"/>
        </w:rPr>
        <w:t xml:space="preserve">el desajuste entre la tasa de refresco de la pantalla y la tasa de captura de la cámara. Si los datos cambian demasiado rápido, la cámara no puede capturar todos los datos, debido al efecto de </w:t>
      </w:r>
      <w:r w:rsidR="007852BB">
        <w:rPr>
          <w:rFonts w:ascii="Times New Roman" w:hAnsi="Times New Roman" w:cs="Times New Roman"/>
          <w:sz w:val="22"/>
        </w:rPr>
        <w:t>“</w:t>
      </w:r>
      <w:r w:rsidR="00A044C3">
        <w:rPr>
          <w:rFonts w:ascii="Times New Roman" w:hAnsi="Times New Roman" w:cs="Times New Roman"/>
          <w:sz w:val="22"/>
        </w:rPr>
        <w:t>r</w:t>
      </w:r>
      <w:r>
        <w:rPr>
          <w:rFonts w:ascii="Times New Roman" w:hAnsi="Times New Roman" w:cs="Times New Roman"/>
          <w:sz w:val="22"/>
        </w:rPr>
        <w:t>olling shutter</w:t>
      </w:r>
      <w:r w:rsidR="007852BB">
        <w:rPr>
          <w:rFonts w:ascii="Times New Roman" w:hAnsi="Times New Roman" w:cs="Times New Roman"/>
          <w:sz w:val="22"/>
        </w:rPr>
        <w:t>”</w:t>
      </w:r>
      <w:r>
        <w:rPr>
          <w:rFonts w:ascii="Times New Roman" w:hAnsi="Times New Roman" w:cs="Times New Roman"/>
          <w:sz w:val="22"/>
        </w:rPr>
        <w:t>. De esta manera, c</w:t>
      </w:r>
      <w:r w:rsidRPr="003C69FA">
        <w:rPr>
          <w:rFonts w:ascii="Times New Roman" w:hAnsi="Times New Roman" w:cs="Times New Roman"/>
          <w:sz w:val="22"/>
        </w:rPr>
        <w:t>on la transición suave</w:t>
      </w:r>
      <w:r>
        <w:rPr>
          <w:rFonts w:ascii="Times New Roman" w:hAnsi="Times New Roman" w:cs="Times New Roman"/>
          <w:sz w:val="22"/>
        </w:rPr>
        <w:t xml:space="preserve"> se consigue</w:t>
      </w:r>
      <w:r w:rsidRPr="003C69FA">
        <w:rPr>
          <w:rFonts w:ascii="Times New Roman" w:hAnsi="Times New Roman" w:cs="Times New Roman"/>
          <w:sz w:val="22"/>
        </w:rPr>
        <w:t xml:space="preserve"> </w:t>
      </w:r>
      <w:r>
        <w:rPr>
          <w:rFonts w:ascii="Times New Roman" w:hAnsi="Times New Roman" w:cs="Times New Roman"/>
          <w:sz w:val="22"/>
        </w:rPr>
        <w:t>reducir</w:t>
      </w:r>
      <w:r w:rsidRPr="003C69FA">
        <w:rPr>
          <w:rFonts w:ascii="Times New Roman" w:hAnsi="Times New Roman" w:cs="Times New Roman"/>
          <w:sz w:val="22"/>
        </w:rPr>
        <w:t xml:space="preserve"> las interferencias entre </w:t>
      </w:r>
      <w:r w:rsidR="000E1335">
        <w:rPr>
          <w:rFonts w:ascii="Times New Roman" w:hAnsi="Times New Roman" w:cs="Times New Roman"/>
          <w:sz w:val="22"/>
        </w:rPr>
        <w:t>frames</w:t>
      </w:r>
      <w:r w:rsidRPr="003C69FA">
        <w:rPr>
          <w:rFonts w:ascii="Times New Roman" w:hAnsi="Times New Roman" w:cs="Times New Roman"/>
          <w:sz w:val="22"/>
        </w:rPr>
        <w:t xml:space="preserve"> de datos adyacentes.</w:t>
      </w:r>
    </w:p>
    <w:p w14:paraId="10CA6472" w14:textId="77777777" w:rsidR="003C69FA" w:rsidRPr="008F3D6C" w:rsidRDefault="003C69FA" w:rsidP="00384DB0">
      <w:pPr>
        <w:pStyle w:val="Prrafodelista"/>
        <w:spacing w:line="360" w:lineRule="auto"/>
        <w:ind w:left="360"/>
        <w:jc w:val="both"/>
        <w:rPr>
          <w:rFonts w:ascii="Times New Roman" w:hAnsi="Times New Roman" w:cs="Times New Roman"/>
          <w:sz w:val="22"/>
        </w:rPr>
      </w:pPr>
    </w:p>
    <w:p w14:paraId="76241D70" w14:textId="0B63487E" w:rsidR="007E5AAE" w:rsidRPr="00387D69" w:rsidRDefault="006A3D9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Canal Alpha</w:t>
      </w:r>
      <w:r w:rsidR="00EB51F5" w:rsidRPr="00387D69">
        <w:rPr>
          <w:rFonts w:ascii="Times New Roman" w:hAnsi="Times New Roman" w:cs="Times New Roman"/>
          <w:sz w:val="22"/>
        </w:rPr>
        <w:t xml:space="preserve">. </w:t>
      </w:r>
      <w:r w:rsidR="002D3CAA" w:rsidRPr="00387D69">
        <w:rPr>
          <w:rFonts w:ascii="Times New Roman" w:hAnsi="Times New Roman" w:cs="Times New Roman"/>
          <w:sz w:val="22"/>
        </w:rPr>
        <w:t>Es una</w:t>
      </w:r>
      <w:r w:rsidR="00EB51F5" w:rsidRPr="00387D69">
        <w:rPr>
          <w:rFonts w:ascii="Times New Roman" w:hAnsi="Times New Roman" w:cs="Times New Roman"/>
          <w:sz w:val="22"/>
        </w:rPr>
        <w:t xml:space="preserve"> técnica </w:t>
      </w:r>
      <w:r w:rsidR="00454C0C" w:rsidRPr="00387D69">
        <w:rPr>
          <w:rFonts w:ascii="Times New Roman" w:hAnsi="Times New Roman" w:cs="Times New Roman"/>
          <w:sz w:val="22"/>
        </w:rPr>
        <w:t>estandarizada</w:t>
      </w:r>
      <w:r w:rsidR="00157B41" w:rsidRPr="00387D69">
        <w:rPr>
          <w:rFonts w:ascii="Times New Roman" w:hAnsi="Times New Roman" w:cs="Times New Roman"/>
          <w:sz w:val="22"/>
        </w:rPr>
        <w:t xml:space="preserve"> </w:t>
      </w:r>
      <w:r w:rsidR="00546C4A" w:rsidRPr="00387D69">
        <w:rPr>
          <w:rFonts w:ascii="Times New Roman" w:hAnsi="Times New Roman" w:cs="Times New Roman"/>
          <w:sz w:val="22"/>
        </w:rPr>
        <w:t xml:space="preserve">ampliamente </w:t>
      </w:r>
      <w:r w:rsidR="00157B41" w:rsidRPr="00387D69">
        <w:rPr>
          <w:rFonts w:ascii="Times New Roman" w:hAnsi="Times New Roman" w:cs="Times New Roman"/>
          <w:sz w:val="22"/>
        </w:rPr>
        <w:t>utilizada</w:t>
      </w:r>
      <w:r w:rsidR="00EB51F5" w:rsidRPr="00387D69">
        <w:rPr>
          <w:rFonts w:ascii="Times New Roman" w:hAnsi="Times New Roman" w:cs="Times New Roman"/>
          <w:sz w:val="22"/>
        </w:rPr>
        <w:t xml:space="preserve"> en los gráficos por ordenador</w:t>
      </w:r>
      <w:r w:rsidR="007B26CF" w:rsidRPr="00387D69">
        <w:rPr>
          <w:rFonts w:ascii="Times New Roman" w:hAnsi="Times New Roman" w:cs="Times New Roman"/>
          <w:sz w:val="22"/>
        </w:rPr>
        <w:t>.</w:t>
      </w:r>
      <w:r w:rsidR="00EB51F5" w:rsidRPr="00387D69">
        <w:rPr>
          <w:rFonts w:ascii="Times New Roman" w:hAnsi="Times New Roman" w:cs="Times New Roman"/>
          <w:sz w:val="22"/>
        </w:rPr>
        <w:t xml:space="preserve"> </w:t>
      </w:r>
      <w:r w:rsidR="007B26CF" w:rsidRPr="00387D69">
        <w:rPr>
          <w:rFonts w:ascii="Times New Roman" w:hAnsi="Times New Roman" w:cs="Times New Roman"/>
          <w:sz w:val="22"/>
        </w:rPr>
        <w:t>E</w:t>
      </w:r>
      <w:r w:rsidR="00EB51F5" w:rsidRPr="00387D69">
        <w:rPr>
          <w:rFonts w:ascii="Times New Roman" w:hAnsi="Times New Roman" w:cs="Times New Roman"/>
          <w:sz w:val="22"/>
        </w:rPr>
        <w:t>l canal al</w:t>
      </w:r>
      <w:r w:rsidR="0026235B" w:rsidRPr="00387D69">
        <w:rPr>
          <w:rFonts w:ascii="Times New Roman" w:hAnsi="Times New Roman" w:cs="Times New Roman"/>
          <w:sz w:val="22"/>
        </w:rPr>
        <w:t>pha</w:t>
      </w:r>
      <w:r w:rsidR="00EB51F5" w:rsidRPr="00387D69">
        <w:rPr>
          <w:rFonts w:ascii="Times New Roman" w:hAnsi="Times New Roman" w:cs="Times New Roman"/>
          <w:sz w:val="22"/>
        </w:rPr>
        <w:t xml:space="preserve"> se ha utilizado para formar una imagen compuesta con transparencia parcial o total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_Ref43909339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103</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Mientras que el elemento de la imagen almacena los valores de intensidad de color en </w:t>
      </w:r>
      <w:r w:rsidR="00454C0C" w:rsidRPr="00387D69">
        <w:rPr>
          <w:rFonts w:ascii="Times New Roman" w:hAnsi="Times New Roman" w:cs="Times New Roman"/>
          <w:sz w:val="22"/>
        </w:rPr>
        <w:t xml:space="preserve">los </w:t>
      </w:r>
      <w:r w:rsidR="00EB51F5" w:rsidRPr="00387D69">
        <w:rPr>
          <w:rFonts w:ascii="Times New Roman" w:hAnsi="Times New Roman" w:cs="Times New Roman"/>
          <w:sz w:val="22"/>
        </w:rPr>
        <w:t>diodos rojos, verdes y azules (RGB) para cada píxel de la imagen en primer plano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104</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el canal alfa almacena un valor (α) entre 0 y 1 para indicar la translucidez del píxel. Un valor de α de 0 significa que el píxel de la imagen es totalmente transparente, y 1 (valor por defecto) </w:t>
      </w:r>
      <w:r w:rsidR="00EB51F5" w:rsidRPr="00387D69">
        <w:rPr>
          <w:rFonts w:ascii="Times New Roman" w:hAnsi="Times New Roman" w:cs="Times New Roman"/>
          <w:sz w:val="22"/>
          <w:szCs w:val="22"/>
        </w:rPr>
        <w:t xml:space="preserve">significa que el píxel es totalmente opaco. Dado que las pantallas LED y OLED de hoy en día utilizan un negro mate como imagen de fondo, </w:t>
      </w:r>
      <w:r w:rsidR="00DA4339" w:rsidRPr="00387D69">
        <w:rPr>
          <w:rFonts w:ascii="Times New Roman" w:hAnsi="Times New Roman" w:cs="Times New Roman"/>
          <w:sz w:val="22"/>
          <w:szCs w:val="22"/>
        </w:rPr>
        <w:t xml:space="preserve">un valor </w:t>
      </w:r>
      <w:r w:rsidR="00EB51F5" w:rsidRPr="00387D69">
        <w:rPr>
          <w:rFonts w:ascii="Times New Roman" w:hAnsi="Times New Roman" w:cs="Times New Roman"/>
          <w:sz w:val="22"/>
          <w:szCs w:val="22"/>
        </w:rPr>
        <w:t xml:space="preserve">α de 0 significa que el píxel se atenúa a negro, y </w:t>
      </w:r>
      <w:r w:rsidR="00DA4339" w:rsidRPr="00387D69">
        <w:rPr>
          <w:rFonts w:ascii="Times New Roman" w:hAnsi="Times New Roman" w:cs="Times New Roman"/>
          <w:sz w:val="22"/>
          <w:szCs w:val="22"/>
        </w:rPr>
        <w:t xml:space="preserve">un valor de </w:t>
      </w:r>
      <w:r w:rsidR="00EB51F5" w:rsidRPr="00387D69">
        <w:rPr>
          <w:rFonts w:ascii="Times New Roman" w:hAnsi="Times New Roman" w:cs="Times New Roman"/>
          <w:sz w:val="22"/>
          <w:szCs w:val="22"/>
        </w:rPr>
        <w:t xml:space="preserve">α de 1 significa que se muestra la intensidad de color original del píxel. Por lo tanto, disminuir el valor de α de un píxel esencialmente oscurece el píxel. Como ejemplo, la </w:t>
      </w:r>
      <w:r w:rsidR="007E5AAE" w:rsidRPr="00387D69">
        <w:rPr>
          <w:rFonts w:ascii="Times New Roman" w:hAnsi="Times New Roman" w:cs="Times New Roman"/>
          <w:b/>
          <w:sz w:val="22"/>
          <w:szCs w:val="22"/>
        </w:rPr>
        <w:fldChar w:fldCharType="begin"/>
      </w:r>
      <w:r w:rsidR="007E5AAE" w:rsidRPr="00387D69">
        <w:rPr>
          <w:rFonts w:ascii="Times New Roman" w:hAnsi="Times New Roman" w:cs="Times New Roman"/>
          <w:sz w:val="22"/>
          <w:szCs w:val="22"/>
        </w:rPr>
        <w:instrText xml:space="preserve"> REF _Ref42605969 \h </w:instrText>
      </w:r>
      <w:r w:rsidR="007E5AAE" w:rsidRPr="00387D69">
        <w:rPr>
          <w:rFonts w:ascii="Times New Roman" w:hAnsi="Times New Roman" w:cs="Times New Roman"/>
          <w:b/>
          <w:sz w:val="22"/>
          <w:szCs w:val="22"/>
        </w:rPr>
        <w:instrText xml:space="preserve"> \* MERGEFORMAT </w:instrText>
      </w:r>
      <w:r w:rsidR="007E5AAE" w:rsidRPr="00387D69">
        <w:rPr>
          <w:rFonts w:ascii="Times New Roman" w:hAnsi="Times New Roman" w:cs="Times New Roman"/>
          <w:b/>
          <w:sz w:val="22"/>
          <w:szCs w:val="22"/>
        </w:rPr>
      </w:r>
      <w:r w:rsidR="007E5AAE" w:rsidRPr="00387D6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007E5AAE" w:rsidRPr="00387D69">
        <w:rPr>
          <w:rFonts w:ascii="Times New Roman" w:hAnsi="Times New Roman" w:cs="Times New Roman"/>
          <w:b/>
          <w:sz w:val="22"/>
          <w:szCs w:val="22"/>
        </w:rPr>
        <w:fldChar w:fldCharType="end"/>
      </w:r>
      <w:r w:rsidR="00C171E7" w:rsidRPr="00387D69">
        <w:rPr>
          <w:rFonts w:ascii="Times New Roman" w:hAnsi="Times New Roman" w:cs="Times New Roman"/>
          <w:sz w:val="22"/>
          <w:szCs w:val="22"/>
        </w:rPr>
        <w:t>(a)</w:t>
      </w:r>
      <w:r w:rsidR="007E5AAE" w:rsidRPr="00387D69">
        <w:rPr>
          <w:rFonts w:ascii="Times New Roman" w:hAnsi="Times New Roman" w:cs="Times New Roman"/>
          <w:b/>
          <w:sz w:val="22"/>
          <w:szCs w:val="22"/>
        </w:rPr>
        <w:t xml:space="preserve"> </w:t>
      </w:r>
      <w:r w:rsidR="00EB51F5" w:rsidRPr="00387D69">
        <w:rPr>
          <w:rFonts w:ascii="Times New Roman" w:hAnsi="Times New Roman" w:cs="Times New Roman"/>
          <w:sz w:val="22"/>
          <w:szCs w:val="22"/>
        </w:rPr>
        <w:t xml:space="preserve">muestra la pantalla de un Samsung Note 3, donde </w:t>
      </w:r>
      <w:r w:rsidR="00CE3002" w:rsidRPr="00387D69">
        <w:rPr>
          <w:rFonts w:ascii="Times New Roman" w:hAnsi="Times New Roman" w:cs="Times New Roman"/>
          <w:sz w:val="22"/>
          <w:szCs w:val="22"/>
        </w:rPr>
        <w:t>se establece</w:t>
      </w:r>
      <w:r w:rsidR="00EB51F5" w:rsidRPr="00387D69">
        <w:rPr>
          <w:rFonts w:ascii="Times New Roman" w:hAnsi="Times New Roman" w:cs="Times New Roman"/>
          <w:sz w:val="22"/>
          <w:szCs w:val="22"/>
        </w:rPr>
        <w:t xml:space="preserve"> uniformemente los valores de α de la parte derecha de la pantalla en 0,5, lo que resulta en una apariencia más oscura.</w:t>
      </w:r>
    </w:p>
    <w:p w14:paraId="512E7091" w14:textId="2BC29386" w:rsidR="003B08EE" w:rsidRPr="00387D69" w:rsidRDefault="00D96C9B" w:rsidP="00384DB0">
      <w:pPr>
        <w:spacing w:line="360" w:lineRule="auto"/>
        <w:jc w:val="both"/>
        <w:rPr>
          <w:rFonts w:ascii="Times New Roman" w:hAnsi="Times New Roman" w:cs="Times New Roman"/>
          <w:sz w:val="18"/>
        </w:rPr>
      </w:pPr>
      <w:r w:rsidRPr="00387D69">
        <w:rPr>
          <w:rFonts w:ascii="Times New Roman" w:hAnsi="Times New Roman" w:cs="Times New Roman"/>
          <w:noProof/>
          <w:sz w:val="22"/>
        </w:rPr>
        <w:drawing>
          <wp:anchor distT="0" distB="0" distL="114300" distR="114300" simplePos="0" relativeHeight="251722752" behindDoc="0" locked="0" layoutInCell="1" allowOverlap="1" wp14:anchorId="733868EB" wp14:editId="32DA3693">
            <wp:simplePos x="0" y="0"/>
            <wp:positionH relativeFrom="column">
              <wp:posOffset>265430</wp:posOffset>
            </wp:positionH>
            <wp:positionV relativeFrom="paragraph">
              <wp:posOffset>160655</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43">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Pr="00387D69">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38638D" wp14:editId="220848B6">
                <wp:simplePos x="0" y="0"/>
                <wp:positionH relativeFrom="column">
                  <wp:posOffset>270510</wp:posOffset>
                </wp:positionH>
                <wp:positionV relativeFrom="paragraph">
                  <wp:posOffset>2091788</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1B33F49C" w14:textId="055F3269" w:rsidR="00C8214B" w:rsidRPr="003B08EE" w:rsidRDefault="00C8214B" w:rsidP="00BB7269">
                            <w:pPr>
                              <w:pStyle w:val="Descripcin"/>
                              <w:jc w:val="center"/>
                              <w:rPr>
                                <w:rFonts w:ascii="Times New Roman" w:hAnsi="Times New Roman" w:cs="Times New Roman"/>
                                <w:noProof/>
                                <w:sz w:val="24"/>
                              </w:rPr>
                            </w:pPr>
                            <w:bookmarkStart w:id="110"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sidR="00E63146">
                              <w:rPr>
                                <w:rFonts w:ascii="Times New Roman" w:hAnsi="Times New Roman" w:cs="Times New Roman"/>
                                <w:noProof/>
                                <w:sz w:val="20"/>
                              </w:rPr>
                              <w:t>24</w:t>
                            </w:r>
                            <w:r w:rsidRPr="003B08EE">
                              <w:rPr>
                                <w:rFonts w:ascii="Times New Roman" w:hAnsi="Times New Roman" w:cs="Times New Roman"/>
                                <w:sz w:val="20"/>
                              </w:rPr>
                              <w:fldChar w:fldCharType="end"/>
                            </w:r>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p w14:paraId="333BD3CC" w14:textId="77777777" w:rsidR="00C8214B" w:rsidRDefault="00C8214B"/>
                          <w:p w14:paraId="536F144A" w14:textId="2165B075" w:rsidR="00C8214B" w:rsidRPr="003B08EE" w:rsidRDefault="00C8214B" w:rsidP="00BB7269">
                            <w:pPr>
                              <w:pStyle w:val="Descripcin"/>
                              <w:jc w:val="center"/>
                              <w:rPr>
                                <w:rFonts w:ascii="Times New Roman" w:hAnsi="Times New Roman" w:cs="Times New Roman"/>
                                <w:noProof/>
                                <w:sz w:val="24"/>
                              </w:rPr>
                            </w:pP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sidR="00E63146">
                              <w:rPr>
                                <w:rFonts w:ascii="Times New Roman" w:hAnsi="Times New Roman" w:cs="Times New Roman"/>
                                <w:noProof/>
                                <w:sz w:val="20"/>
                              </w:rPr>
                              <w:t>25</w:t>
                            </w:r>
                            <w:r w:rsidRPr="001D0137">
                              <w:rPr>
                                <w:rFonts w:ascii="Times New Roman" w:hAnsi="Times New Roman" w:cs="Times New Roman"/>
                                <w:sz w:val="20"/>
                              </w:rPr>
                              <w:fldChar w:fldCharType="end"/>
                            </w: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sidR="00E63146">
                              <w:rPr>
                                <w:rFonts w:ascii="Times New Roman" w:hAnsi="Times New Roman" w:cs="Times New Roman"/>
                                <w:noProof/>
                                <w:sz w:val="20"/>
                              </w:rPr>
                              <w:t>26</w:t>
                            </w:r>
                            <w:r w:rsidRPr="003B08EE">
                              <w:rPr>
                                <w:rFonts w:ascii="Times New Roman" w:hAnsi="Times New Roman" w:cs="Times New Roman"/>
                                <w:sz w:val="20"/>
                              </w:rPr>
                              <w:fldChar w:fldCharType="end"/>
                            </w:r>
                            <w:bookmarkEnd w:id="110"/>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8638D" id="Cuadro de texto 33" o:spid="_x0000_s1038" type="#_x0000_t202" style="position:absolute;left:0;text-align:left;margin-left:21.3pt;margin-top:164.7pt;width:402.05pt;height:50.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" stroked="f">
                <v:textbox inset="0,0,0,0">
                  <w:txbxContent>
                    <w:p w14:paraId="1B33F49C" w14:textId="055F3269" w:rsidR="00C8214B" w:rsidRPr="003B08EE" w:rsidRDefault="00C8214B" w:rsidP="00BB7269">
                      <w:pPr>
                        <w:pStyle w:val="Descripcin"/>
                        <w:jc w:val="center"/>
                        <w:rPr>
                          <w:rFonts w:ascii="Times New Roman" w:hAnsi="Times New Roman" w:cs="Times New Roman"/>
                          <w:noProof/>
                          <w:sz w:val="24"/>
                        </w:rPr>
                      </w:pPr>
                      <w:bookmarkStart w:id="111"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sidR="00E63146">
                        <w:rPr>
                          <w:rFonts w:ascii="Times New Roman" w:hAnsi="Times New Roman" w:cs="Times New Roman"/>
                          <w:noProof/>
                          <w:sz w:val="20"/>
                        </w:rPr>
                        <w:t>24</w:t>
                      </w:r>
                      <w:r w:rsidRPr="003B08EE">
                        <w:rPr>
                          <w:rFonts w:ascii="Times New Roman" w:hAnsi="Times New Roman" w:cs="Times New Roman"/>
                          <w:sz w:val="20"/>
                        </w:rPr>
                        <w:fldChar w:fldCharType="end"/>
                      </w:r>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p w14:paraId="333BD3CC" w14:textId="77777777" w:rsidR="00C8214B" w:rsidRDefault="00C8214B"/>
                    <w:p w14:paraId="536F144A" w14:textId="2165B075" w:rsidR="00C8214B" w:rsidRPr="003B08EE" w:rsidRDefault="00C8214B" w:rsidP="00BB7269">
                      <w:pPr>
                        <w:pStyle w:val="Descripcin"/>
                        <w:jc w:val="center"/>
                        <w:rPr>
                          <w:rFonts w:ascii="Times New Roman" w:hAnsi="Times New Roman" w:cs="Times New Roman"/>
                          <w:noProof/>
                          <w:sz w:val="24"/>
                        </w:rPr>
                      </w:pP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sidR="00E63146">
                        <w:rPr>
                          <w:rFonts w:ascii="Times New Roman" w:hAnsi="Times New Roman" w:cs="Times New Roman"/>
                          <w:noProof/>
                          <w:sz w:val="20"/>
                        </w:rPr>
                        <w:t>25</w:t>
                      </w:r>
                      <w:r w:rsidRPr="001D0137">
                        <w:rPr>
                          <w:rFonts w:ascii="Times New Roman" w:hAnsi="Times New Roman" w:cs="Times New Roman"/>
                          <w:sz w:val="20"/>
                        </w:rPr>
                        <w:fldChar w:fldCharType="end"/>
                      </w: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sidR="00E63146">
                        <w:rPr>
                          <w:rFonts w:ascii="Times New Roman" w:hAnsi="Times New Roman" w:cs="Times New Roman"/>
                          <w:noProof/>
                          <w:sz w:val="20"/>
                        </w:rPr>
                        <w:t>26</w:t>
                      </w:r>
                      <w:r w:rsidRPr="003B08EE">
                        <w:rPr>
                          <w:rFonts w:ascii="Times New Roman" w:hAnsi="Times New Roman" w:cs="Times New Roman"/>
                          <w:sz w:val="20"/>
                        </w:rPr>
                        <w:fldChar w:fldCharType="end"/>
                      </w:r>
                      <w:bookmarkEnd w:id="111"/>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p>
    <w:p w14:paraId="7351F69A" w14:textId="77777777" w:rsidR="00D96C9B" w:rsidRDefault="00D96C9B" w:rsidP="00384DB0">
      <w:pPr>
        <w:pStyle w:val="Prrafodelista"/>
        <w:spacing w:line="360" w:lineRule="auto"/>
        <w:ind w:left="360"/>
        <w:jc w:val="both"/>
        <w:rPr>
          <w:rFonts w:ascii="Times New Roman" w:hAnsi="Times New Roman" w:cs="Times New Roman"/>
          <w:sz w:val="22"/>
        </w:rPr>
      </w:pPr>
    </w:p>
    <w:p w14:paraId="7A46581D" w14:textId="786C71AD" w:rsidR="00EB51F5" w:rsidRPr="00387D69" w:rsidRDefault="00C171E7"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_Ref43909740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105</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Se ajustó los valores de α de todos los píxeles de la pantalla del Note 3, y se calculó la intensidad del color en cada píxel usando el marco capturado por la cámara del S5. Como se muestra </w:t>
      </w:r>
      <w:r w:rsidRPr="00387D69">
        <w:rPr>
          <w:rFonts w:ascii="Times New Roman" w:hAnsi="Times New Roman" w:cs="Times New Roman"/>
          <w:sz w:val="22"/>
          <w:szCs w:val="22"/>
        </w:rPr>
        <w:t xml:space="preserve">en la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 el aumento del valor de α lleva a un aumento lineal de la intensidad del color percibida</w:t>
      </w:r>
      <w:r w:rsidRPr="00387D69">
        <w:rPr>
          <w:rFonts w:ascii="Times New Roman" w:hAnsi="Times New Roman" w:cs="Times New Roman"/>
          <w:sz w:val="22"/>
        </w:rPr>
        <w:t xml:space="preserve"> por la cámara del receptor. Esto se debe a que el valor de α se utiliza para multiplicar los valores de color RGB. Lo más importante </w:t>
      </w:r>
      <w:r w:rsidRPr="00387D69">
        <w:rPr>
          <w:rFonts w:ascii="Times New Roman" w:hAnsi="Times New Roman" w:cs="Times New Roman"/>
          <w:sz w:val="22"/>
          <w:szCs w:val="22"/>
        </w:rPr>
        <w:t>es que, incluso para el cambio de valor de α de 0,01 (α = 0,99), que no es perceptible por el ojo humano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rPr>
        <w:t xml:space="preserve">(a)), la cámara de S5 es </w:t>
      </w:r>
      <w:r w:rsidRPr="00387D69">
        <w:rPr>
          <w:rFonts w:ascii="Times New Roman" w:hAnsi="Times New Roman" w:cs="Times New Roman"/>
          <w:sz w:val="22"/>
        </w:rPr>
        <w:lastRenderedPageBreak/>
        <w:t>capaz de detectar el cambio de intensidad del color. Los resultados demuestran el potencial de los dispositivos inteligentes equipados con cámaras para decodificar la información incorporada en los cambios de translucidez de los píxeles.</w:t>
      </w:r>
    </w:p>
    <w:p w14:paraId="383F9091" w14:textId="7625D13E" w:rsidR="004134B8" w:rsidRPr="00387D69" w:rsidRDefault="004134B8" w:rsidP="00384DB0">
      <w:pPr>
        <w:spacing w:line="360" w:lineRule="auto"/>
        <w:jc w:val="both"/>
        <w:rPr>
          <w:rFonts w:ascii="Times New Roman" w:hAnsi="Times New Roman" w:cs="Times New Roman"/>
          <w:sz w:val="22"/>
        </w:rPr>
      </w:pPr>
    </w:p>
    <w:p w14:paraId="1F78C2B4" w14:textId="07C3BC08" w:rsidR="004134B8" w:rsidRDefault="004134B8"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Motivado por las observaciones anteriores, </w:t>
      </w:r>
      <w:r w:rsidR="00A06A21">
        <w:rPr>
          <w:rFonts w:ascii="Times New Roman" w:hAnsi="Times New Roman" w:cs="Times New Roman"/>
          <w:sz w:val="22"/>
        </w:rPr>
        <w:t>el</w:t>
      </w:r>
      <w:r w:rsidRPr="00387D69">
        <w:rPr>
          <w:rFonts w:ascii="Times New Roman" w:hAnsi="Times New Roman" w:cs="Times New Roman"/>
          <w:sz w:val="22"/>
        </w:rPr>
        <w:t xml:space="preserve"> sistema codifica la información en la transparencia de los píxeles (α) y la cambia en la pantalla del transmisor. 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porque cada cuadrícula opera en forma dependiente y no todas las cuadrículas contienen píxeles de cuadro no sincronizados.</w:t>
      </w:r>
    </w:p>
    <w:p w14:paraId="20B7CDC1" w14:textId="22635F1A" w:rsidR="00767CCB" w:rsidRDefault="00767CCB" w:rsidP="00384DB0">
      <w:pPr>
        <w:spacing w:line="360" w:lineRule="auto"/>
        <w:jc w:val="both"/>
        <w:rPr>
          <w:rFonts w:ascii="Times New Roman" w:hAnsi="Times New Roman" w:cs="Times New Roman"/>
          <w:sz w:val="22"/>
        </w:rPr>
      </w:pPr>
    </w:p>
    <w:p w14:paraId="594431F3" w14:textId="08C8D1B1" w:rsidR="00767CCB" w:rsidRPr="00767CCB" w:rsidRDefault="00E37E3E" w:rsidP="00384DB0">
      <w:pPr>
        <w:pStyle w:val="Ttulo2"/>
        <w:numPr>
          <w:ilvl w:val="1"/>
          <w:numId w:val="11"/>
        </w:numPr>
        <w:spacing w:line="360" w:lineRule="auto"/>
        <w:jc w:val="both"/>
        <w:rPr>
          <w:rFonts w:ascii="Times New Roman" w:hAnsi="Times New Roman" w:cs="Times New Roman"/>
          <w:b/>
          <w:color w:val="000000" w:themeColor="text1"/>
          <w:sz w:val="24"/>
        </w:rPr>
      </w:pPr>
      <w:bookmarkStart w:id="112" w:name="_Toc44872969"/>
      <w:r>
        <w:rPr>
          <w:rFonts w:ascii="Times New Roman" w:hAnsi="Times New Roman" w:cs="Times New Roman"/>
          <w:b/>
          <w:color w:val="000000" w:themeColor="text1"/>
          <w:sz w:val="24"/>
        </w:rPr>
        <w:t xml:space="preserve">Arquitectura del </w:t>
      </w:r>
      <w:r w:rsidR="00767CCB">
        <w:rPr>
          <w:rFonts w:ascii="Times New Roman" w:hAnsi="Times New Roman" w:cs="Times New Roman"/>
          <w:b/>
          <w:color w:val="000000" w:themeColor="text1"/>
          <w:sz w:val="24"/>
        </w:rPr>
        <w:t>transmisor</w:t>
      </w:r>
      <w:bookmarkEnd w:id="112"/>
    </w:p>
    <w:p w14:paraId="1AA01A64" w14:textId="77777777" w:rsidR="005B066E" w:rsidRDefault="005B066E" w:rsidP="00577A17">
      <w:pPr>
        <w:spacing w:line="360" w:lineRule="auto"/>
        <w:jc w:val="center"/>
        <w:rPr>
          <w:rFonts w:ascii="Times New Roman" w:hAnsi="Times New Roman" w:cs="Times New Roman"/>
          <w:sz w:val="22"/>
        </w:rPr>
      </w:pPr>
    </w:p>
    <w:p w14:paraId="3F352391" w14:textId="1FA26213" w:rsidR="00B1434C" w:rsidRPr="00DA6199" w:rsidRDefault="005B066E" w:rsidP="00384DB0">
      <w:pPr>
        <w:spacing w:line="360" w:lineRule="auto"/>
        <w:jc w:val="both"/>
        <w:rPr>
          <w:rFonts w:ascii="Times New Roman" w:hAnsi="Times New Roman" w:cs="Times New Roman"/>
          <w:sz w:val="22"/>
        </w:rPr>
      </w:pPr>
      <w:r w:rsidRPr="005B066E">
        <w:rPr>
          <w:rFonts w:ascii="Times New Roman" w:hAnsi="Times New Roman" w:cs="Times New Roman"/>
          <w:sz w:val="22"/>
        </w:rPr>
        <w:t xml:space="preserve">El sistema propuesto está implementado en MATLAB. </w:t>
      </w:r>
      <w:r w:rsidR="00CE41B9">
        <w:rPr>
          <w:rFonts w:ascii="Times New Roman" w:hAnsi="Times New Roman" w:cs="Times New Roman"/>
          <w:sz w:val="22"/>
        </w:rPr>
        <w:t>y consta</w:t>
      </w:r>
      <w:r w:rsidR="00CE41B9" w:rsidRPr="005B066E">
        <w:rPr>
          <w:rFonts w:ascii="Times New Roman" w:hAnsi="Times New Roman" w:cs="Times New Roman"/>
          <w:sz w:val="22"/>
        </w:rPr>
        <w:t xml:space="preserve"> </w:t>
      </w:r>
      <w:r w:rsidR="00CE41B9">
        <w:rPr>
          <w:rFonts w:ascii="Times New Roman" w:hAnsi="Times New Roman" w:cs="Times New Roman"/>
          <w:sz w:val="22"/>
        </w:rPr>
        <w:t>de</w:t>
      </w:r>
      <w:r w:rsidR="00CE41B9" w:rsidRPr="005B066E">
        <w:rPr>
          <w:rFonts w:ascii="Times New Roman" w:hAnsi="Times New Roman" w:cs="Times New Roman"/>
          <w:sz w:val="22"/>
        </w:rPr>
        <w:t xml:space="preserve"> </w:t>
      </w:r>
      <w:r w:rsidRPr="005B066E">
        <w:rPr>
          <w:rFonts w:ascii="Times New Roman" w:hAnsi="Times New Roman" w:cs="Times New Roman"/>
          <w:sz w:val="22"/>
        </w:rPr>
        <w:t xml:space="preserve">un emisor y un receptor. </w:t>
      </w:r>
      <w:r w:rsidR="00B00354">
        <w:rPr>
          <w:rFonts w:ascii="Times New Roman" w:hAnsi="Times New Roman" w:cs="Times New Roman"/>
          <w:sz w:val="22"/>
        </w:rPr>
        <w:t xml:space="preserve">En este caso </w:t>
      </w:r>
      <w:r w:rsidR="00CE41B9">
        <w:rPr>
          <w:rFonts w:ascii="Times New Roman" w:hAnsi="Times New Roman" w:cs="Times New Roman"/>
          <w:sz w:val="22"/>
        </w:rPr>
        <w:t xml:space="preserve">se presta </w:t>
      </w:r>
      <w:r w:rsidR="00B00354">
        <w:rPr>
          <w:rFonts w:ascii="Times New Roman" w:hAnsi="Times New Roman" w:cs="Times New Roman"/>
          <w:sz w:val="22"/>
        </w:rPr>
        <w:t>especial atención a</w:t>
      </w:r>
      <w:r w:rsidRPr="005B066E">
        <w:rPr>
          <w:rFonts w:ascii="Times New Roman" w:hAnsi="Times New Roman" w:cs="Times New Roman"/>
          <w:sz w:val="22"/>
        </w:rPr>
        <w:t>l emisor</w:t>
      </w:r>
      <w:r w:rsidR="00DA6199">
        <w:rPr>
          <w:rFonts w:ascii="Times New Roman" w:hAnsi="Times New Roman" w:cs="Times New Roman"/>
          <w:sz w:val="22"/>
        </w:rPr>
        <w:t xml:space="preserve">. </w:t>
      </w:r>
      <w:r w:rsidR="00CE41B9">
        <w:rPr>
          <w:rFonts w:ascii="Times New Roman" w:hAnsi="Times New Roman" w:cs="Times New Roman"/>
          <w:sz w:val="22"/>
        </w:rPr>
        <w:t xml:space="preserve">Éste </w:t>
      </w:r>
      <w:r w:rsidRPr="005B066E">
        <w:rPr>
          <w:rFonts w:ascii="Times New Roman" w:hAnsi="Times New Roman" w:cs="Times New Roman"/>
          <w:sz w:val="22"/>
        </w:rPr>
        <w:t>toma como entrada un flujo de vídeo y un flujo de datos, genera el flujo multiplexado y luego reproduce el flujo de vídeo</w:t>
      </w:r>
      <w:r w:rsidR="00DA6199">
        <w:rPr>
          <w:rFonts w:ascii="Times New Roman" w:hAnsi="Times New Roman" w:cs="Times New Roman"/>
          <w:sz w:val="22"/>
        </w:rPr>
        <w:t xml:space="preserve">. </w:t>
      </w:r>
      <w:r w:rsidR="00B1434C" w:rsidRPr="00DA6199">
        <w:rPr>
          <w:rFonts w:ascii="Times New Roman" w:hAnsi="Times New Roman" w:cs="Times New Roman"/>
          <w:sz w:val="22"/>
        </w:rPr>
        <w:t xml:space="preserve">El sistema de codificación tiene como cometido tomar el flujo de datos de entrada, distribuirlos en bloques y combinar dichos bloques con los diferentes frames de una señal de vídeo, para de esta manera, </w:t>
      </w:r>
      <w:r w:rsidR="00B1434C" w:rsidRPr="00577A17">
        <w:rPr>
          <w:rFonts w:ascii="Times New Roman" w:hAnsi="Times New Roman" w:cs="Times New Roman"/>
          <w:sz w:val="22"/>
          <w:szCs w:val="22"/>
        </w:rPr>
        <w:t>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commentRangeStart w:id="113"/>
      <w:commentRangeStart w:id="114"/>
      <w:r w:rsidR="00697137" w:rsidRPr="00577A17">
        <w:rPr>
          <w:rFonts w:ascii="Times New Roman" w:hAnsi="Times New Roman" w:cs="Times New Roman"/>
          <w:sz w:val="22"/>
          <w:szCs w:val="22"/>
        </w:rPr>
        <w:t xml:space="preserve"> </w:t>
      </w:r>
      <w:r w:rsidR="00577A17" w:rsidRPr="00577A17">
        <w:rPr>
          <w:rFonts w:ascii="Times New Roman" w:hAnsi="Times New Roman" w:cs="Times New Roman"/>
          <w:sz w:val="22"/>
          <w:szCs w:val="22"/>
        </w:rPr>
        <w:t xml:space="preserve">en la </w:t>
      </w:r>
      <w:r w:rsidR="00577A17" w:rsidRPr="00577A17">
        <w:rPr>
          <w:rFonts w:ascii="Times New Roman" w:hAnsi="Times New Roman" w:cs="Times New Roman"/>
          <w:sz w:val="22"/>
          <w:szCs w:val="22"/>
        </w:rPr>
        <w:fldChar w:fldCharType="begin"/>
      </w:r>
      <w:r w:rsidR="00577A17" w:rsidRPr="00577A17">
        <w:rPr>
          <w:rFonts w:ascii="Times New Roman" w:hAnsi="Times New Roman" w:cs="Times New Roman"/>
          <w:sz w:val="22"/>
          <w:szCs w:val="22"/>
        </w:rPr>
        <w:instrText xml:space="preserve"> REF _Ref44872300 \h </w:instrText>
      </w:r>
      <w:r w:rsidR="00577A17" w:rsidRPr="00577A17">
        <w:rPr>
          <w:rFonts w:ascii="Times New Roman" w:hAnsi="Times New Roman" w:cs="Times New Roman"/>
          <w:sz w:val="22"/>
          <w:szCs w:val="22"/>
        </w:rPr>
      </w:r>
      <w:r w:rsidR="00577A17">
        <w:rPr>
          <w:rFonts w:ascii="Times New Roman" w:hAnsi="Times New Roman" w:cs="Times New Roman"/>
          <w:sz w:val="22"/>
          <w:szCs w:val="22"/>
        </w:rPr>
        <w:instrText xml:space="preserve"> \* MERGEFORMAT </w:instrText>
      </w:r>
      <w:r w:rsidR="00577A17" w:rsidRPr="00577A17">
        <w:rPr>
          <w:rFonts w:ascii="Times New Roman" w:hAnsi="Times New Roman" w:cs="Times New Roman"/>
          <w:sz w:val="22"/>
          <w:szCs w:val="22"/>
        </w:rPr>
        <w:fldChar w:fldCharType="separate"/>
      </w:r>
      <w:r w:rsidR="00577A17" w:rsidRPr="00577A17">
        <w:rPr>
          <w:rFonts w:ascii="Times New Roman" w:hAnsi="Times New Roman" w:cs="Times New Roman"/>
          <w:sz w:val="22"/>
          <w:szCs w:val="22"/>
        </w:rPr>
        <w:t xml:space="preserve">Figura </w:t>
      </w:r>
      <w:r w:rsidR="00577A17" w:rsidRPr="00577A17">
        <w:rPr>
          <w:rFonts w:ascii="Times New Roman" w:hAnsi="Times New Roman" w:cs="Times New Roman"/>
          <w:noProof/>
          <w:sz w:val="22"/>
          <w:szCs w:val="22"/>
        </w:rPr>
        <w:t>27</w:t>
      </w:r>
      <w:r w:rsidR="00577A17" w:rsidRPr="00577A17">
        <w:rPr>
          <w:rFonts w:ascii="Times New Roman" w:hAnsi="Times New Roman" w:cs="Times New Roman"/>
          <w:sz w:val="22"/>
          <w:szCs w:val="22"/>
        </w:rPr>
        <w:fldChar w:fldCharType="end"/>
      </w:r>
      <w:r w:rsidR="00B1434C" w:rsidRPr="00577A17">
        <w:rPr>
          <w:rFonts w:ascii="Times New Roman" w:hAnsi="Times New Roman" w:cs="Times New Roman"/>
          <w:sz w:val="22"/>
          <w:szCs w:val="22"/>
        </w:rPr>
        <w:t>:</w:t>
      </w:r>
      <w:commentRangeEnd w:id="113"/>
      <w:r w:rsidR="00697137" w:rsidRPr="00577A17">
        <w:rPr>
          <w:rStyle w:val="Refdecomentario"/>
          <w:sz w:val="22"/>
          <w:szCs w:val="22"/>
        </w:rPr>
        <w:commentReference w:id="113"/>
      </w:r>
      <w:commentRangeEnd w:id="114"/>
      <w:r w:rsidR="00577A17" w:rsidRPr="00577A17">
        <w:rPr>
          <w:rStyle w:val="Refdecomentario"/>
          <w:sz w:val="22"/>
          <w:szCs w:val="22"/>
        </w:rPr>
        <w:commentReference w:id="114"/>
      </w:r>
    </w:p>
    <w:p w14:paraId="799EEFD3" w14:textId="74DDCD55" w:rsidR="00B1434C" w:rsidRDefault="00577A17" w:rsidP="00577A17">
      <w:pPr>
        <w:pStyle w:val="Prrafodelista"/>
        <w:tabs>
          <w:tab w:val="left" w:pos="2592"/>
        </w:tabs>
        <w:spacing w:line="360" w:lineRule="auto"/>
        <w:ind w:left="360"/>
        <w:jc w:val="both"/>
        <w:rPr>
          <w:rFonts w:ascii="Times New Roman" w:hAnsi="Times New Roman" w:cs="Times New Roman"/>
          <w:b/>
          <w:sz w:val="22"/>
        </w:rPr>
      </w:pPr>
      <w:r>
        <w:rPr>
          <w:rFonts w:ascii="Times New Roman" w:hAnsi="Times New Roman" w:cs="Times New Roman"/>
          <w:b/>
          <w:sz w:val="22"/>
        </w:rPr>
        <w:tab/>
      </w:r>
    </w:p>
    <w:p w14:paraId="7C1B2B37" w14:textId="3955C834" w:rsidR="00577A17" w:rsidRDefault="00577A17" w:rsidP="00577A17">
      <w:pPr>
        <w:pStyle w:val="Prrafodelista"/>
        <w:tabs>
          <w:tab w:val="left" w:pos="2592"/>
        </w:tabs>
        <w:spacing w:line="360" w:lineRule="auto"/>
        <w:ind w:left="360"/>
        <w:jc w:val="both"/>
        <w:rPr>
          <w:rFonts w:ascii="Times New Roman" w:hAnsi="Times New Roman" w:cs="Times New Roman"/>
          <w:b/>
          <w:sz w:val="22"/>
        </w:rPr>
      </w:pPr>
    </w:p>
    <w:p w14:paraId="6405C050" w14:textId="629B1FFE" w:rsidR="00577A17" w:rsidRPr="00577A17" w:rsidRDefault="00577A17" w:rsidP="00577A17">
      <w:pPr>
        <w:tabs>
          <w:tab w:val="left" w:pos="2592"/>
        </w:tabs>
        <w:spacing w:line="360" w:lineRule="auto"/>
        <w:jc w:val="both"/>
        <w:rPr>
          <w:rFonts w:ascii="Times New Roman" w:hAnsi="Times New Roman" w:cs="Times New Roman"/>
          <w:b/>
          <w:sz w:val="22"/>
        </w:rPr>
      </w:pPr>
      <w:r>
        <w:rPr>
          <w:noProof/>
        </w:rPr>
        <w:lastRenderedPageBreak/>
        <mc:AlternateContent>
          <mc:Choice Requires="wps">
            <w:drawing>
              <wp:anchor distT="0" distB="0" distL="114300" distR="114300" simplePos="0" relativeHeight="251749376" behindDoc="0" locked="0" layoutInCell="1" allowOverlap="1" wp14:anchorId="4203F006" wp14:editId="7B897BA6">
                <wp:simplePos x="0" y="0"/>
                <wp:positionH relativeFrom="column">
                  <wp:posOffset>-41910</wp:posOffset>
                </wp:positionH>
                <wp:positionV relativeFrom="paragraph">
                  <wp:posOffset>3100070</wp:posOffset>
                </wp:positionV>
                <wp:extent cx="5505450" cy="180975"/>
                <wp:effectExtent l="0" t="0" r="635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505450" cy="180975"/>
                        </a:xfrm>
                        <a:prstGeom prst="rect">
                          <a:avLst/>
                        </a:prstGeom>
                        <a:solidFill>
                          <a:prstClr val="white"/>
                        </a:solidFill>
                        <a:ln>
                          <a:noFill/>
                        </a:ln>
                      </wps:spPr>
                      <wps:txbx>
                        <w:txbxContent>
                          <w:p w14:paraId="247E3C94" w14:textId="10E419B3" w:rsidR="00C8214B" w:rsidRPr="00577A17" w:rsidRDefault="00C8214B" w:rsidP="00577A17">
                            <w:pPr>
                              <w:pStyle w:val="Descripcin"/>
                              <w:jc w:val="center"/>
                              <w:rPr>
                                <w:rFonts w:ascii="Times New Roman" w:hAnsi="Times New Roman" w:cs="Times New Roman"/>
                                <w:b/>
                                <w:noProof/>
                                <w:sz w:val="24"/>
                              </w:rPr>
                            </w:pPr>
                            <w:bookmarkStart w:id="115" w:name="_Ref44872300"/>
                            <w:r w:rsidRPr="00577A17">
                              <w:rPr>
                                <w:rFonts w:ascii="Times New Roman" w:hAnsi="Times New Roman" w:cs="Times New Roman"/>
                                <w:sz w:val="20"/>
                              </w:rPr>
                              <w:t xml:space="preserve">Figura </w:t>
                            </w:r>
                            <w:r w:rsidRPr="00577A17">
                              <w:rPr>
                                <w:rFonts w:ascii="Times New Roman" w:hAnsi="Times New Roman" w:cs="Times New Roman"/>
                                <w:sz w:val="20"/>
                              </w:rPr>
                              <w:fldChar w:fldCharType="begin"/>
                            </w:r>
                            <w:r w:rsidRPr="00577A17">
                              <w:rPr>
                                <w:rFonts w:ascii="Times New Roman" w:hAnsi="Times New Roman" w:cs="Times New Roman"/>
                                <w:sz w:val="20"/>
                              </w:rPr>
                              <w:instrText xml:space="preserve"> SEQ Figura \* ARABIC </w:instrText>
                            </w:r>
                            <w:r w:rsidRPr="00577A17">
                              <w:rPr>
                                <w:rFonts w:ascii="Times New Roman" w:hAnsi="Times New Roman" w:cs="Times New Roman"/>
                                <w:sz w:val="20"/>
                              </w:rPr>
                              <w:fldChar w:fldCharType="separate"/>
                            </w:r>
                            <w:r w:rsidR="00E63146">
                              <w:rPr>
                                <w:rFonts w:ascii="Times New Roman" w:hAnsi="Times New Roman" w:cs="Times New Roman"/>
                                <w:noProof/>
                                <w:sz w:val="20"/>
                              </w:rPr>
                              <w:t>27</w:t>
                            </w:r>
                            <w:r w:rsidRPr="00577A17">
                              <w:rPr>
                                <w:rFonts w:ascii="Times New Roman" w:hAnsi="Times New Roman" w:cs="Times New Roman"/>
                                <w:sz w:val="20"/>
                              </w:rPr>
                              <w:fldChar w:fldCharType="end"/>
                            </w:r>
                            <w:bookmarkEnd w:id="115"/>
                            <w:r w:rsidRPr="00577A17">
                              <w:rPr>
                                <w:rFonts w:ascii="Times New Roman" w:hAnsi="Times New Roman" w:cs="Times New Roman"/>
                                <w:sz w:val="20"/>
                              </w:rPr>
                              <w:t xml:space="preserve">. </w:t>
                            </w:r>
                            <w:r w:rsidRPr="00577A17">
                              <w:rPr>
                                <w:rFonts w:ascii="Times New Roman" w:hAnsi="Times New Roman" w:cs="Times New Roman"/>
                                <w:i w:val="0"/>
                                <w:sz w:val="20"/>
                              </w:rPr>
                              <w:t>Diagrama de bloques del sistema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03F006" id="Cuadro de texto 17" o:spid="_x0000_s1039" type="#_x0000_t202" style="position:absolute;left:0;text-align:left;margin-left:-3.3pt;margin-top:244.1pt;width:433.5pt;height:14.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" stroked="f">
                <v:textbox inset="0,0,0,0">
                  <w:txbxContent>
                    <w:p w14:paraId="247E3C94" w14:textId="10E419B3" w:rsidR="00C8214B" w:rsidRPr="00577A17" w:rsidRDefault="00C8214B" w:rsidP="00577A17">
                      <w:pPr>
                        <w:pStyle w:val="Descripcin"/>
                        <w:jc w:val="center"/>
                        <w:rPr>
                          <w:rFonts w:ascii="Times New Roman" w:hAnsi="Times New Roman" w:cs="Times New Roman"/>
                          <w:b/>
                          <w:noProof/>
                          <w:sz w:val="24"/>
                        </w:rPr>
                      </w:pPr>
                      <w:bookmarkStart w:id="116" w:name="_Ref44872300"/>
                      <w:r w:rsidRPr="00577A17">
                        <w:rPr>
                          <w:rFonts w:ascii="Times New Roman" w:hAnsi="Times New Roman" w:cs="Times New Roman"/>
                          <w:sz w:val="20"/>
                        </w:rPr>
                        <w:t xml:space="preserve">Figura </w:t>
                      </w:r>
                      <w:r w:rsidRPr="00577A17">
                        <w:rPr>
                          <w:rFonts w:ascii="Times New Roman" w:hAnsi="Times New Roman" w:cs="Times New Roman"/>
                          <w:sz w:val="20"/>
                        </w:rPr>
                        <w:fldChar w:fldCharType="begin"/>
                      </w:r>
                      <w:r w:rsidRPr="00577A17">
                        <w:rPr>
                          <w:rFonts w:ascii="Times New Roman" w:hAnsi="Times New Roman" w:cs="Times New Roman"/>
                          <w:sz w:val="20"/>
                        </w:rPr>
                        <w:instrText xml:space="preserve"> SEQ Figura \* ARABIC </w:instrText>
                      </w:r>
                      <w:r w:rsidRPr="00577A17">
                        <w:rPr>
                          <w:rFonts w:ascii="Times New Roman" w:hAnsi="Times New Roman" w:cs="Times New Roman"/>
                          <w:sz w:val="20"/>
                        </w:rPr>
                        <w:fldChar w:fldCharType="separate"/>
                      </w:r>
                      <w:r w:rsidR="00E63146">
                        <w:rPr>
                          <w:rFonts w:ascii="Times New Roman" w:hAnsi="Times New Roman" w:cs="Times New Roman"/>
                          <w:noProof/>
                          <w:sz w:val="20"/>
                        </w:rPr>
                        <w:t>27</w:t>
                      </w:r>
                      <w:r w:rsidRPr="00577A17">
                        <w:rPr>
                          <w:rFonts w:ascii="Times New Roman" w:hAnsi="Times New Roman" w:cs="Times New Roman"/>
                          <w:sz w:val="20"/>
                        </w:rPr>
                        <w:fldChar w:fldCharType="end"/>
                      </w:r>
                      <w:bookmarkEnd w:id="116"/>
                      <w:r w:rsidRPr="00577A17">
                        <w:rPr>
                          <w:rFonts w:ascii="Times New Roman" w:hAnsi="Times New Roman" w:cs="Times New Roman"/>
                          <w:sz w:val="20"/>
                        </w:rPr>
                        <w:t xml:space="preserve">. </w:t>
                      </w:r>
                      <w:r w:rsidRPr="00577A17">
                        <w:rPr>
                          <w:rFonts w:ascii="Times New Roman" w:hAnsi="Times New Roman" w:cs="Times New Roman"/>
                          <w:i w:val="0"/>
                          <w:sz w:val="20"/>
                        </w:rPr>
                        <w:t>Diagrama de bloques del sistema transmisor.</w:t>
                      </w:r>
                    </w:p>
                  </w:txbxContent>
                </v:textbox>
                <w10:wrap type="square"/>
              </v:shape>
            </w:pict>
          </mc:Fallback>
        </mc:AlternateContent>
      </w:r>
      <w:r>
        <w:rPr>
          <w:noProof/>
        </w:rPr>
        <w:drawing>
          <wp:anchor distT="0" distB="0" distL="114300" distR="114300" simplePos="0" relativeHeight="251747328" behindDoc="0" locked="0" layoutInCell="1" allowOverlap="1" wp14:anchorId="1C01E716" wp14:editId="427E4E8C">
            <wp:simplePos x="0" y="0"/>
            <wp:positionH relativeFrom="column">
              <wp:posOffset>-41910</wp:posOffset>
            </wp:positionH>
            <wp:positionV relativeFrom="paragraph">
              <wp:posOffset>160</wp:posOffset>
            </wp:positionV>
            <wp:extent cx="5505450" cy="3096735"/>
            <wp:effectExtent l="0" t="0" r="0" b="254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igo.jpg"/>
                    <pic:cNvPicPr/>
                  </pic:nvPicPr>
                  <pic:blipFill>
                    <a:blip r:embed="rId44">
                      <a:extLst>
                        <a:ext uri="{28A0092B-C50C-407E-A947-70E740481C1C}">
                          <a14:useLocalDpi xmlns:a14="http://schemas.microsoft.com/office/drawing/2010/main" val="0"/>
                        </a:ext>
                      </a:extLst>
                    </a:blip>
                    <a:stretch>
                      <a:fillRect/>
                    </a:stretch>
                  </pic:blipFill>
                  <pic:spPr>
                    <a:xfrm>
                      <a:off x="0" y="0"/>
                      <a:ext cx="5509426" cy="3098971"/>
                    </a:xfrm>
                    <a:prstGeom prst="rect">
                      <a:avLst/>
                    </a:prstGeom>
                  </pic:spPr>
                </pic:pic>
              </a:graphicData>
            </a:graphic>
            <wp14:sizeRelH relativeFrom="page">
              <wp14:pctWidth>0</wp14:pctWidth>
            </wp14:sizeRelH>
            <wp14:sizeRelV relativeFrom="page">
              <wp14:pctHeight>0</wp14:pctHeight>
            </wp14:sizeRelV>
          </wp:anchor>
        </w:drawing>
      </w:r>
    </w:p>
    <w:p w14:paraId="1895E952" w14:textId="20D86B91" w:rsidR="00C54E46" w:rsidRDefault="00471EB5" w:rsidP="00C54E46">
      <w:pPr>
        <w:pStyle w:val="Prrafodelista"/>
        <w:numPr>
          <w:ilvl w:val="0"/>
          <w:numId w:val="9"/>
        </w:numPr>
        <w:spacing w:line="360" w:lineRule="auto"/>
        <w:jc w:val="both"/>
        <w:rPr>
          <w:rFonts w:ascii="Times New Roman" w:hAnsi="Times New Roman" w:cs="Times New Roman"/>
          <w:sz w:val="22"/>
        </w:rPr>
      </w:pPr>
      <w:r w:rsidRPr="00C54E46">
        <w:rPr>
          <w:rFonts w:ascii="Times New Roman" w:hAnsi="Times New Roman" w:cs="Times New Roman"/>
          <w:b/>
          <w:sz w:val="22"/>
        </w:rPr>
        <w:t>Decisor</w:t>
      </w:r>
      <w:r w:rsidR="00BD11F0" w:rsidRPr="00C54E46">
        <w:rPr>
          <w:rFonts w:ascii="Times New Roman" w:hAnsi="Times New Roman" w:cs="Times New Roman"/>
          <w:b/>
          <w:sz w:val="22"/>
        </w:rPr>
        <w:t xml:space="preserve">. </w:t>
      </w:r>
      <w:r w:rsidR="00C54E46" w:rsidRPr="00C54E46">
        <w:rPr>
          <w:rFonts w:ascii="Times New Roman" w:hAnsi="Times New Roman" w:cs="Times New Roman"/>
          <w:sz w:val="22"/>
        </w:rPr>
        <w:t>En las comunicaciones inalámbricas, la relación señal/interferencia (SIR) es un parámetro predominante que caracteriza el rendimiento del sistema. Especialmente para las cuestiones de asignación de recursos radioeléctricos, como el traspaso, la asignación dinámica de canales, el control de potencia, etc. El sistema debe tener en cuenta las mediciones de la SIR.  La información precisa de la calidad de los enlaces radioeléctricos es la clave para prestar servicios de alta velocidad de datos. Sin embargo, en la práctica, la estimación de la SIR requiere de muchos cálculos. El mayor desafío para su estimación es encontrar una forma eficiente de separar la señal deseada de la interferencia.</w:t>
      </w:r>
    </w:p>
    <w:p w14:paraId="29A36654" w14:textId="06D85824" w:rsidR="00C54E46" w:rsidRPr="00C54E46" w:rsidRDefault="00C54E46" w:rsidP="00C54E46">
      <w:pPr>
        <w:pStyle w:val="Prrafodelista"/>
        <w:spacing w:line="360" w:lineRule="auto"/>
        <w:ind w:left="360"/>
        <w:jc w:val="both"/>
        <w:rPr>
          <w:rFonts w:ascii="Times New Roman" w:hAnsi="Times New Roman" w:cs="Times New Roman"/>
          <w:sz w:val="22"/>
        </w:rPr>
      </w:pPr>
    </w:p>
    <w:p w14:paraId="6CC96FFD" w14:textId="77777777" w:rsidR="00C54E46" w:rsidRDefault="00C54E46" w:rsidP="00C54E46">
      <w:pPr>
        <w:pStyle w:val="Prrafodelista"/>
        <w:spacing w:line="360" w:lineRule="auto"/>
        <w:ind w:left="360"/>
        <w:jc w:val="both"/>
        <w:rPr>
          <w:rFonts w:ascii="Times New Roman" w:hAnsi="Times New Roman" w:cs="Times New Roman"/>
          <w:sz w:val="22"/>
        </w:rPr>
      </w:pPr>
      <w:r w:rsidRPr="00C54E46">
        <w:rPr>
          <w:rFonts w:ascii="Times New Roman" w:hAnsi="Times New Roman" w:cs="Times New Roman"/>
          <w:sz w:val="22"/>
        </w:rPr>
        <w:t>Este apartado se encarga de cuantificar la calidad de la señal en el transmisor, usando un promedio de la SIR para determinar si el símbolo puede ser codificado o no a partir de un umbral dado.</w:t>
      </w:r>
      <w:r w:rsidRPr="00126BB9">
        <w:t xml:space="preserve"> </w:t>
      </w:r>
      <w:r w:rsidRPr="00C54E46">
        <w:rPr>
          <w:rFonts w:ascii="Times New Roman" w:hAnsi="Times New Roman" w:cs="Times New Roman"/>
          <w:sz w:val="22"/>
        </w:rPr>
        <w:t xml:space="preserve">La SIR, como se mencionó anteriormente, es una pieza importante en el mundo de la ingeniería de las comunicaciones, ya que indica la calidad de un enlace entre un transmisor y un receptor. La mayoría de los métodos actuales resolvieron el problema de la estimación del SIR separando la señal portadora de información y la interferencia más el ruido de la señal total recibida. Una vez que se conoce la parte de la señal o la parte de la interferencia más el ruido, podemos obtener fácilmente el SIR del canal. </w:t>
      </w:r>
    </w:p>
    <w:p w14:paraId="793443A6" w14:textId="77777777" w:rsidR="00C54E46" w:rsidRDefault="00C54E46" w:rsidP="00C54E46">
      <w:pPr>
        <w:pStyle w:val="Prrafodelista"/>
        <w:spacing w:line="360" w:lineRule="auto"/>
        <w:ind w:left="360"/>
        <w:jc w:val="both"/>
        <w:rPr>
          <w:rFonts w:ascii="Times New Roman" w:hAnsi="Times New Roman" w:cs="Times New Roman"/>
          <w:sz w:val="22"/>
        </w:rPr>
      </w:pPr>
    </w:p>
    <w:p w14:paraId="71929F95" w14:textId="3B396FB4" w:rsidR="00C54E46" w:rsidRDefault="00C54E46" w:rsidP="00C54E46">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En lo referente al proyecto, la interferencia vendrá dada por la diferencia entre las imágenes iniciales y finales de cada símbolo. La potencia dependerá de los píxeles que superen el umbral de sensibilidad del canal azul (los v</w:t>
      </w:r>
      <w:r w:rsidRPr="00A96B8D">
        <w:rPr>
          <w:rFonts w:ascii="Times New Roman" w:hAnsi="Times New Roman" w:cs="Times New Roman"/>
          <w:sz w:val="22"/>
        </w:rPr>
        <w:t>alor</w:t>
      </w:r>
      <w:r>
        <w:rPr>
          <w:rFonts w:ascii="Times New Roman" w:hAnsi="Times New Roman" w:cs="Times New Roman"/>
          <w:sz w:val="22"/>
        </w:rPr>
        <w:t>es</w:t>
      </w:r>
      <w:r w:rsidRPr="00A96B8D">
        <w:rPr>
          <w:rFonts w:ascii="Times New Roman" w:hAnsi="Times New Roman" w:cs="Times New Roman"/>
          <w:sz w:val="22"/>
        </w:rPr>
        <w:t xml:space="preserve"> mínimo</w:t>
      </w:r>
      <w:r>
        <w:rPr>
          <w:rFonts w:ascii="Times New Roman" w:hAnsi="Times New Roman" w:cs="Times New Roman"/>
          <w:sz w:val="22"/>
        </w:rPr>
        <w:t>s</w:t>
      </w:r>
      <w:r w:rsidRPr="00A96B8D">
        <w:rPr>
          <w:rFonts w:ascii="Times New Roman" w:hAnsi="Times New Roman" w:cs="Times New Roman"/>
          <w:sz w:val="22"/>
        </w:rPr>
        <w:t xml:space="preserve"> </w:t>
      </w:r>
      <w:r>
        <w:rPr>
          <w:rFonts w:ascii="Times New Roman" w:hAnsi="Times New Roman" w:cs="Times New Roman"/>
          <w:sz w:val="22"/>
        </w:rPr>
        <w:t xml:space="preserve">y máximos </w:t>
      </w:r>
      <w:r w:rsidRPr="00A96B8D">
        <w:rPr>
          <w:rFonts w:ascii="Times New Roman" w:hAnsi="Times New Roman" w:cs="Times New Roman"/>
          <w:sz w:val="22"/>
        </w:rPr>
        <w:t xml:space="preserve">de azul para asegurar </w:t>
      </w:r>
      <w:r w:rsidRPr="00A96B8D">
        <w:rPr>
          <w:rFonts w:ascii="Times New Roman" w:hAnsi="Times New Roman" w:cs="Times New Roman"/>
          <w:sz w:val="22"/>
        </w:rPr>
        <w:lastRenderedPageBreak/>
        <w:t>la detección</w:t>
      </w:r>
      <w:r>
        <w:rPr>
          <w:rFonts w:ascii="Times New Roman" w:hAnsi="Times New Roman" w:cs="Times New Roman"/>
          <w:sz w:val="22"/>
        </w:rPr>
        <w:t xml:space="preserve"> del código es de 50 y 250), de la conformación de pulsos y del valor de alpha utilizado. De esta forma obtenemos la SIR:</w:t>
      </w:r>
    </w:p>
    <w:p w14:paraId="257F10CD" w14:textId="16B45C18" w:rsidR="00C54E46" w:rsidRDefault="00C54E46" w:rsidP="00C54E46">
      <w:pPr>
        <w:pStyle w:val="Prrafodelista"/>
        <w:spacing w:line="360" w:lineRule="auto"/>
        <w:ind w:left="360"/>
        <w:jc w:val="both"/>
        <w:rPr>
          <w:rFonts w:ascii="Times New Roman" w:hAnsi="Times New Roman" w:cs="Times New Roman"/>
          <w:sz w:val="22"/>
        </w:rPr>
      </w:pPr>
    </w:p>
    <w:p w14:paraId="7EE678C2" w14:textId="77777777" w:rsidR="00C54E46" w:rsidRPr="00716E3E" w:rsidRDefault="00C54E46" w:rsidP="00C54E46">
      <w:pPr>
        <w:spacing w:line="360" w:lineRule="auto"/>
        <w:ind w:left="1416" w:firstLine="708"/>
        <w:jc w:val="center"/>
        <w:rPr>
          <w:rFonts w:ascii="Times New Roman" w:hAnsi="Times New Roman" w:cs="Times New Roman"/>
          <w:sz w:val="22"/>
          <w:szCs w:val="22"/>
        </w:rPr>
      </w:pPr>
      <m:oMath>
        <m:r>
          <w:rPr>
            <w:rFonts w:ascii="Cambria Math" w:eastAsiaTheme="minorEastAsia" w:hAnsi="Cambria Math" w:cs="Times New Roman"/>
            <w:sz w:val="22"/>
            <w:szCs w:val="22"/>
          </w:rPr>
          <m:t>imgDif=imgFinal-imgInicial</m:t>
        </m:r>
      </m:oMath>
      <w:r w:rsidRPr="00716E3E">
        <w:rPr>
          <w:rFonts w:ascii="Times New Roman" w:eastAsiaTheme="minorEastAsia" w:hAnsi="Times New Roman" w:cs="Times New Roman"/>
          <w:sz w:val="22"/>
          <w:szCs w:val="22"/>
        </w:rPr>
        <w:t xml:space="preserve"> </w:t>
      </w:r>
      <w:r w:rsidRPr="00716E3E">
        <w:rPr>
          <w:rFonts w:ascii="Times New Roman" w:eastAsiaTheme="minorEastAsia" w:hAnsi="Times New Roman" w:cs="Times New Roman"/>
          <w:sz w:val="22"/>
          <w:szCs w:val="22"/>
        </w:rPr>
        <w:tab/>
      </w:r>
      <w:r w:rsidRPr="00716E3E">
        <w:rPr>
          <w:rFonts w:ascii="Times New Roman" w:eastAsiaTheme="minorEastAsia" w:hAnsi="Times New Roman" w:cs="Times New Roman"/>
          <w:sz w:val="22"/>
          <w:szCs w:val="22"/>
        </w:rPr>
        <w:tab/>
      </w:r>
      <w:r w:rsidRPr="00716E3E">
        <w:rPr>
          <w:rFonts w:ascii="Times New Roman" w:eastAsiaTheme="minorEastAsia" w:hAnsi="Times New Roman" w:cs="Times New Roman"/>
          <w:sz w:val="22"/>
          <w:szCs w:val="22"/>
        </w:rPr>
        <w:tab/>
      </w:r>
      <m:oMath>
        <m:r>
          <w:rPr>
            <w:rFonts w:ascii="Cambria Math" w:eastAsiaTheme="minorEastAsia" w:hAnsi="Cambria Math" w:cs="Times New Roman"/>
            <w:sz w:val="22"/>
            <w:szCs w:val="22"/>
          </w:rPr>
          <m:t>[Ecuación X]</m:t>
        </m:r>
      </m:oMath>
    </w:p>
    <w:p w14:paraId="6AB3A655" w14:textId="77777777" w:rsidR="00C54E46" w:rsidRPr="00716E3E" w:rsidRDefault="00C54E46" w:rsidP="00C54E46">
      <w:pPr>
        <w:spacing w:line="360" w:lineRule="auto"/>
        <w:jc w:val="center"/>
        <w:rPr>
          <w:rFonts w:ascii="Times New Roman" w:eastAsiaTheme="minorEastAsia" w:hAnsi="Times New Roman" w:cs="Times New Roman"/>
          <w:sz w:val="22"/>
          <w:szCs w:val="22"/>
        </w:rPr>
      </w:pPr>
    </w:p>
    <w:p w14:paraId="0900EE76" w14:textId="77777777" w:rsidR="00C54E46" w:rsidRPr="00716E3E" w:rsidRDefault="00C54E46" w:rsidP="00C54E46">
      <w:pPr>
        <w:spacing w:line="360" w:lineRule="auto"/>
        <w:ind w:left="2124" w:firstLine="708"/>
        <w:jc w:val="center"/>
        <w:rPr>
          <w:rFonts w:ascii="Times New Roman" w:hAnsi="Times New Roman" w:cs="Times New Roman"/>
          <w:sz w:val="22"/>
          <w:szCs w:val="22"/>
        </w:rPr>
      </w:pPr>
      <m:oMath>
        <m:r>
          <w:rPr>
            <w:rFonts w:ascii="Cambria Math" w:eastAsiaTheme="minorEastAsia" w:hAnsi="Cambria Math" w:cs="Times New Roman"/>
            <w:sz w:val="22"/>
            <w:szCs w:val="22"/>
          </w:rPr>
          <m:t>I=mean(imgDi</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f</m:t>
            </m:r>
          </m:e>
          <m:sup>
            <m:r>
              <w:rPr>
                <w:rFonts w:ascii="Cambria Math" w:eastAsiaTheme="minorEastAsia" w:hAnsi="Cambria Math" w:cs="Times New Roman"/>
                <w:sz w:val="22"/>
                <w:szCs w:val="22"/>
              </w:rPr>
              <m:t>2</m:t>
            </m:r>
          </m:sup>
        </m:sSup>
        <m:r>
          <w:rPr>
            <w:rFonts w:ascii="Cambria Math" w:eastAsiaTheme="minorEastAsia" w:hAnsi="Cambria Math" w:cs="Times New Roman"/>
            <w:sz w:val="22"/>
            <w:szCs w:val="22"/>
          </w:rPr>
          <m:t>)</m:t>
        </m:r>
      </m:oMath>
      <w:r w:rsidRPr="00716E3E">
        <w:rPr>
          <w:rFonts w:ascii="Times New Roman" w:eastAsiaTheme="minorEastAsia" w:hAnsi="Times New Roman" w:cs="Times New Roman"/>
          <w:sz w:val="22"/>
          <w:szCs w:val="22"/>
        </w:rPr>
        <w:tab/>
      </w:r>
      <w:r w:rsidRPr="00716E3E">
        <w:rPr>
          <w:rFonts w:ascii="Times New Roman" w:eastAsiaTheme="minorEastAsia" w:hAnsi="Times New Roman" w:cs="Times New Roman"/>
          <w:sz w:val="22"/>
          <w:szCs w:val="22"/>
        </w:rPr>
        <w:tab/>
      </w:r>
      <w:r w:rsidRPr="00716E3E">
        <w:rPr>
          <w:rFonts w:ascii="Times New Roman" w:eastAsiaTheme="minorEastAsia" w:hAnsi="Times New Roman" w:cs="Times New Roman"/>
          <w:sz w:val="22"/>
          <w:szCs w:val="22"/>
        </w:rPr>
        <w:tab/>
      </w:r>
      <w:r w:rsidRPr="00716E3E">
        <w:rPr>
          <w:rFonts w:ascii="Times New Roman" w:eastAsiaTheme="minorEastAsia" w:hAnsi="Times New Roman" w:cs="Times New Roman"/>
          <w:sz w:val="22"/>
          <w:szCs w:val="22"/>
        </w:rPr>
        <w:tab/>
        <w:t xml:space="preserve"> </w:t>
      </w:r>
      <m:oMath>
        <m:r>
          <w:rPr>
            <w:rFonts w:ascii="Cambria Math" w:eastAsiaTheme="minorEastAsia" w:hAnsi="Cambria Math" w:cs="Times New Roman"/>
            <w:sz w:val="22"/>
            <w:szCs w:val="22"/>
          </w:rPr>
          <m:t>[Ecuación X]</m:t>
        </m:r>
      </m:oMath>
    </w:p>
    <w:p w14:paraId="03C8E7B5" w14:textId="77777777" w:rsidR="00C54E46" w:rsidRPr="00716E3E" w:rsidRDefault="00C54E46" w:rsidP="00C54E46">
      <w:pPr>
        <w:spacing w:line="360" w:lineRule="auto"/>
        <w:jc w:val="center"/>
        <w:rPr>
          <w:rFonts w:ascii="Times New Roman" w:eastAsiaTheme="minorEastAsia" w:hAnsi="Times New Roman" w:cs="Times New Roman"/>
          <w:sz w:val="22"/>
          <w:szCs w:val="22"/>
        </w:rPr>
      </w:pPr>
    </w:p>
    <w:p w14:paraId="4D6DBF21" w14:textId="77777777" w:rsidR="00C54E46" w:rsidRPr="00716E3E" w:rsidRDefault="00C54E46" w:rsidP="00C54E46">
      <w:pPr>
        <w:spacing w:line="360" w:lineRule="auto"/>
        <w:ind w:left="1416" w:firstLine="708"/>
        <w:jc w:val="center"/>
        <w:rPr>
          <w:rFonts w:ascii="Times New Roman" w:hAnsi="Times New Roman" w:cs="Times New Roman"/>
          <w:sz w:val="22"/>
          <w:szCs w:val="22"/>
        </w:rPr>
      </w:pPr>
      <m:oMath>
        <m:r>
          <w:rPr>
            <w:rFonts w:ascii="Cambria Math" w:eastAsiaTheme="minorEastAsia" w:hAnsi="Cambria Math" w:cs="Times New Roman"/>
            <w:sz w:val="22"/>
            <w:szCs w:val="22"/>
          </w:rPr>
          <m:t>S=proportion*shapin</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g</m:t>
            </m:r>
          </m:e>
          <m:sup>
            <m:r>
              <w:rPr>
                <w:rFonts w:ascii="Cambria Math" w:eastAsiaTheme="minorEastAsia" w:hAnsi="Cambria Math" w:cs="Times New Roman"/>
                <w:sz w:val="22"/>
                <w:szCs w:val="22"/>
              </w:rPr>
              <m:t>2</m:t>
            </m:r>
          </m:sup>
        </m:sSup>
        <m:r>
          <w:rPr>
            <w:rFonts w:ascii="Cambria Math" w:eastAsiaTheme="minorEastAsia" w:hAnsi="Cambria Math" w:cs="Times New Roman"/>
            <w:sz w:val="22"/>
            <w:szCs w:val="22"/>
          </w:rPr>
          <m:t>*alph</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a</m:t>
            </m:r>
          </m:e>
          <m:sup>
            <m:r>
              <w:rPr>
                <w:rFonts w:ascii="Cambria Math" w:eastAsiaTheme="minorEastAsia" w:hAnsi="Cambria Math" w:cs="Times New Roman"/>
                <w:sz w:val="22"/>
                <w:szCs w:val="22"/>
              </w:rPr>
              <m:t>2</m:t>
            </m:r>
          </m:sup>
        </m:sSup>
      </m:oMath>
      <w:r w:rsidRPr="00716E3E">
        <w:rPr>
          <w:rFonts w:ascii="Times New Roman" w:eastAsiaTheme="minorEastAsia" w:hAnsi="Times New Roman" w:cs="Times New Roman"/>
          <w:sz w:val="22"/>
          <w:szCs w:val="22"/>
        </w:rPr>
        <w:t xml:space="preserve"> </w:t>
      </w:r>
      <w:r w:rsidRPr="00716E3E">
        <w:rPr>
          <w:rFonts w:ascii="Times New Roman" w:eastAsiaTheme="minorEastAsia" w:hAnsi="Times New Roman" w:cs="Times New Roman"/>
          <w:sz w:val="22"/>
          <w:szCs w:val="22"/>
        </w:rPr>
        <w:tab/>
      </w:r>
      <w:r w:rsidRPr="00716E3E">
        <w:rPr>
          <w:rFonts w:ascii="Times New Roman" w:eastAsiaTheme="minorEastAsia" w:hAnsi="Times New Roman" w:cs="Times New Roman"/>
          <w:sz w:val="22"/>
          <w:szCs w:val="22"/>
        </w:rPr>
        <w:tab/>
      </w:r>
      <m:oMath>
        <m:r>
          <w:rPr>
            <w:rFonts w:ascii="Cambria Math" w:eastAsiaTheme="minorEastAsia" w:hAnsi="Cambria Math" w:cs="Times New Roman"/>
            <w:sz w:val="22"/>
            <w:szCs w:val="22"/>
          </w:rPr>
          <m:t>[Ecuación X]</m:t>
        </m:r>
      </m:oMath>
    </w:p>
    <w:p w14:paraId="064A2D8F" w14:textId="77777777" w:rsidR="00C54E46" w:rsidRPr="00716E3E" w:rsidRDefault="00C54E46" w:rsidP="00C54E46">
      <w:pPr>
        <w:spacing w:line="360" w:lineRule="auto"/>
        <w:ind w:firstLine="360"/>
        <w:jc w:val="center"/>
        <w:rPr>
          <w:rFonts w:ascii="Times New Roman" w:eastAsiaTheme="minorEastAsia" w:hAnsi="Times New Roman" w:cs="Times New Roman"/>
          <w:sz w:val="22"/>
          <w:szCs w:val="22"/>
        </w:rPr>
      </w:pPr>
    </w:p>
    <w:p w14:paraId="66C26EE2" w14:textId="3AE0724B" w:rsidR="00C54E46" w:rsidRDefault="00C54E46" w:rsidP="00C54E46">
      <w:pPr>
        <w:spacing w:line="360" w:lineRule="auto"/>
        <w:ind w:left="2124" w:firstLine="708"/>
        <w:jc w:val="center"/>
        <w:rPr>
          <w:rFonts w:ascii="Times New Roman" w:eastAsiaTheme="minorEastAsia" w:hAnsi="Times New Roman" w:cs="Times New Roman"/>
          <w:sz w:val="22"/>
          <w:szCs w:val="22"/>
        </w:rPr>
      </w:pPr>
      <m:oMath>
        <m:r>
          <w:rPr>
            <w:rFonts w:ascii="Cambria Math" w:eastAsiaTheme="minorEastAsia" w:hAnsi="Cambria Math" w:cs="Times New Roman"/>
            <w:sz w:val="22"/>
            <w:szCs w:val="22"/>
          </w:rPr>
          <m:t>SIR=10*</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log</m:t>
            </m:r>
          </m:fName>
          <m:e>
            <m:d>
              <m:dPr>
                <m:ctrlPr>
                  <w:rPr>
                    <w:rFonts w:ascii="Cambria Math" w:eastAsiaTheme="minorEastAsia" w:hAnsi="Cambria Math" w:cs="Times New Roman"/>
                    <w:i/>
                    <w:sz w:val="22"/>
                    <w:szCs w:val="22"/>
                  </w:rPr>
                </m:ctrlPr>
              </m:dPr>
              <m:e>
                <m:f>
                  <m:fPr>
                    <m:ctrlPr>
                      <w:rPr>
                        <w:rFonts w:ascii="Cambria Math" w:eastAsiaTheme="minorEastAsia" w:hAnsi="Cambria Math" w:cs="Times New Roman"/>
                        <w:i/>
                        <w:sz w:val="22"/>
                        <w:szCs w:val="22"/>
                      </w:rPr>
                    </m:ctrlPr>
                  </m:fPr>
                  <m:num>
                    <m:r>
                      <w:rPr>
                        <w:rFonts w:ascii="Cambria Math" w:eastAsiaTheme="minorEastAsia" w:hAnsi="Cambria Math" w:cs="Times New Roman"/>
                        <w:sz w:val="22"/>
                        <w:szCs w:val="22"/>
                      </w:rPr>
                      <m:t>S</m:t>
                    </m:r>
                  </m:num>
                  <m:den>
                    <m:r>
                      <w:rPr>
                        <w:rFonts w:ascii="Cambria Math" w:eastAsiaTheme="minorEastAsia" w:hAnsi="Cambria Math" w:cs="Times New Roman"/>
                        <w:sz w:val="22"/>
                        <w:szCs w:val="22"/>
                      </w:rPr>
                      <m:t>I</m:t>
                    </m:r>
                  </m:den>
                </m:f>
              </m:e>
            </m:d>
          </m:e>
        </m:func>
      </m:oMath>
      <w:r w:rsidRPr="00716E3E">
        <w:rPr>
          <w:rFonts w:ascii="Times New Roman" w:eastAsiaTheme="minorEastAsia" w:hAnsi="Times New Roman" w:cs="Times New Roman"/>
          <w:sz w:val="22"/>
          <w:szCs w:val="22"/>
        </w:rPr>
        <w:t xml:space="preserve">  </w:t>
      </w:r>
      <w:r w:rsidRPr="00716E3E">
        <w:rPr>
          <w:rFonts w:ascii="Times New Roman" w:eastAsiaTheme="minorEastAsia" w:hAnsi="Times New Roman" w:cs="Times New Roman"/>
          <w:sz w:val="22"/>
          <w:szCs w:val="22"/>
        </w:rPr>
        <w:tab/>
      </w:r>
      <w:r w:rsidRPr="00716E3E">
        <w:rPr>
          <w:rFonts w:ascii="Times New Roman" w:eastAsiaTheme="minorEastAsia" w:hAnsi="Times New Roman" w:cs="Times New Roman"/>
          <w:sz w:val="22"/>
          <w:szCs w:val="22"/>
        </w:rPr>
        <w:tab/>
      </w:r>
      <w:r>
        <w:rPr>
          <w:rFonts w:ascii="Times New Roman" w:eastAsiaTheme="minorEastAsia" w:hAnsi="Times New Roman" w:cs="Times New Roman"/>
          <w:sz w:val="22"/>
          <w:szCs w:val="22"/>
        </w:rPr>
        <w:tab/>
      </w:r>
      <w:r w:rsidRPr="00716E3E">
        <w:rPr>
          <w:rFonts w:ascii="Times New Roman" w:eastAsiaTheme="minorEastAsia" w:hAnsi="Times New Roman" w:cs="Times New Roman"/>
          <w:sz w:val="22"/>
          <w:szCs w:val="22"/>
        </w:rPr>
        <w:tab/>
      </w:r>
      <m:oMath>
        <m:r>
          <w:rPr>
            <w:rFonts w:ascii="Cambria Math" w:eastAsiaTheme="minorEastAsia" w:hAnsi="Cambria Math" w:cs="Times New Roman"/>
            <w:sz w:val="22"/>
            <w:szCs w:val="22"/>
          </w:rPr>
          <m:t>[Ecuación X]</m:t>
        </m:r>
      </m:oMath>
    </w:p>
    <w:p w14:paraId="4FBDD530" w14:textId="40A87E1C" w:rsidR="00C54E46" w:rsidRDefault="00C54E46" w:rsidP="00C54E46">
      <w:pPr>
        <w:spacing w:line="360" w:lineRule="auto"/>
        <w:rPr>
          <w:rFonts w:ascii="Times New Roman" w:hAnsi="Times New Roman" w:cs="Times New Roman"/>
          <w:sz w:val="22"/>
          <w:szCs w:val="22"/>
        </w:rPr>
      </w:pPr>
    </w:p>
    <w:p w14:paraId="36194AF3" w14:textId="77777777" w:rsidR="00C54E46" w:rsidRDefault="00C54E46" w:rsidP="00C54E46">
      <w:pPr>
        <w:pStyle w:val="Prrafodelista"/>
        <w:spacing w:line="360" w:lineRule="auto"/>
        <w:ind w:left="360"/>
        <w:jc w:val="both"/>
        <w:rPr>
          <w:rFonts w:ascii="Times New Roman" w:hAnsi="Times New Roman" w:cs="Times New Roman"/>
          <w:sz w:val="22"/>
        </w:rPr>
      </w:pPr>
      <w:r w:rsidRPr="00C54E46">
        <w:rPr>
          <w:rFonts w:ascii="Times New Roman" w:hAnsi="Times New Roman" w:cs="Times New Roman"/>
          <w:sz w:val="22"/>
        </w:rPr>
        <w:t xml:space="preserve">Donde, </w:t>
      </w:r>
      <w:r w:rsidRPr="00C54E46">
        <w:rPr>
          <w:rFonts w:ascii="Times New Roman" w:hAnsi="Times New Roman" w:cs="Times New Roman"/>
          <w:i/>
          <w:sz w:val="22"/>
        </w:rPr>
        <w:t>imgDif</w:t>
      </w:r>
      <w:r w:rsidRPr="00C54E46">
        <w:rPr>
          <w:rFonts w:ascii="Times New Roman" w:hAnsi="Times New Roman" w:cs="Times New Roman"/>
          <w:sz w:val="22"/>
        </w:rPr>
        <w:t xml:space="preserve"> es la imagen diferencia de la imagen final e inicial de un símbolo cualesquiera, </w:t>
      </w:r>
      <w:r w:rsidRPr="00C54E46">
        <w:rPr>
          <w:rFonts w:ascii="Times New Roman" w:hAnsi="Times New Roman" w:cs="Times New Roman"/>
          <w:i/>
          <w:sz w:val="22"/>
        </w:rPr>
        <w:t>I</w:t>
      </w:r>
      <w:r w:rsidRPr="00C54E46">
        <w:rPr>
          <w:rFonts w:ascii="Times New Roman" w:hAnsi="Times New Roman" w:cs="Times New Roman"/>
          <w:sz w:val="22"/>
        </w:rPr>
        <w:t xml:space="preserve"> es la interferencia, </w:t>
      </w:r>
      <w:r w:rsidRPr="00C54E46">
        <w:rPr>
          <w:rFonts w:ascii="Times New Roman" w:hAnsi="Times New Roman" w:cs="Times New Roman"/>
          <w:i/>
          <w:sz w:val="22"/>
        </w:rPr>
        <w:t>S</w:t>
      </w:r>
      <w:r w:rsidRPr="00C54E46">
        <w:rPr>
          <w:rFonts w:ascii="Times New Roman" w:hAnsi="Times New Roman" w:cs="Times New Roman"/>
          <w:sz w:val="22"/>
        </w:rPr>
        <w:t xml:space="preserve"> es la señal de potencia, </w:t>
      </w:r>
      <w:r w:rsidRPr="00C54E46">
        <w:rPr>
          <w:rFonts w:ascii="Times New Roman" w:hAnsi="Times New Roman" w:cs="Times New Roman"/>
          <w:i/>
          <w:sz w:val="22"/>
        </w:rPr>
        <w:t>proportion</w:t>
      </w:r>
      <w:r w:rsidRPr="00C54E46">
        <w:rPr>
          <w:rFonts w:ascii="Times New Roman" w:hAnsi="Times New Roman" w:cs="Times New Roman"/>
          <w:sz w:val="22"/>
        </w:rPr>
        <w:t xml:space="preserve"> es la cantidad de píxeles que superan el umbral de detección, </w:t>
      </w:r>
      <w:r w:rsidRPr="00C54E46">
        <w:rPr>
          <w:rFonts w:ascii="Times New Roman" w:hAnsi="Times New Roman" w:cs="Times New Roman"/>
          <w:i/>
          <w:sz w:val="22"/>
        </w:rPr>
        <w:t>shaping</w:t>
      </w:r>
      <w:r w:rsidRPr="00C54E46">
        <w:rPr>
          <w:rFonts w:ascii="Times New Roman" w:hAnsi="Times New Roman" w:cs="Times New Roman"/>
          <w:sz w:val="22"/>
        </w:rPr>
        <w:t xml:space="preserve"> es la forma del pulso conformado y </w:t>
      </w:r>
      <w:r w:rsidRPr="00C54E46">
        <w:rPr>
          <w:rFonts w:ascii="Times New Roman" w:hAnsi="Times New Roman" w:cs="Times New Roman"/>
          <w:i/>
          <w:sz w:val="22"/>
        </w:rPr>
        <w:t>alpha</w:t>
      </w:r>
      <w:r w:rsidRPr="00C54E46">
        <w:rPr>
          <w:rFonts w:ascii="Times New Roman" w:hAnsi="Times New Roman" w:cs="Times New Roman"/>
          <w:sz w:val="22"/>
        </w:rPr>
        <w:t xml:space="preserve"> es el valor de intensidad por el que va multiplicado nuestro código, referente a la invisibilidad de este.</w:t>
      </w:r>
    </w:p>
    <w:p w14:paraId="270224C8" w14:textId="77777777" w:rsidR="00C54E46" w:rsidRDefault="00C54E46" w:rsidP="00C54E46">
      <w:pPr>
        <w:pStyle w:val="Prrafodelista"/>
        <w:spacing w:line="360" w:lineRule="auto"/>
        <w:ind w:left="360"/>
        <w:jc w:val="both"/>
        <w:rPr>
          <w:rFonts w:ascii="Times New Roman" w:hAnsi="Times New Roman" w:cs="Times New Roman"/>
          <w:sz w:val="22"/>
        </w:rPr>
      </w:pPr>
    </w:p>
    <w:p w14:paraId="175F68F6" w14:textId="035D2286" w:rsidR="00C54E46" w:rsidRDefault="00C54E46" w:rsidP="00C54E46">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 xml:space="preserve">A la hora de determinar un valor de SIR umbral dependerá del tipo de vídeo usado para codificar, del valor de alpha y de la cantidad de frames por símbolos. De esta forma, para cada tipo vídeo y para cada combinación de los valores anteriores se deberá de realizar un estudio por cada vídeo estableciendo inicialmente una SIR para la cual todos los bits de código sean transmitidos en su totalidad (por ejemplo, -50 dB). Posteriormente, se realizaría una función de distribución acumulativa, la cual mostraría los valores de SIR en su totalidad. En el caso de uso de este proyecto, se han usado los valores de 10%, 50% y 90% para la realización de las pruebas. Esto significa que sólo se codifican el 10%, 50% y 90% de la totalidad de los bits de datos. </w:t>
      </w:r>
    </w:p>
    <w:p w14:paraId="043D0593" w14:textId="287266F0" w:rsidR="00C54E46" w:rsidRDefault="00C54E46" w:rsidP="00C54E46">
      <w:pPr>
        <w:spacing w:line="360" w:lineRule="auto"/>
        <w:jc w:val="both"/>
        <w:rPr>
          <w:rFonts w:ascii="Times New Roman" w:hAnsi="Times New Roman" w:cs="Times New Roman"/>
          <w:sz w:val="22"/>
        </w:rPr>
      </w:pPr>
    </w:p>
    <w:p w14:paraId="397AEE7D" w14:textId="5EF9735A" w:rsidR="00C54E46" w:rsidRDefault="00C54E46" w:rsidP="00C54E46">
      <w:pPr>
        <w:spacing w:line="360" w:lineRule="auto"/>
        <w:jc w:val="both"/>
        <w:rPr>
          <w:rFonts w:ascii="Times New Roman" w:hAnsi="Times New Roman" w:cs="Times New Roman"/>
          <w:sz w:val="22"/>
        </w:rPr>
      </w:pPr>
      <w:r>
        <w:rPr>
          <w:noProof/>
        </w:rPr>
        <w:lastRenderedPageBreak/>
        <mc:AlternateContent>
          <mc:Choice Requires="wps">
            <w:drawing>
              <wp:anchor distT="0" distB="0" distL="114300" distR="114300" simplePos="0" relativeHeight="251757568" behindDoc="0" locked="0" layoutInCell="1" allowOverlap="1" wp14:anchorId="22CB2CC0" wp14:editId="149AAA31">
                <wp:simplePos x="0" y="0"/>
                <wp:positionH relativeFrom="column">
                  <wp:posOffset>38100</wp:posOffset>
                </wp:positionH>
                <wp:positionV relativeFrom="paragraph">
                  <wp:posOffset>7017385</wp:posOffset>
                </wp:positionV>
                <wp:extent cx="5396230" cy="194310"/>
                <wp:effectExtent l="0" t="0" r="127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5396230" cy="194310"/>
                        </a:xfrm>
                        <a:prstGeom prst="rect">
                          <a:avLst/>
                        </a:prstGeom>
                        <a:solidFill>
                          <a:prstClr val="white"/>
                        </a:solidFill>
                        <a:ln>
                          <a:noFill/>
                        </a:ln>
                      </wps:spPr>
                      <wps:txbx>
                        <w:txbxContent>
                          <w:p w14:paraId="30853B03" w14:textId="3C741AED" w:rsidR="00C8214B" w:rsidRPr="00C54E46" w:rsidRDefault="00C8214B" w:rsidP="00C54E46">
                            <w:pPr>
                              <w:pStyle w:val="Descripcin"/>
                              <w:jc w:val="center"/>
                              <w:rPr>
                                <w:rFonts w:ascii="Times New Roman" w:hAnsi="Times New Roman" w:cs="Times New Roman"/>
                                <w:b/>
                                <w:noProof/>
                                <w:sz w:val="24"/>
                              </w:rPr>
                            </w:pPr>
                            <w:r w:rsidRPr="00C54E46">
                              <w:rPr>
                                <w:rFonts w:ascii="Times New Roman" w:hAnsi="Times New Roman" w:cs="Times New Roman"/>
                                <w:sz w:val="20"/>
                              </w:rPr>
                              <w:t xml:space="preserve">Figura </w:t>
                            </w:r>
                            <w:r w:rsidRPr="00C54E46">
                              <w:rPr>
                                <w:rFonts w:ascii="Times New Roman" w:hAnsi="Times New Roman" w:cs="Times New Roman"/>
                                <w:sz w:val="20"/>
                              </w:rPr>
                              <w:fldChar w:fldCharType="begin"/>
                            </w:r>
                            <w:r w:rsidRPr="00C54E46">
                              <w:rPr>
                                <w:rFonts w:ascii="Times New Roman" w:hAnsi="Times New Roman" w:cs="Times New Roman"/>
                                <w:sz w:val="20"/>
                              </w:rPr>
                              <w:instrText xml:space="preserve"> SEQ Figura \* ARABIC </w:instrText>
                            </w:r>
                            <w:r w:rsidRPr="00C54E46">
                              <w:rPr>
                                <w:rFonts w:ascii="Times New Roman" w:hAnsi="Times New Roman" w:cs="Times New Roman"/>
                                <w:sz w:val="20"/>
                              </w:rPr>
                              <w:fldChar w:fldCharType="separate"/>
                            </w:r>
                            <w:r w:rsidR="00E63146">
                              <w:rPr>
                                <w:rFonts w:ascii="Times New Roman" w:hAnsi="Times New Roman" w:cs="Times New Roman"/>
                                <w:noProof/>
                                <w:sz w:val="20"/>
                              </w:rPr>
                              <w:t>28</w:t>
                            </w:r>
                            <w:r w:rsidRPr="00C54E46">
                              <w:rPr>
                                <w:rFonts w:ascii="Times New Roman" w:hAnsi="Times New Roman" w:cs="Times New Roman"/>
                                <w:sz w:val="20"/>
                              </w:rPr>
                              <w:fldChar w:fldCharType="end"/>
                            </w:r>
                            <w:r w:rsidRPr="00C54E46">
                              <w:rPr>
                                <w:rFonts w:ascii="Times New Roman" w:hAnsi="Times New Roman" w:cs="Times New Roman"/>
                                <w:sz w:val="20"/>
                              </w:rPr>
                              <w:t xml:space="preserve">. </w:t>
                            </w:r>
                            <w:r w:rsidRPr="00C54E46">
                              <w:rPr>
                                <w:rFonts w:ascii="Times New Roman" w:hAnsi="Times New Roman" w:cs="Times New Roman"/>
                                <w:i w:val="0"/>
                                <w:sz w:val="20"/>
                              </w:rPr>
                              <w:t>Valores de SIR para 10%, 50% y 90% con alpha 10 y framesPerSymbol 27.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CB2CC0" id="Cuadro de texto 20" o:spid="_x0000_s1040" type="#_x0000_t202" style="position:absolute;left:0;text-align:left;margin-left:3pt;margin-top:552.55pt;width:424.9pt;height:15.3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" stroked="f">
                <v:textbox inset="0,0,0,0">
                  <w:txbxContent>
                    <w:p w14:paraId="30853B03" w14:textId="3C741AED" w:rsidR="00C8214B" w:rsidRPr="00C54E46" w:rsidRDefault="00C8214B" w:rsidP="00C54E46">
                      <w:pPr>
                        <w:pStyle w:val="Descripcin"/>
                        <w:jc w:val="center"/>
                        <w:rPr>
                          <w:rFonts w:ascii="Times New Roman" w:hAnsi="Times New Roman" w:cs="Times New Roman"/>
                          <w:b/>
                          <w:noProof/>
                          <w:sz w:val="24"/>
                        </w:rPr>
                      </w:pPr>
                      <w:r w:rsidRPr="00C54E46">
                        <w:rPr>
                          <w:rFonts w:ascii="Times New Roman" w:hAnsi="Times New Roman" w:cs="Times New Roman"/>
                          <w:sz w:val="20"/>
                        </w:rPr>
                        <w:t xml:space="preserve">Figura </w:t>
                      </w:r>
                      <w:r w:rsidRPr="00C54E46">
                        <w:rPr>
                          <w:rFonts w:ascii="Times New Roman" w:hAnsi="Times New Roman" w:cs="Times New Roman"/>
                          <w:sz w:val="20"/>
                        </w:rPr>
                        <w:fldChar w:fldCharType="begin"/>
                      </w:r>
                      <w:r w:rsidRPr="00C54E46">
                        <w:rPr>
                          <w:rFonts w:ascii="Times New Roman" w:hAnsi="Times New Roman" w:cs="Times New Roman"/>
                          <w:sz w:val="20"/>
                        </w:rPr>
                        <w:instrText xml:space="preserve"> SEQ Figura \* ARABIC </w:instrText>
                      </w:r>
                      <w:r w:rsidRPr="00C54E46">
                        <w:rPr>
                          <w:rFonts w:ascii="Times New Roman" w:hAnsi="Times New Roman" w:cs="Times New Roman"/>
                          <w:sz w:val="20"/>
                        </w:rPr>
                        <w:fldChar w:fldCharType="separate"/>
                      </w:r>
                      <w:r w:rsidR="00E63146">
                        <w:rPr>
                          <w:rFonts w:ascii="Times New Roman" w:hAnsi="Times New Roman" w:cs="Times New Roman"/>
                          <w:noProof/>
                          <w:sz w:val="20"/>
                        </w:rPr>
                        <w:t>28</w:t>
                      </w:r>
                      <w:r w:rsidRPr="00C54E46">
                        <w:rPr>
                          <w:rFonts w:ascii="Times New Roman" w:hAnsi="Times New Roman" w:cs="Times New Roman"/>
                          <w:sz w:val="20"/>
                        </w:rPr>
                        <w:fldChar w:fldCharType="end"/>
                      </w:r>
                      <w:r w:rsidRPr="00C54E46">
                        <w:rPr>
                          <w:rFonts w:ascii="Times New Roman" w:hAnsi="Times New Roman" w:cs="Times New Roman"/>
                          <w:sz w:val="20"/>
                        </w:rPr>
                        <w:t xml:space="preserve">. </w:t>
                      </w:r>
                      <w:r w:rsidRPr="00C54E46">
                        <w:rPr>
                          <w:rFonts w:ascii="Times New Roman" w:hAnsi="Times New Roman" w:cs="Times New Roman"/>
                          <w:i w:val="0"/>
                          <w:sz w:val="20"/>
                        </w:rPr>
                        <w:t>Valores de SIR para 10%, 50% y 90% con alpha 10 y framesPerSymbol 27.</w:t>
                      </w:r>
                    </w:p>
                  </w:txbxContent>
                </v:textbox>
                <w10:wrap type="square"/>
              </v:shape>
            </w:pict>
          </mc:Fallback>
        </mc:AlternateContent>
      </w:r>
      <w:r>
        <w:rPr>
          <w:rFonts w:ascii="Times New Roman" w:hAnsi="Times New Roman" w:cs="Times New Roman"/>
          <w:b/>
          <w:noProof/>
          <w:sz w:val="22"/>
        </w:rPr>
        <w:drawing>
          <wp:anchor distT="0" distB="0" distL="114300" distR="114300" simplePos="0" relativeHeight="251755520" behindDoc="0" locked="0" layoutInCell="1" allowOverlap="1" wp14:anchorId="01BB3C21" wp14:editId="57FC9CDB">
            <wp:simplePos x="0" y="0"/>
            <wp:positionH relativeFrom="column">
              <wp:posOffset>38708</wp:posOffset>
            </wp:positionH>
            <wp:positionV relativeFrom="paragraph">
              <wp:posOffset>3800138</wp:posOffset>
            </wp:positionV>
            <wp:extent cx="5396230" cy="3164840"/>
            <wp:effectExtent l="0" t="0" r="127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27-a10.png"/>
                    <pic:cNvPicPr/>
                  </pic:nvPicPr>
                  <pic:blipFill>
                    <a:blip r:embed="rId45">
                      <a:extLst>
                        <a:ext uri="{28A0092B-C50C-407E-A947-70E740481C1C}">
                          <a14:useLocalDpi xmlns:a14="http://schemas.microsoft.com/office/drawing/2010/main" val="0"/>
                        </a:ext>
                      </a:extLst>
                    </a:blip>
                    <a:stretch>
                      <a:fillRect/>
                    </a:stretch>
                  </pic:blipFill>
                  <pic:spPr>
                    <a:xfrm>
                      <a:off x="0" y="0"/>
                      <a:ext cx="5396230" cy="31648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3472" behindDoc="0" locked="0" layoutInCell="1" allowOverlap="1" wp14:anchorId="52A35479" wp14:editId="293C5ABC">
                <wp:simplePos x="0" y="0"/>
                <wp:positionH relativeFrom="column">
                  <wp:posOffset>13970</wp:posOffset>
                </wp:positionH>
                <wp:positionV relativeFrom="paragraph">
                  <wp:posOffset>3446145</wp:posOffset>
                </wp:positionV>
                <wp:extent cx="5396230" cy="194310"/>
                <wp:effectExtent l="0" t="0" r="127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5396230" cy="194310"/>
                        </a:xfrm>
                        <a:prstGeom prst="rect">
                          <a:avLst/>
                        </a:prstGeom>
                        <a:solidFill>
                          <a:prstClr val="white"/>
                        </a:solidFill>
                        <a:ln>
                          <a:noFill/>
                        </a:ln>
                      </wps:spPr>
                      <wps:txbx>
                        <w:txbxContent>
                          <w:p w14:paraId="5F8E1797" w14:textId="0FBC09B0" w:rsidR="00C8214B" w:rsidRPr="00C54E46" w:rsidRDefault="00C8214B" w:rsidP="00C54E46">
                            <w:pPr>
                              <w:pStyle w:val="Descripcin"/>
                              <w:jc w:val="center"/>
                              <w:rPr>
                                <w:rFonts w:ascii="Times New Roman" w:hAnsi="Times New Roman" w:cs="Times New Roman"/>
                                <w:b/>
                                <w:noProof/>
                                <w:sz w:val="24"/>
                              </w:rPr>
                            </w:pPr>
                            <w:r w:rsidRPr="00C54E46">
                              <w:rPr>
                                <w:rFonts w:ascii="Times New Roman" w:hAnsi="Times New Roman" w:cs="Times New Roman"/>
                                <w:sz w:val="20"/>
                              </w:rPr>
                              <w:t xml:space="preserve">Figura </w:t>
                            </w:r>
                            <w:r w:rsidRPr="00C54E46">
                              <w:rPr>
                                <w:rFonts w:ascii="Times New Roman" w:hAnsi="Times New Roman" w:cs="Times New Roman"/>
                                <w:sz w:val="20"/>
                              </w:rPr>
                              <w:fldChar w:fldCharType="begin"/>
                            </w:r>
                            <w:r w:rsidRPr="00C54E46">
                              <w:rPr>
                                <w:rFonts w:ascii="Times New Roman" w:hAnsi="Times New Roman" w:cs="Times New Roman"/>
                                <w:sz w:val="20"/>
                              </w:rPr>
                              <w:instrText xml:space="preserve"> SEQ Figura \* ARABIC </w:instrText>
                            </w:r>
                            <w:r w:rsidRPr="00C54E46">
                              <w:rPr>
                                <w:rFonts w:ascii="Times New Roman" w:hAnsi="Times New Roman" w:cs="Times New Roman"/>
                                <w:sz w:val="20"/>
                              </w:rPr>
                              <w:fldChar w:fldCharType="separate"/>
                            </w:r>
                            <w:r w:rsidR="00E63146">
                              <w:rPr>
                                <w:rFonts w:ascii="Times New Roman" w:hAnsi="Times New Roman" w:cs="Times New Roman"/>
                                <w:noProof/>
                                <w:sz w:val="20"/>
                              </w:rPr>
                              <w:t>29</w:t>
                            </w:r>
                            <w:r w:rsidRPr="00C54E46">
                              <w:rPr>
                                <w:rFonts w:ascii="Times New Roman" w:hAnsi="Times New Roman" w:cs="Times New Roman"/>
                                <w:sz w:val="20"/>
                              </w:rPr>
                              <w:fldChar w:fldCharType="end"/>
                            </w:r>
                            <w:r w:rsidRPr="00C54E46">
                              <w:rPr>
                                <w:rFonts w:ascii="Times New Roman" w:hAnsi="Times New Roman" w:cs="Times New Roman"/>
                                <w:sz w:val="20"/>
                              </w:rPr>
                              <w:t xml:space="preserve">. </w:t>
                            </w:r>
                            <w:r w:rsidRPr="00C54E46">
                              <w:rPr>
                                <w:rFonts w:ascii="Times New Roman" w:hAnsi="Times New Roman" w:cs="Times New Roman"/>
                                <w:i w:val="0"/>
                                <w:sz w:val="20"/>
                              </w:rPr>
                              <w:t>Valores de SIR para 10%, 50% y 90% con alpha 1 y framesPerSymbol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35479" id="Cuadro de texto 18" o:spid="_x0000_s1041" type="#_x0000_t202" style="position:absolute;left:0;text-align:left;margin-left:1.1pt;margin-top:271.35pt;width:424.9pt;height:15.3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" stroked="f">
                <v:textbox inset="0,0,0,0">
                  <w:txbxContent>
                    <w:p w14:paraId="5F8E1797" w14:textId="0FBC09B0" w:rsidR="00C8214B" w:rsidRPr="00C54E46" w:rsidRDefault="00C8214B" w:rsidP="00C54E46">
                      <w:pPr>
                        <w:pStyle w:val="Descripcin"/>
                        <w:jc w:val="center"/>
                        <w:rPr>
                          <w:rFonts w:ascii="Times New Roman" w:hAnsi="Times New Roman" w:cs="Times New Roman"/>
                          <w:b/>
                          <w:noProof/>
                          <w:sz w:val="24"/>
                        </w:rPr>
                      </w:pPr>
                      <w:r w:rsidRPr="00C54E46">
                        <w:rPr>
                          <w:rFonts w:ascii="Times New Roman" w:hAnsi="Times New Roman" w:cs="Times New Roman"/>
                          <w:sz w:val="20"/>
                        </w:rPr>
                        <w:t xml:space="preserve">Figura </w:t>
                      </w:r>
                      <w:r w:rsidRPr="00C54E46">
                        <w:rPr>
                          <w:rFonts w:ascii="Times New Roman" w:hAnsi="Times New Roman" w:cs="Times New Roman"/>
                          <w:sz w:val="20"/>
                        </w:rPr>
                        <w:fldChar w:fldCharType="begin"/>
                      </w:r>
                      <w:r w:rsidRPr="00C54E46">
                        <w:rPr>
                          <w:rFonts w:ascii="Times New Roman" w:hAnsi="Times New Roman" w:cs="Times New Roman"/>
                          <w:sz w:val="20"/>
                        </w:rPr>
                        <w:instrText xml:space="preserve"> SEQ Figura \* ARABIC </w:instrText>
                      </w:r>
                      <w:r w:rsidRPr="00C54E46">
                        <w:rPr>
                          <w:rFonts w:ascii="Times New Roman" w:hAnsi="Times New Roman" w:cs="Times New Roman"/>
                          <w:sz w:val="20"/>
                        </w:rPr>
                        <w:fldChar w:fldCharType="separate"/>
                      </w:r>
                      <w:r w:rsidR="00E63146">
                        <w:rPr>
                          <w:rFonts w:ascii="Times New Roman" w:hAnsi="Times New Roman" w:cs="Times New Roman"/>
                          <w:noProof/>
                          <w:sz w:val="20"/>
                        </w:rPr>
                        <w:t>29</w:t>
                      </w:r>
                      <w:r w:rsidRPr="00C54E46">
                        <w:rPr>
                          <w:rFonts w:ascii="Times New Roman" w:hAnsi="Times New Roman" w:cs="Times New Roman"/>
                          <w:sz w:val="20"/>
                        </w:rPr>
                        <w:fldChar w:fldCharType="end"/>
                      </w:r>
                      <w:r w:rsidRPr="00C54E46">
                        <w:rPr>
                          <w:rFonts w:ascii="Times New Roman" w:hAnsi="Times New Roman" w:cs="Times New Roman"/>
                          <w:sz w:val="20"/>
                        </w:rPr>
                        <w:t xml:space="preserve">. </w:t>
                      </w:r>
                      <w:r w:rsidRPr="00C54E46">
                        <w:rPr>
                          <w:rFonts w:ascii="Times New Roman" w:hAnsi="Times New Roman" w:cs="Times New Roman"/>
                          <w:i w:val="0"/>
                          <w:sz w:val="20"/>
                        </w:rPr>
                        <w:t>Valores de SIR para 10%, 50% y 90% con alpha 1 y framesPerSymbol 7.</w:t>
                      </w:r>
                    </w:p>
                  </w:txbxContent>
                </v:textbox>
                <w10:wrap type="square"/>
              </v:shape>
            </w:pict>
          </mc:Fallback>
        </mc:AlternateContent>
      </w:r>
      <w:r>
        <w:rPr>
          <w:rFonts w:ascii="Times New Roman" w:hAnsi="Times New Roman" w:cs="Times New Roman"/>
          <w:b/>
          <w:noProof/>
          <w:sz w:val="22"/>
        </w:rPr>
        <w:drawing>
          <wp:anchor distT="0" distB="0" distL="114300" distR="114300" simplePos="0" relativeHeight="251751424" behindDoc="0" locked="0" layoutInCell="1" allowOverlap="1" wp14:anchorId="1B1F0578" wp14:editId="2A0BC0C6">
            <wp:simplePos x="0" y="0"/>
            <wp:positionH relativeFrom="column">
              <wp:posOffset>12700</wp:posOffset>
            </wp:positionH>
            <wp:positionV relativeFrom="paragraph">
              <wp:posOffset>237490</wp:posOffset>
            </wp:positionV>
            <wp:extent cx="5396230" cy="3150235"/>
            <wp:effectExtent l="0" t="0" r="127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7-a1.png"/>
                    <pic:cNvPicPr/>
                  </pic:nvPicPr>
                  <pic:blipFill>
                    <a:blip r:embed="rId46">
                      <a:extLst>
                        <a:ext uri="{28A0092B-C50C-407E-A947-70E740481C1C}">
                          <a14:useLocalDpi xmlns:a14="http://schemas.microsoft.com/office/drawing/2010/main" val="0"/>
                        </a:ext>
                      </a:extLst>
                    </a:blip>
                    <a:stretch>
                      <a:fillRect/>
                    </a:stretch>
                  </pic:blipFill>
                  <pic:spPr>
                    <a:xfrm>
                      <a:off x="0" y="0"/>
                      <a:ext cx="5396230" cy="3150235"/>
                    </a:xfrm>
                    <a:prstGeom prst="rect">
                      <a:avLst/>
                    </a:prstGeom>
                  </pic:spPr>
                </pic:pic>
              </a:graphicData>
            </a:graphic>
            <wp14:sizeRelH relativeFrom="page">
              <wp14:pctWidth>0</wp14:pctWidth>
            </wp14:sizeRelH>
            <wp14:sizeRelV relativeFrom="page">
              <wp14:pctHeight>0</wp14:pctHeight>
            </wp14:sizeRelV>
          </wp:anchor>
        </w:drawing>
      </w:r>
    </w:p>
    <w:p w14:paraId="6C3DBBED" w14:textId="42996606" w:rsidR="00C54E46" w:rsidRDefault="00C54E46" w:rsidP="00C54E46">
      <w:pPr>
        <w:spacing w:line="360" w:lineRule="auto"/>
        <w:jc w:val="both"/>
        <w:rPr>
          <w:rFonts w:ascii="Times New Roman" w:hAnsi="Times New Roman" w:cs="Times New Roman"/>
          <w:sz w:val="22"/>
        </w:rPr>
      </w:pPr>
    </w:p>
    <w:p w14:paraId="32B5DEC1" w14:textId="3E4E1D7B" w:rsidR="00C54E46" w:rsidRPr="00C54E46" w:rsidRDefault="00C54E46" w:rsidP="00C54E46">
      <w:pPr>
        <w:pStyle w:val="Prrafodelista"/>
        <w:spacing w:line="360" w:lineRule="auto"/>
        <w:ind w:left="360"/>
        <w:jc w:val="both"/>
        <w:rPr>
          <w:rFonts w:ascii="Times New Roman" w:hAnsi="Times New Roman" w:cs="Times New Roman"/>
          <w:sz w:val="22"/>
        </w:rPr>
      </w:pPr>
      <w:r w:rsidRPr="00C54E46">
        <w:rPr>
          <w:rFonts w:ascii="Times New Roman" w:hAnsi="Times New Roman" w:cs="Times New Roman"/>
          <w:sz w:val="22"/>
        </w:rPr>
        <w:t xml:space="preserve">Las dos figuras anteriores muestran la función de distribución acumulativa de los diferentes valores de SIR con sus distintas combinaciones pertenecientes a un vídeo llamado ‘sea’ de duración 15 segundos a 50 FPS. Se puede observar en las anteriores figuras que, a medida que aumenta el valor de alpha aumenta el valor de la SIR. A modo de ejemplo se puede observar la siguiente tabla, en la que quedan reflejados los valores de SIR para todas las </w:t>
      </w:r>
      <w:r w:rsidRPr="00C54E46">
        <w:rPr>
          <w:rFonts w:ascii="Times New Roman" w:hAnsi="Times New Roman" w:cs="Times New Roman"/>
          <w:sz w:val="22"/>
        </w:rPr>
        <w:lastRenderedPageBreak/>
        <w:t xml:space="preserve">combinaciones que se han hecho en este trabajo, los cuales serán de gran ayuda en el apartado de pruebas. </w:t>
      </w:r>
    </w:p>
    <w:p w14:paraId="624AB876" w14:textId="4DB67C11" w:rsidR="00C54E46" w:rsidRDefault="00C54E46" w:rsidP="00C54E46">
      <w:pPr>
        <w:spacing w:line="360" w:lineRule="auto"/>
        <w:jc w:val="both"/>
        <w:rPr>
          <w:rFonts w:ascii="Times New Roman" w:hAnsi="Times New Roman" w:cs="Times New Roman"/>
          <w:sz w:val="22"/>
        </w:rPr>
      </w:pPr>
    </w:p>
    <w:p w14:paraId="40F0C334" w14:textId="2636B900" w:rsidR="00C54E46" w:rsidRPr="00C54E46" w:rsidRDefault="00C54E46" w:rsidP="00C54E46">
      <w:pPr>
        <w:pStyle w:val="Descripcin"/>
        <w:keepNext/>
        <w:rPr>
          <w:rFonts w:ascii="Times New Roman" w:hAnsi="Times New Roman" w:cs="Times New Roman"/>
          <w:sz w:val="20"/>
          <w:szCs w:val="20"/>
        </w:rPr>
      </w:pPr>
      <w:bookmarkStart w:id="117" w:name="_Ref44872991"/>
      <w:r w:rsidRPr="00C54E46">
        <w:rPr>
          <w:rFonts w:ascii="Times New Roman" w:hAnsi="Times New Roman" w:cs="Times New Roman"/>
          <w:sz w:val="20"/>
          <w:szCs w:val="20"/>
        </w:rPr>
        <w:t xml:space="preserve">Tabla </w:t>
      </w:r>
      <w:r w:rsidRPr="00C54E46">
        <w:rPr>
          <w:rFonts w:ascii="Times New Roman" w:hAnsi="Times New Roman" w:cs="Times New Roman"/>
          <w:sz w:val="20"/>
          <w:szCs w:val="20"/>
        </w:rPr>
        <w:fldChar w:fldCharType="begin"/>
      </w:r>
      <w:r w:rsidRPr="00C54E46">
        <w:rPr>
          <w:rFonts w:ascii="Times New Roman" w:hAnsi="Times New Roman" w:cs="Times New Roman"/>
          <w:sz w:val="20"/>
          <w:szCs w:val="20"/>
        </w:rPr>
        <w:instrText xml:space="preserve"> SEQ Tabla \* ARABIC </w:instrText>
      </w:r>
      <w:r w:rsidRPr="00C54E46">
        <w:rPr>
          <w:rFonts w:ascii="Times New Roman" w:hAnsi="Times New Roman" w:cs="Times New Roman"/>
          <w:sz w:val="20"/>
          <w:szCs w:val="20"/>
        </w:rPr>
        <w:fldChar w:fldCharType="separate"/>
      </w:r>
      <w:r w:rsidRPr="00C54E46">
        <w:rPr>
          <w:rFonts w:ascii="Times New Roman" w:hAnsi="Times New Roman" w:cs="Times New Roman"/>
          <w:noProof/>
          <w:sz w:val="20"/>
          <w:szCs w:val="20"/>
        </w:rPr>
        <w:t>2</w:t>
      </w:r>
      <w:r w:rsidRPr="00C54E46">
        <w:rPr>
          <w:rFonts w:ascii="Times New Roman" w:hAnsi="Times New Roman" w:cs="Times New Roman"/>
          <w:sz w:val="20"/>
          <w:szCs w:val="20"/>
        </w:rPr>
        <w:fldChar w:fldCharType="end"/>
      </w:r>
      <w:bookmarkEnd w:id="117"/>
      <w:r w:rsidRPr="00C54E46">
        <w:rPr>
          <w:rFonts w:ascii="Times New Roman" w:hAnsi="Times New Roman" w:cs="Times New Roman"/>
          <w:sz w:val="20"/>
          <w:szCs w:val="20"/>
        </w:rPr>
        <w:t xml:space="preserve">. </w:t>
      </w:r>
      <w:r w:rsidRPr="00C54E46">
        <w:rPr>
          <w:rFonts w:ascii="Times New Roman" w:hAnsi="Times New Roman" w:cs="Times New Roman"/>
          <w:i w:val="0"/>
          <w:sz w:val="20"/>
          <w:szCs w:val="20"/>
        </w:rPr>
        <w:t>Diferentes valores de SIR en función de alpha y framesPerSymbol.</w:t>
      </w:r>
    </w:p>
    <w:tbl>
      <w:tblPr>
        <w:tblStyle w:val="Tablaconcuadrcula"/>
        <w:tblW w:w="10540" w:type="dxa"/>
        <w:tblInd w:w="-848" w:type="dxa"/>
        <w:tblBorders>
          <w:bottom w:val="double" w:sz="4" w:space="0" w:color="auto"/>
        </w:tblBorders>
        <w:tblLook w:val="04A0" w:firstRow="1" w:lastRow="0" w:firstColumn="1" w:lastColumn="0" w:noHBand="0" w:noVBand="1"/>
      </w:tblPr>
      <w:tblGrid>
        <w:gridCol w:w="2037"/>
        <w:gridCol w:w="933"/>
        <w:gridCol w:w="1503"/>
        <w:gridCol w:w="1597"/>
        <w:gridCol w:w="2117"/>
        <w:gridCol w:w="2353"/>
      </w:tblGrid>
      <w:tr w:rsidR="00C54E46" w14:paraId="56B78E92" w14:textId="77777777" w:rsidTr="00C8214B">
        <w:trPr>
          <w:trHeight w:val="537"/>
        </w:trPr>
        <w:tc>
          <w:tcPr>
            <w:tcW w:w="2970" w:type="dxa"/>
            <w:gridSpan w:val="2"/>
            <w:vMerge w:val="restart"/>
            <w:shd w:val="clear" w:color="auto" w:fill="7030A0"/>
          </w:tcPr>
          <w:p w14:paraId="7AA294DD" w14:textId="77777777" w:rsidR="00C54E46" w:rsidRPr="0047149D" w:rsidRDefault="00C54E46" w:rsidP="00C8214B">
            <w:pPr>
              <w:spacing w:line="276" w:lineRule="auto"/>
              <w:rPr>
                <w:sz w:val="22"/>
                <w:szCs w:val="22"/>
              </w:rPr>
            </w:pPr>
          </w:p>
          <w:p w14:paraId="4A35D9CC" w14:textId="77777777" w:rsidR="00C54E46" w:rsidRPr="0047149D" w:rsidRDefault="00C54E46" w:rsidP="00C8214B">
            <w:pPr>
              <w:spacing w:line="276" w:lineRule="auto"/>
              <w:jc w:val="center"/>
              <w:rPr>
                <w:sz w:val="22"/>
                <w:szCs w:val="22"/>
              </w:rPr>
            </w:pPr>
            <w:r w:rsidRPr="0047149D">
              <w:rPr>
                <w:b/>
                <w:color w:val="FFFFFF" w:themeColor="background1"/>
                <w:sz w:val="22"/>
                <w:szCs w:val="22"/>
              </w:rPr>
              <w:t>SIR</w:t>
            </w:r>
            <w:r w:rsidRPr="0047149D">
              <w:rPr>
                <w:color w:val="FFFFFF" w:themeColor="background1"/>
                <w:sz w:val="22"/>
                <w:szCs w:val="22"/>
              </w:rPr>
              <w:t xml:space="preserve"> (</w:t>
            </w:r>
            <w:r w:rsidRPr="0047149D">
              <w:rPr>
                <w:b/>
                <w:color w:val="FFFFFF" w:themeColor="background1"/>
                <w:sz w:val="22"/>
                <w:szCs w:val="22"/>
              </w:rPr>
              <w:t>sea</w:t>
            </w:r>
            <w:r w:rsidRPr="0047149D">
              <w:rPr>
                <w:color w:val="FFFFFF" w:themeColor="background1"/>
                <w:sz w:val="22"/>
                <w:szCs w:val="22"/>
              </w:rPr>
              <w:t>)</w:t>
            </w:r>
          </w:p>
        </w:tc>
        <w:tc>
          <w:tcPr>
            <w:tcW w:w="7570" w:type="dxa"/>
            <w:gridSpan w:val="4"/>
            <w:shd w:val="clear" w:color="auto" w:fill="BDD6EE" w:themeFill="accent5" w:themeFillTint="66"/>
          </w:tcPr>
          <w:p w14:paraId="0EF13629" w14:textId="77777777" w:rsidR="00C54E46" w:rsidRPr="0047149D" w:rsidRDefault="00C54E46" w:rsidP="00C8214B">
            <w:pPr>
              <w:spacing w:line="276" w:lineRule="auto"/>
              <w:jc w:val="center"/>
              <w:rPr>
                <w:b/>
                <w:sz w:val="22"/>
                <w:szCs w:val="22"/>
              </w:rPr>
            </w:pPr>
            <w:r w:rsidRPr="0047149D">
              <w:rPr>
                <w:b/>
                <w:sz w:val="22"/>
                <w:szCs w:val="22"/>
              </w:rPr>
              <w:t>alpha</w:t>
            </w:r>
          </w:p>
        </w:tc>
      </w:tr>
      <w:tr w:rsidR="00C54E46" w14:paraId="4CBAB9BC" w14:textId="77777777" w:rsidTr="00C8214B">
        <w:trPr>
          <w:trHeight w:val="54"/>
        </w:trPr>
        <w:tc>
          <w:tcPr>
            <w:tcW w:w="2970" w:type="dxa"/>
            <w:gridSpan w:val="2"/>
            <w:vMerge/>
            <w:shd w:val="clear" w:color="auto" w:fill="7030A0"/>
          </w:tcPr>
          <w:p w14:paraId="5AE56269" w14:textId="77777777" w:rsidR="00C54E46" w:rsidRPr="0047149D" w:rsidRDefault="00C54E46" w:rsidP="00C8214B">
            <w:pPr>
              <w:spacing w:line="276" w:lineRule="auto"/>
              <w:jc w:val="center"/>
              <w:rPr>
                <w:sz w:val="22"/>
                <w:szCs w:val="22"/>
              </w:rPr>
            </w:pPr>
          </w:p>
        </w:tc>
        <w:tc>
          <w:tcPr>
            <w:tcW w:w="3100" w:type="dxa"/>
            <w:gridSpan w:val="2"/>
            <w:tcBorders>
              <w:right w:val="double" w:sz="4" w:space="0" w:color="000000"/>
            </w:tcBorders>
            <w:shd w:val="clear" w:color="auto" w:fill="D0CECE" w:themeFill="background2" w:themeFillShade="E6"/>
          </w:tcPr>
          <w:p w14:paraId="2CFD3B26" w14:textId="77777777" w:rsidR="00C54E46" w:rsidRPr="0047149D" w:rsidRDefault="00C54E46" w:rsidP="00C8214B">
            <w:pPr>
              <w:spacing w:line="276" w:lineRule="auto"/>
              <w:jc w:val="center"/>
              <w:rPr>
                <w:sz w:val="22"/>
                <w:szCs w:val="22"/>
              </w:rPr>
            </w:pPr>
            <w:r w:rsidRPr="0047149D">
              <w:rPr>
                <w:sz w:val="22"/>
                <w:szCs w:val="22"/>
              </w:rPr>
              <w:t>Baja (1)</w:t>
            </w:r>
          </w:p>
        </w:tc>
        <w:tc>
          <w:tcPr>
            <w:tcW w:w="2117" w:type="dxa"/>
            <w:tcBorders>
              <w:left w:val="double" w:sz="4" w:space="0" w:color="000000"/>
              <w:right w:val="double" w:sz="4" w:space="0" w:color="000000"/>
            </w:tcBorders>
            <w:shd w:val="clear" w:color="auto" w:fill="D0CECE" w:themeFill="background2" w:themeFillShade="E6"/>
          </w:tcPr>
          <w:p w14:paraId="09D2F4F4" w14:textId="77777777" w:rsidR="00C54E46" w:rsidRPr="0047149D" w:rsidRDefault="00C54E46" w:rsidP="00C8214B">
            <w:pPr>
              <w:spacing w:line="276" w:lineRule="auto"/>
              <w:jc w:val="center"/>
              <w:rPr>
                <w:sz w:val="22"/>
                <w:szCs w:val="22"/>
              </w:rPr>
            </w:pPr>
            <w:r w:rsidRPr="0047149D">
              <w:rPr>
                <w:sz w:val="22"/>
                <w:szCs w:val="22"/>
              </w:rPr>
              <w:t>Media (3)</w:t>
            </w:r>
          </w:p>
        </w:tc>
        <w:tc>
          <w:tcPr>
            <w:tcW w:w="2353" w:type="dxa"/>
            <w:tcBorders>
              <w:left w:val="double" w:sz="4" w:space="0" w:color="000000"/>
            </w:tcBorders>
            <w:shd w:val="clear" w:color="auto" w:fill="D0CECE" w:themeFill="background2" w:themeFillShade="E6"/>
          </w:tcPr>
          <w:p w14:paraId="7D0BE770" w14:textId="77777777" w:rsidR="00C54E46" w:rsidRPr="0047149D" w:rsidRDefault="00C54E46" w:rsidP="00C8214B">
            <w:pPr>
              <w:spacing w:line="276" w:lineRule="auto"/>
              <w:jc w:val="center"/>
              <w:rPr>
                <w:sz w:val="22"/>
                <w:szCs w:val="22"/>
              </w:rPr>
            </w:pPr>
            <w:r w:rsidRPr="0047149D">
              <w:rPr>
                <w:sz w:val="22"/>
                <w:szCs w:val="22"/>
              </w:rPr>
              <w:t>Alta (10)</w:t>
            </w:r>
          </w:p>
        </w:tc>
      </w:tr>
      <w:tr w:rsidR="00C54E46" w:rsidRPr="00FC150B" w14:paraId="51C608DF" w14:textId="77777777" w:rsidTr="00C8214B">
        <w:trPr>
          <w:trHeight w:val="230"/>
        </w:trPr>
        <w:tc>
          <w:tcPr>
            <w:tcW w:w="2037" w:type="dxa"/>
            <w:vMerge w:val="restart"/>
            <w:shd w:val="clear" w:color="auto" w:fill="C5E0B3" w:themeFill="accent6" w:themeFillTint="66"/>
          </w:tcPr>
          <w:p w14:paraId="3274397D" w14:textId="77777777" w:rsidR="00C54E46" w:rsidRPr="0047149D" w:rsidRDefault="00C54E46" w:rsidP="00C8214B">
            <w:pPr>
              <w:spacing w:line="276" w:lineRule="auto"/>
              <w:jc w:val="center"/>
              <w:rPr>
                <w:sz w:val="22"/>
                <w:szCs w:val="22"/>
              </w:rPr>
            </w:pPr>
          </w:p>
          <w:p w14:paraId="2FCE423C" w14:textId="77777777" w:rsidR="00C54E46" w:rsidRPr="0047149D" w:rsidRDefault="00C54E46" w:rsidP="00C8214B">
            <w:pPr>
              <w:spacing w:line="276" w:lineRule="auto"/>
              <w:jc w:val="center"/>
              <w:rPr>
                <w:sz w:val="22"/>
                <w:szCs w:val="22"/>
              </w:rPr>
            </w:pPr>
          </w:p>
          <w:p w14:paraId="16CFB8C3" w14:textId="77777777" w:rsidR="00C54E46" w:rsidRPr="0047149D" w:rsidRDefault="00C54E46" w:rsidP="00C8214B">
            <w:pPr>
              <w:spacing w:line="276" w:lineRule="auto"/>
              <w:jc w:val="center"/>
              <w:rPr>
                <w:sz w:val="22"/>
                <w:szCs w:val="22"/>
              </w:rPr>
            </w:pPr>
          </w:p>
          <w:p w14:paraId="39EFD6D3" w14:textId="77777777" w:rsidR="00C54E46" w:rsidRPr="0047149D" w:rsidRDefault="00C54E46" w:rsidP="00C8214B">
            <w:pPr>
              <w:spacing w:line="276" w:lineRule="auto"/>
              <w:jc w:val="center"/>
              <w:rPr>
                <w:sz w:val="22"/>
                <w:szCs w:val="22"/>
              </w:rPr>
            </w:pPr>
          </w:p>
          <w:p w14:paraId="41112928" w14:textId="77777777" w:rsidR="00C54E46" w:rsidRPr="0047149D" w:rsidRDefault="00C54E46" w:rsidP="00C8214B">
            <w:pPr>
              <w:spacing w:line="276" w:lineRule="auto"/>
              <w:jc w:val="center"/>
              <w:rPr>
                <w:sz w:val="22"/>
                <w:szCs w:val="22"/>
              </w:rPr>
            </w:pPr>
          </w:p>
          <w:p w14:paraId="4A64A877" w14:textId="77777777" w:rsidR="00C54E46" w:rsidRPr="0047149D" w:rsidRDefault="00C54E46" w:rsidP="00C8214B">
            <w:pPr>
              <w:spacing w:line="276" w:lineRule="auto"/>
              <w:jc w:val="center"/>
              <w:rPr>
                <w:sz w:val="22"/>
                <w:szCs w:val="22"/>
              </w:rPr>
            </w:pPr>
          </w:p>
          <w:p w14:paraId="129FBB45" w14:textId="77777777" w:rsidR="00C54E46" w:rsidRPr="0047149D" w:rsidRDefault="00C54E46" w:rsidP="00C8214B">
            <w:pPr>
              <w:spacing w:line="276" w:lineRule="auto"/>
              <w:jc w:val="center"/>
              <w:rPr>
                <w:b/>
                <w:sz w:val="22"/>
                <w:szCs w:val="22"/>
              </w:rPr>
            </w:pPr>
            <w:r w:rsidRPr="0047149D">
              <w:rPr>
                <w:b/>
                <w:sz w:val="22"/>
                <w:szCs w:val="22"/>
              </w:rPr>
              <w:t>framesPerSymbol</w:t>
            </w:r>
          </w:p>
          <w:p w14:paraId="14DFF7F9" w14:textId="77777777" w:rsidR="00C54E46" w:rsidRPr="0047149D" w:rsidRDefault="00C54E46" w:rsidP="00C8214B">
            <w:pPr>
              <w:spacing w:line="276" w:lineRule="auto"/>
              <w:rPr>
                <w:sz w:val="22"/>
                <w:szCs w:val="22"/>
              </w:rPr>
            </w:pPr>
          </w:p>
          <w:p w14:paraId="6F38BDE2" w14:textId="77777777" w:rsidR="00C54E46" w:rsidRPr="0047149D" w:rsidRDefault="00C54E46" w:rsidP="00C8214B">
            <w:pPr>
              <w:spacing w:line="276" w:lineRule="auto"/>
              <w:jc w:val="center"/>
              <w:rPr>
                <w:sz w:val="22"/>
                <w:szCs w:val="22"/>
              </w:rPr>
            </w:pPr>
          </w:p>
        </w:tc>
        <w:tc>
          <w:tcPr>
            <w:tcW w:w="933" w:type="dxa"/>
            <w:vMerge w:val="restart"/>
            <w:shd w:val="clear" w:color="auto" w:fill="D0CECE" w:themeFill="background2" w:themeFillShade="E6"/>
          </w:tcPr>
          <w:p w14:paraId="6ED96A4E" w14:textId="77777777" w:rsidR="00C54E46" w:rsidRPr="0047149D" w:rsidRDefault="00C54E46" w:rsidP="00C8214B">
            <w:pPr>
              <w:spacing w:line="276" w:lineRule="auto"/>
              <w:jc w:val="center"/>
              <w:rPr>
                <w:sz w:val="22"/>
                <w:szCs w:val="22"/>
              </w:rPr>
            </w:pPr>
          </w:p>
          <w:p w14:paraId="25D01F0F" w14:textId="77777777" w:rsidR="00C54E46" w:rsidRPr="0047149D" w:rsidRDefault="00C54E46" w:rsidP="00C8214B">
            <w:pPr>
              <w:spacing w:line="276" w:lineRule="auto"/>
              <w:rPr>
                <w:sz w:val="22"/>
                <w:szCs w:val="22"/>
              </w:rPr>
            </w:pPr>
          </w:p>
          <w:p w14:paraId="3C444B81" w14:textId="77777777" w:rsidR="00C54E46" w:rsidRPr="0047149D" w:rsidRDefault="00C54E46" w:rsidP="00C8214B">
            <w:pPr>
              <w:spacing w:line="276" w:lineRule="auto"/>
              <w:jc w:val="center"/>
              <w:rPr>
                <w:sz w:val="22"/>
                <w:szCs w:val="22"/>
              </w:rPr>
            </w:pPr>
            <w:r w:rsidRPr="0047149D">
              <w:rPr>
                <w:sz w:val="22"/>
                <w:szCs w:val="22"/>
              </w:rPr>
              <w:t>Baja (7)</w:t>
            </w:r>
          </w:p>
        </w:tc>
        <w:tc>
          <w:tcPr>
            <w:tcW w:w="1503" w:type="dxa"/>
            <w:tcBorders>
              <w:bottom w:val="single" w:sz="12" w:space="0" w:color="auto"/>
            </w:tcBorders>
            <w:shd w:val="clear" w:color="auto" w:fill="FFF2CC" w:themeFill="accent4" w:themeFillTint="33"/>
          </w:tcPr>
          <w:p w14:paraId="23117187" w14:textId="77777777" w:rsidR="00C54E46" w:rsidRPr="0047149D" w:rsidRDefault="00C54E46" w:rsidP="00C8214B">
            <w:pPr>
              <w:spacing w:line="276" w:lineRule="auto"/>
              <w:jc w:val="center"/>
              <w:rPr>
                <w:b/>
                <w:sz w:val="22"/>
                <w:szCs w:val="22"/>
              </w:rPr>
            </w:pPr>
            <w:r w:rsidRPr="0047149D">
              <w:rPr>
                <w:b/>
                <w:sz w:val="22"/>
                <w:szCs w:val="22"/>
              </w:rPr>
              <w:t>10%</w:t>
            </w:r>
          </w:p>
        </w:tc>
        <w:tc>
          <w:tcPr>
            <w:tcW w:w="1597" w:type="dxa"/>
            <w:tcBorders>
              <w:bottom w:val="single" w:sz="12" w:space="0" w:color="auto"/>
              <w:right w:val="double" w:sz="4" w:space="0" w:color="000000"/>
            </w:tcBorders>
            <w:shd w:val="clear" w:color="auto" w:fill="FFF2CC" w:themeFill="accent4" w:themeFillTint="33"/>
          </w:tcPr>
          <w:p w14:paraId="6F3CFD77" w14:textId="77777777" w:rsidR="00C54E46" w:rsidRPr="0047149D" w:rsidRDefault="00C54E46" w:rsidP="00C8214B">
            <w:pPr>
              <w:spacing w:line="276" w:lineRule="auto"/>
              <w:jc w:val="center"/>
              <w:rPr>
                <w:sz w:val="22"/>
                <w:szCs w:val="22"/>
              </w:rPr>
            </w:pPr>
            <w:r w:rsidRPr="0047149D">
              <w:rPr>
                <w:sz w:val="22"/>
                <w:szCs w:val="22"/>
              </w:rPr>
              <w:t>-19.3382 dB</w:t>
            </w:r>
          </w:p>
        </w:tc>
        <w:tc>
          <w:tcPr>
            <w:tcW w:w="2117" w:type="dxa"/>
            <w:tcBorders>
              <w:left w:val="double" w:sz="4" w:space="0" w:color="000000"/>
              <w:bottom w:val="single" w:sz="12" w:space="0" w:color="auto"/>
              <w:right w:val="double" w:sz="4" w:space="0" w:color="000000"/>
            </w:tcBorders>
            <w:shd w:val="clear" w:color="auto" w:fill="FFF2CC" w:themeFill="accent4" w:themeFillTint="33"/>
          </w:tcPr>
          <w:p w14:paraId="11D4ABA1" w14:textId="77777777" w:rsidR="00C54E46" w:rsidRPr="0047149D" w:rsidRDefault="00C54E46" w:rsidP="00C8214B">
            <w:pPr>
              <w:spacing w:line="276" w:lineRule="auto"/>
              <w:jc w:val="center"/>
              <w:rPr>
                <w:sz w:val="22"/>
                <w:szCs w:val="22"/>
              </w:rPr>
            </w:pPr>
            <w:r w:rsidRPr="0047149D">
              <w:rPr>
                <w:sz w:val="22"/>
                <w:szCs w:val="22"/>
              </w:rPr>
              <w:t xml:space="preserve">-9.7958 dB </w:t>
            </w:r>
          </w:p>
        </w:tc>
        <w:tc>
          <w:tcPr>
            <w:tcW w:w="2353" w:type="dxa"/>
            <w:tcBorders>
              <w:left w:val="double" w:sz="4" w:space="0" w:color="000000"/>
              <w:bottom w:val="single" w:sz="12" w:space="0" w:color="auto"/>
            </w:tcBorders>
            <w:shd w:val="clear" w:color="auto" w:fill="FFF2CC" w:themeFill="accent4" w:themeFillTint="33"/>
          </w:tcPr>
          <w:p w14:paraId="26C8FA75" w14:textId="77777777" w:rsidR="00C54E46" w:rsidRPr="0047149D" w:rsidRDefault="00C54E46" w:rsidP="00C8214B">
            <w:pPr>
              <w:spacing w:line="276" w:lineRule="auto"/>
              <w:jc w:val="center"/>
              <w:rPr>
                <w:sz w:val="22"/>
                <w:szCs w:val="22"/>
              </w:rPr>
            </w:pPr>
            <w:r w:rsidRPr="0047149D">
              <w:rPr>
                <w:sz w:val="22"/>
                <w:szCs w:val="22"/>
              </w:rPr>
              <w:t>0.66178 dB</w:t>
            </w:r>
          </w:p>
          <w:p w14:paraId="073D3279" w14:textId="77777777" w:rsidR="00C54E46" w:rsidRPr="0047149D" w:rsidRDefault="00C54E46" w:rsidP="00C8214B">
            <w:pPr>
              <w:spacing w:line="276" w:lineRule="auto"/>
              <w:jc w:val="center"/>
              <w:rPr>
                <w:sz w:val="22"/>
                <w:szCs w:val="22"/>
              </w:rPr>
            </w:pPr>
          </w:p>
        </w:tc>
      </w:tr>
      <w:tr w:rsidR="00C54E46" w:rsidRPr="00FC150B" w14:paraId="2AB27BF7" w14:textId="77777777" w:rsidTr="00C8214B">
        <w:trPr>
          <w:trHeight w:val="263"/>
        </w:trPr>
        <w:tc>
          <w:tcPr>
            <w:tcW w:w="2037" w:type="dxa"/>
            <w:vMerge/>
            <w:shd w:val="clear" w:color="auto" w:fill="C5E0B3" w:themeFill="accent6" w:themeFillTint="66"/>
          </w:tcPr>
          <w:p w14:paraId="354F46B4" w14:textId="77777777" w:rsidR="00C54E46" w:rsidRPr="0047149D" w:rsidRDefault="00C54E46" w:rsidP="00C8214B">
            <w:pPr>
              <w:spacing w:line="276" w:lineRule="auto"/>
              <w:jc w:val="center"/>
              <w:rPr>
                <w:sz w:val="22"/>
                <w:szCs w:val="22"/>
              </w:rPr>
            </w:pPr>
          </w:p>
        </w:tc>
        <w:tc>
          <w:tcPr>
            <w:tcW w:w="933" w:type="dxa"/>
            <w:vMerge/>
            <w:shd w:val="clear" w:color="auto" w:fill="D0CECE" w:themeFill="background2" w:themeFillShade="E6"/>
          </w:tcPr>
          <w:p w14:paraId="3D582C40" w14:textId="77777777" w:rsidR="00C54E46" w:rsidRPr="0047149D" w:rsidRDefault="00C54E46" w:rsidP="00C8214B">
            <w:pPr>
              <w:spacing w:line="276" w:lineRule="auto"/>
              <w:jc w:val="center"/>
              <w:rPr>
                <w:sz w:val="22"/>
                <w:szCs w:val="22"/>
              </w:rPr>
            </w:pPr>
          </w:p>
        </w:tc>
        <w:tc>
          <w:tcPr>
            <w:tcW w:w="1503" w:type="dxa"/>
            <w:tcBorders>
              <w:top w:val="single" w:sz="12" w:space="0" w:color="auto"/>
              <w:bottom w:val="single" w:sz="12" w:space="0" w:color="auto"/>
            </w:tcBorders>
            <w:shd w:val="clear" w:color="auto" w:fill="FFD966" w:themeFill="accent4" w:themeFillTint="99"/>
          </w:tcPr>
          <w:p w14:paraId="7AA66A50" w14:textId="77777777" w:rsidR="00C54E46" w:rsidRPr="0047149D" w:rsidRDefault="00C54E46" w:rsidP="00C8214B">
            <w:pPr>
              <w:spacing w:line="276" w:lineRule="auto"/>
              <w:jc w:val="center"/>
              <w:rPr>
                <w:b/>
                <w:sz w:val="22"/>
                <w:szCs w:val="22"/>
              </w:rPr>
            </w:pPr>
            <w:r w:rsidRPr="0047149D">
              <w:rPr>
                <w:b/>
                <w:sz w:val="22"/>
                <w:szCs w:val="22"/>
              </w:rPr>
              <w:t>50%</w:t>
            </w:r>
          </w:p>
        </w:tc>
        <w:tc>
          <w:tcPr>
            <w:tcW w:w="1597" w:type="dxa"/>
            <w:tcBorders>
              <w:top w:val="single" w:sz="12" w:space="0" w:color="auto"/>
              <w:bottom w:val="single" w:sz="12" w:space="0" w:color="auto"/>
              <w:right w:val="double" w:sz="4" w:space="0" w:color="000000"/>
            </w:tcBorders>
            <w:shd w:val="clear" w:color="auto" w:fill="FFD966" w:themeFill="accent4" w:themeFillTint="99"/>
          </w:tcPr>
          <w:p w14:paraId="5D4981D0" w14:textId="77777777" w:rsidR="00C54E46" w:rsidRPr="0047149D" w:rsidRDefault="00C54E46" w:rsidP="00C8214B">
            <w:pPr>
              <w:spacing w:line="276" w:lineRule="auto"/>
              <w:jc w:val="center"/>
              <w:rPr>
                <w:sz w:val="22"/>
                <w:szCs w:val="22"/>
              </w:rPr>
            </w:pPr>
            <w:r w:rsidRPr="0047149D">
              <w:rPr>
                <w:sz w:val="22"/>
                <w:szCs w:val="22"/>
              </w:rPr>
              <w:t>-17.8856 dB</w:t>
            </w:r>
          </w:p>
        </w:tc>
        <w:tc>
          <w:tcPr>
            <w:tcW w:w="2117" w:type="dxa"/>
            <w:tcBorders>
              <w:top w:val="single" w:sz="12" w:space="0" w:color="auto"/>
              <w:left w:val="double" w:sz="4" w:space="0" w:color="000000"/>
              <w:bottom w:val="single" w:sz="12" w:space="0" w:color="auto"/>
              <w:right w:val="double" w:sz="4" w:space="0" w:color="000000"/>
            </w:tcBorders>
            <w:shd w:val="clear" w:color="auto" w:fill="FFD966" w:themeFill="accent4" w:themeFillTint="99"/>
          </w:tcPr>
          <w:p w14:paraId="6805E10D" w14:textId="77777777" w:rsidR="00C54E46" w:rsidRPr="0047149D" w:rsidRDefault="00C54E46" w:rsidP="00C8214B">
            <w:pPr>
              <w:spacing w:line="276" w:lineRule="auto"/>
              <w:jc w:val="center"/>
              <w:rPr>
                <w:sz w:val="22"/>
                <w:szCs w:val="22"/>
              </w:rPr>
            </w:pPr>
            <w:r w:rsidRPr="0047149D">
              <w:rPr>
                <w:sz w:val="22"/>
                <w:szCs w:val="22"/>
              </w:rPr>
              <w:t xml:space="preserve">-8.3432 dB </w:t>
            </w:r>
          </w:p>
        </w:tc>
        <w:tc>
          <w:tcPr>
            <w:tcW w:w="2353" w:type="dxa"/>
            <w:tcBorders>
              <w:top w:val="single" w:sz="12" w:space="0" w:color="auto"/>
              <w:left w:val="double" w:sz="4" w:space="0" w:color="000000"/>
              <w:bottom w:val="single" w:sz="12" w:space="0" w:color="auto"/>
            </w:tcBorders>
            <w:shd w:val="clear" w:color="auto" w:fill="FFD966" w:themeFill="accent4" w:themeFillTint="99"/>
          </w:tcPr>
          <w:p w14:paraId="44979D6B" w14:textId="77777777" w:rsidR="00C54E46" w:rsidRPr="0047149D" w:rsidRDefault="00C54E46" w:rsidP="00C8214B">
            <w:pPr>
              <w:spacing w:line="276" w:lineRule="auto"/>
              <w:jc w:val="center"/>
              <w:rPr>
                <w:sz w:val="22"/>
                <w:szCs w:val="22"/>
              </w:rPr>
            </w:pPr>
            <w:r w:rsidRPr="0047149D">
              <w:rPr>
                <w:sz w:val="22"/>
                <w:szCs w:val="22"/>
              </w:rPr>
              <w:t xml:space="preserve">2.1144 dB </w:t>
            </w:r>
          </w:p>
          <w:p w14:paraId="077EE8B7" w14:textId="77777777" w:rsidR="00C54E46" w:rsidRPr="0047149D" w:rsidRDefault="00C54E46" w:rsidP="00C8214B">
            <w:pPr>
              <w:spacing w:line="276" w:lineRule="auto"/>
              <w:jc w:val="center"/>
              <w:rPr>
                <w:sz w:val="22"/>
                <w:szCs w:val="22"/>
              </w:rPr>
            </w:pPr>
          </w:p>
        </w:tc>
      </w:tr>
      <w:tr w:rsidR="00C54E46" w:rsidRPr="00FC150B" w14:paraId="0EA660E6" w14:textId="77777777" w:rsidTr="00C8214B">
        <w:trPr>
          <w:trHeight w:val="34"/>
        </w:trPr>
        <w:tc>
          <w:tcPr>
            <w:tcW w:w="2037" w:type="dxa"/>
            <w:vMerge/>
            <w:shd w:val="clear" w:color="auto" w:fill="C5E0B3" w:themeFill="accent6" w:themeFillTint="66"/>
          </w:tcPr>
          <w:p w14:paraId="1C4A7126" w14:textId="77777777" w:rsidR="00C54E46" w:rsidRPr="0047149D" w:rsidRDefault="00C54E46" w:rsidP="00C8214B">
            <w:pPr>
              <w:spacing w:line="276" w:lineRule="auto"/>
              <w:jc w:val="center"/>
              <w:rPr>
                <w:sz w:val="22"/>
                <w:szCs w:val="22"/>
              </w:rPr>
            </w:pPr>
          </w:p>
        </w:tc>
        <w:tc>
          <w:tcPr>
            <w:tcW w:w="933" w:type="dxa"/>
            <w:vMerge/>
            <w:shd w:val="clear" w:color="auto" w:fill="D0CECE" w:themeFill="background2" w:themeFillShade="E6"/>
          </w:tcPr>
          <w:p w14:paraId="6EE37E0B" w14:textId="77777777" w:rsidR="00C54E46" w:rsidRPr="0047149D" w:rsidRDefault="00C54E46" w:rsidP="00C8214B">
            <w:pPr>
              <w:spacing w:line="276" w:lineRule="auto"/>
              <w:jc w:val="center"/>
              <w:rPr>
                <w:sz w:val="22"/>
                <w:szCs w:val="22"/>
              </w:rPr>
            </w:pPr>
          </w:p>
        </w:tc>
        <w:tc>
          <w:tcPr>
            <w:tcW w:w="1503" w:type="dxa"/>
            <w:tcBorders>
              <w:top w:val="single" w:sz="12" w:space="0" w:color="auto"/>
            </w:tcBorders>
            <w:shd w:val="clear" w:color="auto" w:fill="BF8F00" w:themeFill="accent4" w:themeFillShade="BF"/>
          </w:tcPr>
          <w:p w14:paraId="28675187" w14:textId="77777777" w:rsidR="00C54E46" w:rsidRDefault="00C54E46" w:rsidP="00C8214B">
            <w:pPr>
              <w:spacing w:line="276" w:lineRule="auto"/>
              <w:jc w:val="center"/>
              <w:rPr>
                <w:b/>
                <w:sz w:val="22"/>
                <w:szCs w:val="22"/>
              </w:rPr>
            </w:pPr>
            <w:r w:rsidRPr="0047149D">
              <w:rPr>
                <w:b/>
                <w:sz w:val="22"/>
                <w:szCs w:val="22"/>
              </w:rPr>
              <w:t>90%</w:t>
            </w:r>
          </w:p>
          <w:p w14:paraId="1EAF6051" w14:textId="77777777" w:rsidR="00C54E46" w:rsidRPr="0047149D" w:rsidRDefault="00C54E46" w:rsidP="00C8214B">
            <w:pPr>
              <w:spacing w:line="276" w:lineRule="auto"/>
              <w:jc w:val="center"/>
              <w:rPr>
                <w:b/>
                <w:sz w:val="22"/>
                <w:szCs w:val="22"/>
              </w:rPr>
            </w:pPr>
          </w:p>
        </w:tc>
        <w:tc>
          <w:tcPr>
            <w:tcW w:w="1597" w:type="dxa"/>
            <w:tcBorders>
              <w:top w:val="single" w:sz="12" w:space="0" w:color="auto"/>
              <w:right w:val="double" w:sz="4" w:space="0" w:color="000000"/>
            </w:tcBorders>
            <w:shd w:val="clear" w:color="auto" w:fill="BF8F00" w:themeFill="accent4" w:themeFillShade="BF"/>
          </w:tcPr>
          <w:p w14:paraId="490EC6B6" w14:textId="77777777" w:rsidR="00C54E46" w:rsidRPr="0047149D" w:rsidRDefault="00C54E46" w:rsidP="00C8214B">
            <w:pPr>
              <w:spacing w:line="276" w:lineRule="auto"/>
              <w:jc w:val="center"/>
              <w:rPr>
                <w:sz w:val="22"/>
                <w:szCs w:val="22"/>
              </w:rPr>
            </w:pPr>
            <w:r w:rsidRPr="0047149D">
              <w:rPr>
                <w:sz w:val="22"/>
                <w:szCs w:val="22"/>
              </w:rPr>
              <w:t>-16.4789 dB</w:t>
            </w:r>
          </w:p>
        </w:tc>
        <w:tc>
          <w:tcPr>
            <w:tcW w:w="2117" w:type="dxa"/>
            <w:tcBorders>
              <w:top w:val="single" w:sz="12" w:space="0" w:color="auto"/>
              <w:left w:val="double" w:sz="4" w:space="0" w:color="000000"/>
              <w:right w:val="double" w:sz="4" w:space="0" w:color="000000"/>
            </w:tcBorders>
            <w:shd w:val="clear" w:color="auto" w:fill="BF8F00" w:themeFill="accent4" w:themeFillShade="BF"/>
          </w:tcPr>
          <w:p w14:paraId="56EA124D" w14:textId="77777777" w:rsidR="00C54E46" w:rsidRPr="0047149D" w:rsidRDefault="00C54E46" w:rsidP="00C8214B">
            <w:pPr>
              <w:spacing w:line="276" w:lineRule="auto"/>
              <w:jc w:val="center"/>
              <w:rPr>
                <w:sz w:val="22"/>
                <w:szCs w:val="22"/>
              </w:rPr>
            </w:pPr>
            <w:r w:rsidRPr="0047149D">
              <w:rPr>
                <w:sz w:val="22"/>
                <w:szCs w:val="22"/>
              </w:rPr>
              <w:t xml:space="preserve">-6.9365 dB </w:t>
            </w:r>
          </w:p>
        </w:tc>
        <w:tc>
          <w:tcPr>
            <w:tcW w:w="2353" w:type="dxa"/>
            <w:tcBorders>
              <w:top w:val="single" w:sz="12" w:space="0" w:color="auto"/>
              <w:left w:val="double" w:sz="4" w:space="0" w:color="000000"/>
            </w:tcBorders>
            <w:shd w:val="clear" w:color="auto" w:fill="BF8F00" w:themeFill="accent4" w:themeFillShade="BF"/>
          </w:tcPr>
          <w:p w14:paraId="6CCCFA2C" w14:textId="77777777" w:rsidR="00C54E46" w:rsidRPr="0047149D" w:rsidRDefault="00C54E46" w:rsidP="00C8214B">
            <w:pPr>
              <w:spacing w:line="276" w:lineRule="auto"/>
              <w:jc w:val="center"/>
              <w:rPr>
                <w:sz w:val="22"/>
                <w:szCs w:val="22"/>
              </w:rPr>
            </w:pPr>
            <w:r w:rsidRPr="0047149D">
              <w:rPr>
                <w:sz w:val="22"/>
                <w:szCs w:val="22"/>
              </w:rPr>
              <w:t xml:space="preserve">3.5211 dB </w:t>
            </w:r>
          </w:p>
        </w:tc>
      </w:tr>
      <w:tr w:rsidR="00C54E46" w:rsidRPr="00FC150B" w14:paraId="790F35C1" w14:textId="77777777" w:rsidTr="00C8214B">
        <w:trPr>
          <w:trHeight w:val="113"/>
        </w:trPr>
        <w:tc>
          <w:tcPr>
            <w:tcW w:w="2037" w:type="dxa"/>
            <w:vMerge/>
            <w:tcBorders>
              <w:top w:val="double" w:sz="4" w:space="0" w:color="000000"/>
            </w:tcBorders>
            <w:shd w:val="clear" w:color="auto" w:fill="C5E0B3" w:themeFill="accent6" w:themeFillTint="66"/>
          </w:tcPr>
          <w:p w14:paraId="1FE01539" w14:textId="77777777" w:rsidR="00C54E46" w:rsidRPr="0047149D" w:rsidRDefault="00C54E46" w:rsidP="00C8214B">
            <w:pPr>
              <w:spacing w:line="276" w:lineRule="auto"/>
              <w:jc w:val="center"/>
              <w:rPr>
                <w:sz w:val="22"/>
                <w:szCs w:val="22"/>
              </w:rPr>
            </w:pPr>
          </w:p>
        </w:tc>
        <w:tc>
          <w:tcPr>
            <w:tcW w:w="933" w:type="dxa"/>
            <w:vMerge w:val="restart"/>
            <w:tcBorders>
              <w:top w:val="double" w:sz="4" w:space="0" w:color="000000"/>
            </w:tcBorders>
            <w:shd w:val="clear" w:color="auto" w:fill="D0CECE" w:themeFill="background2" w:themeFillShade="E6"/>
          </w:tcPr>
          <w:p w14:paraId="729AF1FD" w14:textId="77777777" w:rsidR="00C54E46" w:rsidRPr="0047149D" w:rsidRDefault="00C54E46" w:rsidP="00C8214B">
            <w:pPr>
              <w:spacing w:line="276" w:lineRule="auto"/>
              <w:rPr>
                <w:sz w:val="22"/>
                <w:szCs w:val="22"/>
              </w:rPr>
            </w:pPr>
          </w:p>
          <w:p w14:paraId="3D425F49" w14:textId="77777777" w:rsidR="00C54E46" w:rsidRPr="0047149D" w:rsidRDefault="00C54E46" w:rsidP="00C8214B">
            <w:pPr>
              <w:spacing w:line="276" w:lineRule="auto"/>
              <w:jc w:val="center"/>
              <w:rPr>
                <w:sz w:val="22"/>
                <w:szCs w:val="22"/>
              </w:rPr>
            </w:pPr>
            <w:r w:rsidRPr="0047149D">
              <w:rPr>
                <w:sz w:val="22"/>
                <w:szCs w:val="22"/>
              </w:rPr>
              <w:t>Media (14)</w:t>
            </w:r>
          </w:p>
        </w:tc>
        <w:tc>
          <w:tcPr>
            <w:tcW w:w="1503" w:type="dxa"/>
            <w:tcBorders>
              <w:top w:val="double" w:sz="4" w:space="0" w:color="000000"/>
              <w:bottom w:val="single" w:sz="12" w:space="0" w:color="auto"/>
            </w:tcBorders>
            <w:shd w:val="clear" w:color="auto" w:fill="FFF2CC" w:themeFill="accent4" w:themeFillTint="33"/>
          </w:tcPr>
          <w:p w14:paraId="364E4E69" w14:textId="77777777" w:rsidR="00C54E46" w:rsidRPr="0047149D" w:rsidRDefault="00C54E46" w:rsidP="00C8214B">
            <w:pPr>
              <w:spacing w:line="276" w:lineRule="auto"/>
              <w:jc w:val="center"/>
              <w:rPr>
                <w:b/>
                <w:sz w:val="22"/>
                <w:szCs w:val="22"/>
              </w:rPr>
            </w:pPr>
            <w:r w:rsidRPr="0047149D">
              <w:rPr>
                <w:b/>
                <w:sz w:val="22"/>
                <w:szCs w:val="22"/>
              </w:rPr>
              <w:t>10%</w:t>
            </w:r>
          </w:p>
        </w:tc>
        <w:tc>
          <w:tcPr>
            <w:tcW w:w="1597" w:type="dxa"/>
            <w:tcBorders>
              <w:top w:val="double" w:sz="4" w:space="0" w:color="000000"/>
              <w:bottom w:val="single" w:sz="12" w:space="0" w:color="auto"/>
              <w:right w:val="double" w:sz="4" w:space="0" w:color="000000"/>
            </w:tcBorders>
            <w:shd w:val="clear" w:color="auto" w:fill="FFF2CC" w:themeFill="accent4" w:themeFillTint="33"/>
          </w:tcPr>
          <w:p w14:paraId="7522D248" w14:textId="77777777" w:rsidR="00C54E46" w:rsidRPr="0047149D" w:rsidRDefault="00C54E46" w:rsidP="00C8214B">
            <w:pPr>
              <w:spacing w:line="276" w:lineRule="auto"/>
              <w:jc w:val="center"/>
              <w:rPr>
                <w:sz w:val="22"/>
                <w:szCs w:val="22"/>
              </w:rPr>
            </w:pPr>
            <w:r w:rsidRPr="0047149D">
              <w:rPr>
                <w:sz w:val="22"/>
                <w:szCs w:val="22"/>
              </w:rPr>
              <w:t>-22.1044 dB</w:t>
            </w:r>
          </w:p>
        </w:tc>
        <w:tc>
          <w:tcPr>
            <w:tcW w:w="2117" w:type="dxa"/>
            <w:tcBorders>
              <w:top w:val="double" w:sz="4" w:space="0" w:color="000000"/>
              <w:left w:val="double" w:sz="4" w:space="0" w:color="000000"/>
              <w:bottom w:val="single" w:sz="12" w:space="0" w:color="auto"/>
              <w:right w:val="double" w:sz="4" w:space="0" w:color="000000"/>
            </w:tcBorders>
            <w:shd w:val="clear" w:color="auto" w:fill="FFF2CC" w:themeFill="accent4" w:themeFillTint="33"/>
          </w:tcPr>
          <w:p w14:paraId="53EA0094" w14:textId="77777777" w:rsidR="00C54E46" w:rsidRPr="0047149D" w:rsidRDefault="00C54E46" w:rsidP="00C8214B">
            <w:pPr>
              <w:spacing w:line="276" w:lineRule="auto"/>
              <w:jc w:val="center"/>
              <w:rPr>
                <w:sz w:val="22"/>
                <w:szCs w:val="22"/>
              </w:rPr>
            </w:pPr>
            <w:r w:rsidRPr="0047149D">
              <w:rPr>
                <w:sz w:val="22"/>
                <w:szCs w:val="22"/>
              </w:rPr>
              <w:t xml:space="preserve">-12.5411 dB </w:t>
            </w:r>
          </w:p>
        </w:tc>
        <w:tc>
          <w:tcPr>
            <w:tcW w:w="2353" w:type="dxa"/>
            <w:tcBorders>
              <w:top w:val="double" w:sz="4" w:space="0" w:color="000000"/>
              <w:left w:val="double" w:sz="4" w:space="0" w:color="000000"/>
              <w:bottom w:val="single" w:sz="12" w:space="0" w:color="auto"/>
            </w:tcBorders>
            <w:shd w:val="clear" w:color="auto" w:fill="FFF2CC" w:themeFill="accent4" w:themeFillTint="33"/>
          </w:tcPr>
          <w:p w14:paraId="5325014F" w14:textId="77777777" w:rsidR="00C54E46" w:rsidRPr="0047149D" w:rsidRDefault="00C54E46" w:rsidP="00C8214B">
            <w:pPr>
              <w:spacing w:line="276" w:lineRule="auto"/>
              <w:jc w:val="center"/>
              <w:rPr>
                <w:sz w:val="22"/>
                <w:szCs w:val="22"/>
              </w:rPr>
            </w:pPr>
            <w:r w:rsidRPr="0047149D">
              <w:rPr>
                <w:sz w:val="22"/>
                <w:szCs w:val="22"/>
              </w:rPr>
              <w:t xml:space="preserve">-2.1044 dB </w:t>
            </w:r>
          </w:p>
          <w:p w14:paraId="4DB021D8" w14:textId="77777777" w:rsidR="00C54E46" w:rsidRPr="0047149D" w:rsidRDefault="00C54E46" w:rsidP="00C8214B">
            <w:pPr>
              <w:spacing w:line="276" w:lineRule="auto"/>
              <w:jc w:val="center"/>
              <w:rPr>
                <w:sz w:val="22"/>
                <w:szCs w:val="22"/>
              </w:rPr>
            </w:pPr>
          </w:p>
        </w:tc>
      </w:tr>
      <w:tr w:rsidR="00C54E46" w:rsidRPr="00FC150B" w14:paraId="05FE0F1B" w14:textId="77777777" w:rsidTr="00C8214B">
        <w:trPr>
          <w:trHeight w:val="34"/>
        </w:trPr>
        <w:tc>
          <w:tcPr>
            <w:tcW w:w="2037" w:type="dxa"/>
            <w:vMerge/>
            <w:shd w:val="clear" w:color="auto" w:fill="C5E0B3" w:themeFill="accent6" w:themeFillTint="66"/>
          </w:tcPr>
          <w:p w14:paraId="578E2898" w14:textId="77777777" w:rsidR="00C54E46" w:rsidRPr="0047149D" w:rsidRDefault="00C54E46" w:rsidP="00C8214B">
            <w:pPr>
              <w:spacing w:line="276" w:lineRule="auto"/>
              <w:jc w:val="center"/>
              <w:rPr>
                <w:sz w:val="22"/>
                <w:szCs w:val="22"/>
              </w:rPr>
            </w:pPr>
          </w:p>
        </w:tc>
        <w:tc>
          <w:tcPr>
            <w:tcW w:w="933" w:type="dxa"/>
            <w:vMerge/>
            <w:shd w:val="clear" w:color="auto" w:fill="D0CECE" w:themeFill="background2" w:themeFillShade="E6"/>
          </w:tcPr>
          <w:p w14:paraId="03B83640" w14:textId="77777777" w:rsidR="00C54E46" w:rsidRPr="0047149D" w:rsidRDefault="00C54E46" w:rsidP="00C8214B">
            <w:pPr>
              <w:spacing w:line="276" w:lineRule="auto"/>
              <w:jc w:val="center"/>
              <w:rPr>
                <w:sz w:val="22"/>
                <w:szCs w:val="22"/>
              </w:rPr>
            </w:pPr>
          </w:p>
        </w:tc>
        <w:tc>
          <w:tcPr>
            <w:tcW w:w="1503" w:type="dxa"/>
            <w:tcBorders>
              <w:top w:val="single" w:sz="12" w:space="0" w:color="auto"/>
              <w:bottom w:val="single" w:sz="12" w:space="0" w:color="auto"/>
            </w:tcBorders>
            <w:shd w:val="clear" w:color="auto" w:fill="FFD966" w:themeFill="accent4" w:themeFillTint="99"/>
          </w:tcPr>
          <w:p w14:paraId="4D05DF5C" w14:textId="77777777" w:rsidR="00C54E46" w:rsidRPr="0047149D" w:rsidRDefault="00C54E46" w:rsidP="00C8214B">
            <w:pPr>
              <w:spacing w:line="276" w:lineRule="auto"/>
              <w:jc w:val="center"/>
              <w:rPr>
                <w:b/>
                <w:sz w:val="22"/>
                <w:szCs w:val="22"/>
              </w:rPr>
            </w:pPr>
            <w:r w:rsidRPr="0047149D">
              <w:rPr>
                <w:b/>
                <w:sz w:val="22"/>
                <w:szCs w:val="22"/>
              </w:rPr>
              <w:t>50%</w:t>
            </w:r>
          </w:p>
        </w:tc>
        <w:tc>
          <w:tcPr>
            <w:tcW w:w="1597" w:type="dxa"/>
            <w:tcBorders>
              <w:top w:val="single" w:sz="12" w:space="0" w:color="auto"/>
              <w:bottom w:val="single" w:sz="12" w:space="0" w:color="auto"/>
              <w:right w:val="double" w:sz="4" w:space="0" w:color="000000"/>
            </w:tcBorders>
            <w:shd w:val="clear" w:color="auto" w:fill="FFD966" w:themeFill="accent4" w:themeFillTint="99"/>
          </w:tcPr>
          <w:p w14:paraId="7556A968" w14:textId="77777777" w:rsidR="00C54E46" w:rsidRPr="0047149D" w:rsidRDefault="00C54E46" w:rsidP="00C8214B">
            <w:pPr>
              <w:spacing w:line="276" w:lineRule="auto"/>
              <w:jc w:val="center"/>
              <w:rPr>
                <w:sz w:val="22"/>
                <w:szCs w:val="22"/>
              </w:rPr>
            </w:pPr>
            <w:r w:rsidRPr="0047149D">
              <w:rPr>
                <w:sz w:val="22"/>
                <w:szCs w:val="22"/>
              </w:rPr>
              <w:t xml:space="preserve">-21.0417 dB </w:t>
            </w:r>
          </w:p>
        </w:tc>
        <w:tc>
          <w:tcPr>
            <w:tcW w:w="2117" w:type="dxa"/>
            <w:tcBorders>
              <w:top w:val="single" w:sz="12" w:space="0" w:color="auto"/>
              <w:left w:val="double" w:sz="4" w:space="0" w:color="000000"/>
              <w:bottom w:val="single" w:sz="12" w:space="0" w:color="auto"/>
              <w:right w:val="double" w:sz="4" w:space="0" w:color="000000"/>
            </w:tcBorders>
            <w:shd w:val="clear" w:color="auto" w:fill="FFD966" w:themeFill="accent4" w:themeFillTint="99"/>
          </w:tcPr>
          <w:p w14:paraId="18ADE495" w14:textId="77777777" w:rsidR="00C54E46" w:rsidRPr="0047149D" w:rsidRDefault="00C54E46" w:rsidP="00C8214B">
            <w:pPr>
              <w:spacing w:line="276" w:lineRule="auto"/>
              <w:jc w:val="center"/>
              <w:rPr>
                <w:sz w:val="22"/>
                <w:szCs w:val="22"/>
              </w:rPr>
            </w:pPr>
            <w:r w:rsidRPr="0047149D">
              <w:rPr>
                <w:sz w:val="22"/>
                <w:szCs w:val="22"/>
              </w:rPr>
              <w:t xml:space="preserve">-11.4917 dB </w:t>
            </w:r>
          </w:p>
          <w:p w14:paraId="6226EDE3" w14:textId="77777777" w:rsidR="00C54E46" w:rsidRPr="0047149D" w:rsidRDefault="00C54E46" w:rsidP="00C8214B">
            <w:pPr>
              <w:spacing w:line="276" w:lineRule="auto"/>
              <w:jc w:val="center"/>
              <w:rPr>
                <w:sz w:val="22"/>
                <w:szCs w:val="22"/>
              </w:rPr>
            </w:pPr>
          </w:p>
        </w:tc>
        <w:tc>
          <w:tcPr>
            <w:tcW w:w="2353" w:type="dxa"/>
            <w:tcBorders>
              <w:top w:val="single" w:sz="12" w:space="0" w:color="auto"/>
              <w:left w:val="double" w:sz="4" w:space="0" w:color="000000"/>
              <w:bottom w:val="single" w:sz="12" w:space="0" w:color="auto"/>
            </w:tcBorders>
            <w:shd w:val="clear" w:color="auto" w:fill="FFD966" w:themeFill="accent4" w:themeFillTint="99"/>
          </w:tcPr>
          <w:p w14:paraId="0A80FB6E" w14:textId="77777777" w:rsidR="00C54E46" w:rsidRPr="0047149D" w:rsidRDefault="00C54E46" w:rsidP="00C8214B">
            <w:pPr>
              <w:spacing w:line="276" w:lineRule="auto"/>
              <w:jc w:val="center"/>
              <w:rPr>
                <w:sz w:val="22"/>
                <w:szCs w:val="22"/>
              </w:rPr>
            </w:pPr>
            <w:r w:rsidRPr="0047149D">
              <w:rPr>
                <w:sz w:val="22"/>
                <w:szCs w:val="22"/>
              </w:rPr>
              <w:t xml:space="preserve">-1.0439 dB </w:t>
            </w:r>
          </w:p>
          <w:p w14:paraId="113A55E6" w14:textId="77777777" w:rsidR="00C54E46" w:rsidRPr="0047149D" w:rsidRDefault="00C54E46" w:rsidP="00C8214B">
            <w:pPr>
              <w:spacing w:line="276" w:lineRule="auto"/>
              <w:jc w:val="center"/>
              <w:rPr>
                <w:sz w:val="22"/>
                <w:szCs w:val="22"/>
              </w:rPr>
            </w:pPr>
          </w:p>
        </w:tc>
      </w:tr>
      <w:tr w:rsidR="00C54E46" w:rsidRPr="00FC150B" w14:paraId="2B6C68FB" w14:textId="77777777" w:rsidTr="00C8214B">
        <w:trPr>
          <w:trHeight w:val="230"/>
        </w:trPr>
        <w:tc>
          <w:tcPr>
            <w:tcW w:w="2037" w:type="dxa"/>
            <w:vMerge/>
            <w:tcBorders>
              <w:bottom w:val="double" w:sz="4" w:space="0" w:color="000000"/>
            </w:tcBorders>
            <w:shd w:val="clear" w:color="auto" w:fill="C5E0B3" w:themeFill="accent6" w:themeFillTint="66"/>
          </w:tcPr>
          <w:p w14:paraId="7E963B46" w14:textId="77777777" w:rsidR="00C54E46" w:rsidRPr="0047149D" w:rsidRDefault="00C54E46" w:rsidP="00C8214B">
            <w:pPr>
              <w:spacing w:line="276" w:lineRule="auto"/>
              <w:jc w:val="center"/>
              <w:rPr>
                <w:sz w:val="22"/>
                <w:szCs w:val="22"/>
              </w:rPr>
            </w:pPr>
          </w:p>
        </w:tc>
        <w:tc>
          <w:tcPr>
            <w:tcW w:w="933" w:type="dxa"/>
            <w:vMerge/>
            <w:tcBorders>
              <w:bottom w:val="double" w:sz="4" w:space="0" w:color="000000"/>
            </w:tcBorders>
            <w:shd w:val="clear" w:color="auto" w:fill="D0CECE" w:themeFill="background2" w:themeFillShade="E6"/>
          </w:tcPr>
          <w:p w14:paraId="646CDCAC" w14:textId="77777777" w:rsidR="00C54E46" w:rsidRPr="0047149D" w:rsidRDefault="00C54E46" w:rsidP="00C8214B">
            <w:pPr>
              <w:spacing w:line="276" w:lineRule="auto"/>
              <w:jc w:val="center"/>
              <w:rPr>
                <w:sz w:val="22"/>
                <w:szCs w:val="22"/>
              </w:rPr>
            </w:pPr>
          </w:p>
        </w:tc>
        <w:tc>
          <w:tcPr>
            <w:tcW w:w="1503" w:type="dxa"/>
            <w:tcBorders>
              <w:top w:val="single" w:sz="12" w:space="0" w:color="auto"/>
              <w:bottom w:val="double" w:sz="4" w:space="0" w:color="000000"/>
            </w:tcBorders>
            <w:shd w:val="clear" w:color="auto" w:fill="BF8F00" w:themeFill="accent4" w:themeFillShade="BF"/>
          </w:tcPr>
          <w:p w14:paraId="3F5A9038" w14:textId="77777777" w:rsidR="00C54E46" w:rsidRDefault="00C54E46" w:rsidP="00C8214B">
            <w:pPr>
              <w:spacing w:line="276" w:lineRule="auto"/>
              <w:jc w:val="center"/>
              <w:rPr>
                <w:b/>
                <w:sz w:val="22"/>
                <w:szCs w:val="22"/>
              </w:rPr>
            </w:pPr>
            <w:r w:rsidRPr="0047149D">
              <w:rPr>
                <w:b/>
                <w:sz w:val="22"/>
                <w:szCs w:val="22"/>
              </w:rPr>
              <w:t>90%</w:t>
            </w:r>
          </w:p>
          <w:p w14:paraId="105B971A" w14:textId="77777777" w:rsidR="00C54E46" w:rsidRPr="0047149D" w:rsidRDefault="00C54E46" w:rsidP="00C8214B">
            <w:pPr>
              <w:spacing w:line="276" w:lineRule="auto"/>
              <w:jc w:val="center"/>
              <w:rPr>
                <w:b/>
                <w:sz w:val="22"/>
                <w:szCs w:val="22"/>
              </w:rPr>
            </w:pPr>
          </w:p>
        </w:tc>
        <w:tc>
          <w:tcPr>
            <w:tcW w:w="1597" w:type="dxa"/>
            <w:tcBorders>
              <w:top w:val="single" w:sz="12" w:space="0" w:color="auto"/>
              <w:bottom w:val="double" w:sz="4" w:space="0" w:color="000000"/>
              <w:right w:val="double" w:sz="4" w:space="0" w:color="000000"/>
            </w:tcBorders>
            <w:shd w:val="clear" w:color="auto" w:fill="BF8F00" w:themeFill="accent4" w:themeFillShade="BF"/>
          </w:tcPr>
          <w:p w14:paraId="24C0835C" w14:textId="77777777" w:rsidR="00C54E46" w:rsidRPr="0047149D" w:rsidRDefault="00C54E46" w:rsidP="00C8214B">
            <w:pPr>
              <w:spacing w:line="276" w:lineRule="auto"/>
              <w:jc w:val="center"/>
              <w:rPr>
                <w:sz w:val="22"/>
                <w:szCs w:val="22"/>
              </w:rPr>
            </w:pPr>
            <w:r w:rsidRPr="0047149D">
              <w:rPr>
                <w:sz w:val="22"/>
                <w:szCs w:val="22"/>
              </w:rPr>
              <w:t xml:space="preserve">-19.519 dB </w:t>
            </w:r>
          </w:p>
        </w:tc>
        <w:tc>
          <w:tcPr>
            <w:tcW w:w="2117" w:type="dxa"/>
            <w:tcBorders>
              <w:top w:val="single" w:sz="12" w:space="0" w:color="auto"/>
              <w:left w:val="double" w:sz="4" w:space="0" w:color="000000"/>
              <w:bottom w:val="double" w:sz="4" w:space="0" w:color="000000"/>
              <w:right w:val="double" w:sz="4" w:space="0" w:color="000000"/>
            </w:tcBorders>
            <w:shd w:val="clear" w:color="auto" w:fill="BF8F00" w:themeFill="accent4" w:themeFillShade="BF"/>
          </w:tcPr>
          <w:p w14:paraId="087C1BC5" w14:textId="77777777" w:rsidR="00C54E46" w:rsidRPr="0047149D" w:rsidRDefault="00C54E46" w:rsidP="00C8214B">
            <w:pPr>
              <w:spacing w:line="276" w:lineRule="auto"/>
              <w:jc w:val="center"/>
              <w:rPr>
                <w:sz w:val="22"/>
                <w:szCs w:val="22"/>
              </w:rPr>
            </w:pPr>
            <w:r w:rsidRPr="0047149D">
              <w:rPr>
                <w:sz w:val="22"/>
                <w:szCs w:val="22"/>
              </w:rPr>
              <w:t xml:space="preserve">-10.0723 dB </w:t>
            </w:r>
          </w:p>
        </w:tc>
        <w:tc>
          <w:tcPr>
            <w:tcW w:w="2353" w:type="dxa"/>
            <w:tcBorders>
              <w:top w:val="single" w:sz="12" w:space="0" w:color="auto"/>
              <w:left w:val="double" w:sz="4" w:space="0" w:color="000000"/>
              <w:bottom w:val="double" w:sz="4" w:space="0" w:color="000000"/>
            </w:tcBorders>
            <w:shd w:val="clear" w:color="auto" w:fill="BF8F00" w:themeFill="accent4" w:themeFillShade="BF"/>
          </w:tcPr>
          <w:p w14:paraId="1C4202A6" w14:textId="77777777" w:rsidR="00C54E46" w:rsidRPr="0047149D" w:rsidRDefault="00C54E46" w:rsidP="00C8214B">
            <w:pPr>
              <w:spacing w:line="276" w:lineRule="auto"/>
              <w:jc w:val="center"/>
              <w:rPr>
                <w:sz w:val="22"/>
                <w:szCs w:val="22"/>
              </w:rPr>
            </w:pPr>
            <w:r w:rsidRPr="0047149D">
              <w:rPr>
                <w:sz w:val="22"/>
                <w:szCs w:val="22"/>
              </w:rPr>
              <w:t>0.481 dB</w:t>
            </w:r>
          </w:p>
        </w:tc>
      </w:tr>
      <w:tr w:rsidR="00C54E46" w:rsidRPr="00FC150B" w14:paraId="73A2E838" w14:textId="77777777" w:rsidTr="00C8214B">
        <w:trPr>
          <w:trHeight w:val="532"/>
        </w:trPr>
        <w:tc>
          <w:tcPr>
            <w:tcW w:w="2037" w:type="dxa"/>
            <w:vMerge/>
            <w:tcBorders>
              <w:top w:val="double" w:sz="4" w:space="0" w:color="000000"/>
            </w:tcBorders>
            <w:shd w:val="clear" w:color="auto" w:fill="C5E0B3" w:themeFill="accent6" w:themeFillTint="66"/>
          </w:tcPr>
          <w:p w14:paraId="79043461" w14:textId="77777777" w:rsidR="00C54E46" w:rsidRPr="0047149D" w:rsidRDefault="00C54E46" w:rsidP="00C8214B">
            <w:pPr>
              <w:spacing w:line="276" w:lineRule="auto"/>
              <w:jc w:val="center"/>
              <w:rPr>
                <w:sz w:val="22"/>
                <w:szCs w:val="22"/>
              </w:rPr>
            </w:pPr>
          </w:p>
        </w:tc>
        <w:tc>
          <w:tcPr>
            <w:tcW w:w="933" w:type="dxa"/>
            <w:vMerge w:val="restart"/>
            <w:tcBorders>
              <w:top w:val="double" w:sz="4" w:space="0" w:color="000000"/>
            </w:tcBorders>
            <w:shd w:val="clear" w:color="auto" w:fill="D0CECE" w:themeFill="background2" w:themeFillShade="E6"/>
          </w:tcPr>
          <w:p w14:paraId="315A6D38" w14:textId="77777777" w:rsidR="00C54E46" w:rsidRPr="0047149D" w:rsidRDefault="00C54E46" w:rsidP="00C8214B">
            <w:pPr>
              <w:spacing w:line="276" w:lineRule="auto"/>
              <w:jc w:val="center"/>
              <w:rPr>
                <w:sz w:val="22"/>
                <w:szCs w:val="22"/>
              </w:rPr>
            </w:pPr>
          </w:p>
          <w:p w14:paraId="751CBA1C" w14:textId="77777777" w:rsidR="00C54E46" w:rsidRPr="0047149D" w:rsidRDefault="00C54E46" w:rsidP="00C8214B">
            <w:pPr>
              <w:spacing w:line="276" w:lineRule="auto"/>
              <w:jc w:val="center"/>
              <w:rPr>
                <w:sz w:val="22"/>
                <w:szCs w:val="22"/>
              </w:rPr>
            </w:pPr>
            <w:r w:rsidRPr="0047149D">
              <w:rPr>
                <w:sz w:val="22"/>
                <w:szCs w:val="22"/>
              </w:rPr>
              <w:t>Alta (27)</w:t>
            </w:r>
          </w:p>
        </w:tc>
        <w:tc>
          <w:tcPr>
            <w:tcW w:w="1503" w:type="dxa"/>
            <w:tcBorders>
              <w:top w:val="double" w:sz="4" w:space="0" w:color="000000"/>
              <w:bottom w:val="single" w:sz="12" w:space="0" w:color="auto"/>
            </w:tcBorders>
            <w:shd w:val="clear" w:color="auto" w:fill="FFF2CC" w:themeFill="accent4" w:themeFillTint="33"/>
          </w:tcPr>
          <w:p w14:paraId="6A1CA9EC" w14:textId="77777777" w:rsidR="00C54E46" w:rsidRPr="0047149D" w:rsidRDefault="00C54E46" w:rsidP="00C8214B">
            <w:pPr>
              <w:spacing w:line="276" w:lineRule="auto"/>
              <w:jc w:val="center"/>
              <w:rPr>
                <w:b/>
                <w:sz w:val="22"/>
                <w:szCs w:val="22"/>
              </w:rPr>
            </w:pPr>
            <w:r w:rsidRPr="0047149D">
              <w:rPr>
                <w:b/>
                <w:sz w:val="22"/>
                <w:szCs w:val="22"/>
              </w:rPr>
              <w:t>10%</w:t>
            </w:r>
          </w:p>
        </w:tc>
        <w:tc>
          <w:tcPr>
            <w:tcW w:w="1597" w:type="dxa"/>
            <w:tcBorders>
              <w:top w:val="double" w:sz="4" w:space="0" w:color="000000"/>
              <w:bottom w:val="single" w:sz="12" w:space="0" w:color="auto"/>
              <w:right w:val="double" w:sz="4" w:space="0" w:color="000000"/>
            </w:tcBorders>
            <w:shd w:val="clear" w:color="auto" w:fill="FFF2CC" w:themeFill="accent4" w:themeFillTint="33"/>
          </w:tcPr>
          <w:p w14:paraId="68AFB659" w14:textId="77777777" w:rsidR="00C54E46" w:rsidRPr="0047149D" w:rsidRDefault="00C54E46" w:rsidP="00C8214B">
            <w:pPr>
              <w:spacing w:line="276" w:lineRule="auto"/>
              <w:jc w:val="center"/>
              <w:rPr>
                <w:sz w:val="22"/>
                <w:szCs w:val="22"/>
              </w:rPr>
            </w:pPr>
            <w:r w:rsidRPr="0047149D">
              <w:rPr>
                <w:sz w:val="22"/>
                <w:szCs w:val="22"/>
              </w:rPr>
              <w:t xml:space="preserve">-23.1433 dB </w:t>
            </w:r>
          </w:p>
        </w:tc>
        <w:tc>
          <w:tcPr>
            <w:tcW w:w="2117" w:type="dxa"/>
            <w:tcBorders>
              <w:top w:val="double" w:sz="4" w:space="0" w:color="000000"/>
              <w:left w:val="double" w:sz="4" w:space="0" w:color="000000"/>
              <w:bottom w:val="single" w:sz="12" w:space="0" w:color="auto"/>
              <w:right w:val="double" w:sz="4" w:space="0" w:color="000000"/>
            </w:tcBorders>
            <w:shd w:val="clear" w:color="auto" w:fill="FFF2CC" w:themeFill="accent4" w:themeFillTint="33"/>
          </w:tcPr>
          <w:p w14:paraId="37F35896" w14:textId="77777777" w:rsidR="00C54E46" w:rsidRPr="0047149D" w:rsidRDefault="00C54E46" w:rsidP="00C8214B">
            <w:pPr>
              <w:spacing w:line="276" w:lineRule="auto"/>
              <w:jc w:val="center"/>
              <w:rPr>
                <w:sz w:val="22"/>
                <w:szCs w:val="22"/>
              </w:rPr>
            </w:pPr>
            <w:r w:rsidRPr="0047149D">
              <w:rPr>
                <w:sz w:val="22"/>
                <w:szCs w:val="22"/>
              </w:rPr>
              <w:t xml:space="preserve">-13.6265 dB </w:t>
            </w:r>
          </w:p>
        </w:tc>
        <w:tc>
          <w:tcPr>
            <w:tcW w:w="2353" w:type="dxa"/>
            <w:tcBorders>
              <w:top w:val="double" w:sz="4" w:space="0" w:color="000000"/>
              <w:left w:val="double" w:sz="4" w:space="0" w:color="000000"/>
              <w:bottom w:val="single" w:sz="12" w:space="0" w:color="auto"/>
            </w:tcBorders>
            <w:shd w:val="clear" w:color="auto" w:fill="FFF2CC" w:themeFill="accent4" w:themeFillTint="33"/>
          </w:tcPr>
          <w:p w14:paraId="0D9A4DAF" w14:textId="77777777" w:rsidR="00C54E46" w:rsidRPr="0047149D" w:rsidRDefault="00C54E46" w:rsidP="00C8214B">
            <w:pPr>
              <w:spacing w:line="276" w:lineRule="auto"/>
              <w:jc w:val="center"/>
              <w:rPr>
                <w:sz w:val="22"/>
                <w:szCs w:val="22"/>
              </w:rPr>
            </w:pPr>
            <w:r w:rsidRPr="0047149D">
              <w:rPr>
                <w:sz w:val="22"/>
                <w:szCs w:val="22"/>
              </w:rPr>
              <w:t xml:space="preserve">-3.1689 dB </w:t>
            </w:r>
          </w:p>
        </w:tc>
      </w:tr>
      <w:tr w:rsidR="00C54E46" w:rsidRPr="00FC150B" w14:paraId="68048318" w14:textId="77777777" w:rsidTr="00C8214B">
        <w:trPr>
          <w:trHeight w:val="230"/>
        </w:trPr>
        <w:tc>
          <w:tcPr>
            <w:tcW w:w="2037" w:type="dxa"/>
            <w:vMerge/>
            <w:shd w:val="clear" w:color="auto" w:fill="C5E0B3" w:themeFill="accent6" w:themeFillTint="66"/>
          </w:tcPr>
          <w:p w14:paraId="4BB3AEA5" w14:textId="77777777" w:rsidR="00C54E46" w:rsidRPr="0047149D" w:rsidRDefault="00C54E46" w:rsidP="00C8214B">
            <w:pPr>
              <w:spacing w:line="276" w:lineRule="auto"/>
              <w:jc w:val="center"/>
              <w:rPr>
                <w:sz w:val="22"/>
                <w:szCs w:val="22"/>
              </w:rPr>
            </w:pPr>
          </w:p>
        </w:tc>
        <w:tc>
          <w:tcPr>
            <w:tcW w:w="933" w:type="dxa"/>
            <w:vMerge/>
            <w:shd w:val="clear" w:color="auto" w:fill="D0CECE" w:themeFill="background2" w:themeFillShade="E6"/>
          </w:tcPr>
          <w:p w14:paraId="473FC4FC" w14:textId="77777777" w:rsidR="00C54E46" w:rsidRPr="0047149D" w:rsidRDefault="00C54E46" w:rsidP="00C8214B">
            <w:pPr>
              <w:spacing w:line="276" w:lineRule="auto"/>
              <w:jc w:val="center"/>
              <w:rPr>
                <w:sz w:val="22"/>
                <w:szCs w:val="22"/>
              </w:rPr>
            </w:pPr>
          </w:p>
        </w:tc>
        <w:tc>
          <w:tcPr>
            <w:tcW w:w="1503" w:type="dxa"/>
            <w:tcBorders>
              <w:top w:val="single" w:sz="12" w:space="0" w:color="auto"/>
              <w:bottom w:val="single" w:sz="12" w:space="0" w:color="auto"/>
            </w:tcBorders>
            <w:shd w:val="clear" w:color="auto" w:fill="FFD966" w:themeFill="accent4" w:themeFillTint="99"/>
          </w:tcPr>
          <w:p w14:paraId="7474D79A" w14:textId="77777777" w:rsidR="00C54E46" w:rsidRDefault="00C54E46" w:rsidP="00C8214B">
            <w:pPr>
              <w:spacing w:line="276" w:lineRule="auto"/>
              <w:jc w:val="center"/>
              <w:rPr>
                <w:b/>
                <w:sz w:val="22"/>
                <w:szCs w:val="22"/>
              </w:rPr>
            </w:pPr>
            <w:r w:rsidRPr="0047149D">
              <w:rPr>
                <w:b/>
                <w:sz w:val="22"/>
                <w:szCs w:val="22"/>
              </w:rPr>
              <w:t>50%</w:t>
            </w:r>
          </w:p>
          <w:p w14:paraId="418029E7" w14:textId="77777777" w:rsidR="00C54E46" w:rsidRPr="0047149D" w:rsidRDefault="00C54E46" w:rsidP="00C8214B">
            <w:pPr>
              <w:spacing w:line="276" w:lineRule="auto"/>
              <w:jc w:val="center"/>
              <w:rPr>
                <w:b/>
                <w:sz w:val="22"/>
                <w:szCs w:val="22"/>
              </w:rPr>
            </w:pPr>
          </w:p>
        </w:tc>
        <w:tc>
          <w:tcPr>
            <w:tcW w:w="1597" w:type="dxa"/>
            <w:tcBorders>
              <w:top w:val="single" w:sz="12" w:space="0" w:color="auto"/>
              <w:bottom w:val="single" w:sz="12" w:space="0" w:color="auto"/>
              <w:right w:val="double" w:sz="4" w:space="0" w:color="000000"/>
            </w:tcBorders>
            <w:shd w:val="clear" w:color="auto" w:fill="FFD966" w:themeFill="accent4" w:themeFillTint="99"/>
          </w:tcPr>
          <w:p w14:paraId="6CD45F9A" w14:textId="77777777" w:rsidR="00C54E46" w:rsidRPr="0047149D" w:rsidRDefault="00C54E46" w:rsidP="00C8214B">
            <w:pPr>
              <w:spacing w:line="276" w:lineRule="auto"/>
              <w:jc w:val="center"/>
              <w:rPr>
                <w:sz w:val="22"/>
                <w:szCs w:val="22"/>
              </w:rPr>
            </w:pPr>
            <w:r w:rsidRPr="0047149D">
              <w:rPr>
                <w:sz w:val="22"/>
                <w:szCs w:val="22"/>
              </w:rPr>
              <w:t xml:space="preserve">-22.516 dB </w:t>
            </w:r>
          </w:p>
        </w:tc>
        <w:tc>
          <w:tcPr>
            <w:tcW w:w="2117" w:type="dxa"/>
            <w:tcBorders>
              <w:top w:val="single" w:sz="12" w:space="0" w:color="auto"/>
              <w:left w:val="double" w:sz="4" w:space="0" w:color="000000"/>
              <w:bottom w:val="single" w:sz="12" w:space="0" w:color="auto"/>
              <w:right w:val="double" w:sz="4" w:space="0" w:color="000000"/>
            </w:tcBorders>
            <w:shd w:val="clear" w:color="auto" w:fill="FFD966" w:themeFill="accent4" w:themeFillTint="99"/>
          </w:tcPr>
          <w:p w14:paraId="2A648B3C" w14:textId="77777777" w:rsidR="00C54E46" w:rsidRPr="0047149D" w:rsidRDefault="00C54E46" w:rsidP="00C8214B">
            <w:pPr>
              <w:spacing w:line="276" w:lineRule="auto"/>
              <w:jc w:val="center"/>
              <w:rPr>
                <w:sz w:val="22"/>
                <w:szCs w:val="22"/>
              </w:rPr>
            </w:pPr>
            <w:r w:rsidRPr="0047149D">
              <w:rPr>
                <w:sz w:val="22"/>
                <w:szCs w:val="22"/>
              </w:rPr>
              <w:t>-12.9613 dB</w:t>
            </w:r>
          </w:p>
        </w:tc>
        <w:tc>
          <w:tcPr>
            <w:tcW w:w="2353" w:type="dxa"/>
            <w:tcBorders>
              <w:top w:val="single" w:sz="12" w:space="0" w:color="auto"/>
              <w:left w:val="double" w:sz="4" w:space="0" w:color="000000"/>
              <w:bottom w:val="single" w:sz="12" w:space="0" w:color="auto"/>
            </w:tcBorders>
            <w:shd w:val="clear" w:color="auto" w:fill="FFD966" w:themeFill="accent4" w:themeFillTint="99"/>
          </w:tcPr>
          <w:p w14:paraId="6E3E5309" w14:textId="77777777" w:rsidR="00C54E46" w:rsidRPr="0047149D" w:rsidRDefault="00C54E46" w:rsidP="00C8214B">
            <w:pPr>
              <w:spacing w:line="276" w:lineRule="auto"/>
              <w:jc w:val="center"/>
              <w:rPr>
                <w:sz w:val="22"/>
                <w:szCs w:val="22"/>
              </w:rPr>
            </w:pPr>
            <w:r w:rsidRPr="0047149D">
              <w:rPr>
                <w:sz w:val="22"/>
                <w:szCs w:val="22"/>
              </w:rPr>
              <w:t>-2.5037 dB</w:t>
            </w:r>
          </w:p>
        </w:tc>
      </w:tr>
      <w:tr w:rsidR="00C54E46" w:rsidRPr="00FC150B" w14:paraId="1CC512E6" w14:textId="77777777" w:rsidTr="00C8214B">
        <w:trPr>
          <w:trHeight w:val="34"/>
        </w:trPr>
        <w:tc>
          <w:tcPr>
            <w:tcW w:w="2037" w:type="dxa"/>
            <w:vMerge/>
            <w:shd w:val="clear" w:color="auto" w:fill="C5E0B3" w:themeFill="accent6" w:themeFillTint="66"/>
          </w:tcPr>
          <w:p w14:paraId="10260F41" w14:textId="77777777" w:rsidR="00C54E46" w:rsidRPr="0047149D" w:rsidRDefault="00C54E46" w:rsidP="00C8214B">
            <w:pPr>
              <w:spacing w:line="276" w:lineRule="auto"/>
              <w:jc w:val="center"/>
              <w:rPr>
                <w:sz w:val="22"/>
                <w:szCs w:val="22"/>
              </w:rPr>
            </w:pPr>
          </w:p>
        </w:tc>
        <w:tc>
          <w:tcPr>
            <w:tcW w:w="933" w:type="dxa"/>
            <w:vMerge/>
            <w:shd w:val="clear" w:color="auto" w:fill="D0CECE" w:themeFill="background2" w:themeFillShade="E6"/>
          </w:tcPr>
          <w:p w14:paraId="1F23FACB" w14:textId="77777777" w:rsidR="00C54E46" w:rsidRPr="0047149D" w:rsidRDefault="00C54E46" w:rsidP="00C8214B">
            <w:pPr>
              <w:spacing w:line="276" w:lineRule="auto"/>
              <w:jc w:val="center"/>
              <w:rPr>
                <w:sz w:val="22"/>
                <w:szCs w:val="22"/>
              </w:rPr>
            </w:pPr>
          </w:p>
        </w:tc>
        <w:tc>
          <w:tcPr>
            <w:tcW w:w="1503" w:type="dxa"/>
            <w:tcBorders>
              <w:top w:val="single" w:sz="12" w:space="0" w:color="auto"/>
            </w:tcBorders>
            <w:shd w:val="clear" w:color="auto" w:fill="BF8F00" w:themeFill="accent4" w:themeFillShade="BF"/>
          </w:tcPr>
          <w:p w14:paraId="425910D7" w14:textId="77777777" w:rsidR="00C54E46" w:rsidRPr="0047149D" w:rsidRDefault="00C54E46" w:rsidP="00C8214B">
            <w:pPr>
              <w:spacing w:line="276" w:lineRule="auto"/>
              <w:jc w:val="center"/>
              <w:rPr>
                <w:b/>
                <w:sz w:val="22"/>
                <w:szCs w:val="22"/>
              </w:rPr>
            </w:pPr>
            <w:r w:rsidRPr="0047149D">
              <w:rPr>
                <w:b/>
                <w:sz w:val="22"/>
                <w:szCs w:val="22"/>
              </w:rPr>
              <w:t>90%</w:t>
            </w:r>
          </w:p>
        </w:tc>
        <w:tc>
          <w:tcPr>
            <w:tcW w:w="1597" w:type="dxa"/>
            <w:tcBorders>
              <w:top w:val="single" w:sz="12" w:space="0" w:color="auto"/>
              <w:right w:val="double" w:sz="4" w:space="0" w:color="000000"/>
            </w:tcBorders>
            <w:shd w:val="clear" w:color="auto" w:fill="BF8F00" w:themeFill="accent4" w:themeFillShade="BF"/>
          </w:tcPr>
          <w:p w14:paraId="6DE7F2CD" w14:textId="77777777" w:rsidR="00C54E46" w:rsidRPr="0047149D" w:rsidRDefault="00C54E46" w:rsidP="00C8214B">
            <w:pPr>
              <w:spacing w:line="276" w:lineRule="auto"/>
              <w:jc w:val="center"/>
              <w:rPr>
                <w:sz w:val="22"/>
                <w:szCs w:val="22"/>
              </w:rPr>
            </w:pPr>
            <w:r w:rsidRPr="0047149D">
              <w:rPr>
                <w:sz w:val="22"/>
                <w:szCs w:val="22"/>
              </w:rPr>
              <w:t xml:space="preserve">-20.9801 dB </w:t>
            </w:r>
          </w:p>
        </w:tc>
        <w:tc>
          <w:tcPr>
            <w:tcW w:w="2117" w:type="dxa"/>
            <w:tcBorders>
              <w:top w:val="single" w:sz="12" w:space="0" w:color="auto"/>
              <w:left w:val="double" w:sz="4" w:space="0" w:color="000000"/>
              <w:right w:val="double" w:sz="4" w:space="0" w:color="000000"/>
            </w:tcBorders>
            <w:shd w:val="clear" w:color="auto" w:fill="BF8F00" w:themeFill="accent4" w:themeFillShade="BF"/>
          </w:tcPr>
          <w:p w14:paraId="765A957C" w14:textId="77777777" w:rsidR="00C54E46" w:rsidRPr="0047149D" w:rsidRDefault="00C54E46" w:rsidP="00C8214B">
            <w:pPr>
              <w:spacing w:line="276" w:lineRule="auto"/>
              <w:jc w:val="center"/>
              <w:rPr>
                <w:sz w:val="22"/>
                <w:szCs w:val="22"/>
              </w:rPr>
            </w:pPr>
            <w:r w:rsidRPr="0047149D">
              <w:rPr>
                <w:sz w:val="22"/>
                <w:szCs w:val="22"/>
              </w:rPr>
              <w:t>-11.6055 dB</w:t>
            </w:r>
          </w:p>
        </w:tc>
        <w:tc>
          <w:tcPr>
            <w:tcW w:w="2353" w:type="dxa"/>
            <w:tcBorders>
              <w:top w:val="single" w:sz="12" w:space="0" w:color="auto"/>
              <w:left w:val="double" w:sz="4" w:space="0" w:color="000000"/>
            </w:tcBorders>
            <w:shd w:val="clear" w:color="auto" w:fill="BF8F00" w:themeFill="accent4" w:themeFillShade="BF"/>
          </w:tcPr>
          <w:p w14:paraId="0C25AF5C" w14:textId="77777777" w:rsidR="00C54E46" w:rsidRPr="0047149D" w:rsidRDefault="00C54E46" w:rsidP="00C8214B">
            <w:pPr>
              <w:spacing w:line="276" w:lineRule="auto"/>
              <w:jc w:val="center"/>
              <w:rPr>
                <w:sz w:val="22"/>
                <w:szCs w:val="22"/>
              </w:rPr>
            </w:pPr>
            <w:r w:rsidRPr="0047149D">
              <w:rPr>
                <w:sz w:val="22"/>
                <w:szCs w:val="22"/>
              </w:rPr>
              <w:t>-0.99915 dB</w:t>
            </w:r>
          </w:p>
        </w:tc>
      </w:tr>
    </w:tbl>
    <w:p w14:paraId="6CC2722A" w14:textId="77777777" w:rsidR="00C54E46" w:rsidRDefault="00C54E46" w:rsidP="00C54E46">
      <w:pPr>
        <w:spacing w:line="360" w:lineRule="auto"/>
        <w:jc w:val="both"/>
        <w:rPr>
          <w:rFonts w:ascii="Times New Roman" w:hAnsi="Times New Roman" w:cs="Times New Roman"/>
          <w:sz w:val="22"/>
        </w:rPr>
      </w:pPr>
    </w:p>
    <w:p w14:paraId="7D8C9348" w14:textId="234AD544" w:rsidR="00C54E46" w:rsidRPr="00C8214B" w:rsidRDefault="00C54E46" w:rsidP="00C54E46">
      <w:pPr>
        <w:pStyle w:val="Prrafodelista"/>
        <w:spacing w:line="360" w:lineRule="auto"/>
        <w:ind w:left="360"/>
        <w:jc w:val="both"/>
        <w:rPr>
          <w:rFonts w:ascii="Times New Roman" w:hAnsi="Times New Roman" w:cs="Times New Roman"/>
          <w:sz w:val="22"/>
          <w:szCs w:val="22"/>
        </w:rPr>
      </w:pPr>
      <w:r w:rsidRPr="00C8214B">
        <w:rPr>
          <w:rFonts w:ascii="Times New Roman" w:hAnsi="Times New Roman" w:cs="Times New Roman"/>
          <w:sz w:val="22"/>
          <w:szCs w:val="22"/>
        </w:rPr>
        <w:t xml:space="preserve">Observando la </w:t>
      </w:r>
      <w:r w:rsidR="00C8214B" w:rsidRPr="00C8214B">
        <w:rPr>
          <w:rFonts w:ascii="Times New Roman" w:hAnsi="Times New Roman" w:cs="Times New Roman"/>
          <w:sz w:val="22"/>
          <w:szCs w:val="22"/>
        </w:rPr>
        <w:fldChar w:fldCharType="begin"/>
      </w:r>
      <w:r w:rsidR="00C8214B" w:rsidRPr="00C8214B">
        <w:rPr>
          <w:rFonts w:ascii="Times New Roman" w:hAnsi="Times New Roman" w:cs="Times New Roman"/>
          <w:sz w:val="22"/>
          <w:szCs w:val="22"/>
        </w:rPr>
        <w:instrText xml:space="preserve"> REF _Ref44872991 \h </w:instrText>
      </w:r>
      <w:r w:rsidR="00C8214B" w:rsidRPr="00C8214B">
        <w:rPr>
          <w:rFonts w:ascii="Times New Roman" w:hAnsi="Times New Roman" w:cs="Times New Roman"/>
          <w:sz w:val="22"/>
          <w:szCs w:val="22"/>
        </w:rPr>
      </w:r>
      <w:r w:rsidR="00C8214B">
        <w:rPr>
          <w:rFonts w:ascii="Times New Roman" w:hAnsi="Times New Roman" w:cs="Times New Roman"/>
          <w:sz w:val="22"/>
          <w:szCs w:val="22"/>
        </w:rPr>
        <w:instrText xml:space="preserve"> \* MERGEFORMAT </w:instrText>
      </w:r>
      <w:r w:rsidR="00C8214B" w:rsidRPr="00C8214B">
        <w:rPr>
          <w:rFonts w:ascii="Times New Roman" w:hAnsi="Times New Roman" w:cs="Times New Roman"/>
          <w:sz w:val="22"/>
          <w:szCs w:val="22"/>
        </w:rPr>
        <w:fldChar w:fldCharType="separate"/>
      </w:r>
      <w:r w:rsidR="00C8214B" w:rsidRPr="00C8214B">
        <w:rPr>
          <w:rFonts w:ascii="Times New Roman" w:hAnsi="Times New Roman" w:cs="Times New Roman"/>
          <w:sz w:val="22"/>
          <w:szCs w:val="22"/>
        </w:rPr>
        <w:t xml:space="preserve">Tabla </w:t>
      </w:r>
      <w:r w:rsidR="00C8214B" w:rsidRPr="00C8214B">
        <w:rPr>
          <w:rFonts w:ascii="Times New Roman" w:hAnsi="Times New Roman" w:cs="Times New Roman"/>
          <w:noProof/>
          <w:sz w:val="22"/>
          <w:szCs w:val="22"/>
        </w:rPr>
        <w:t>2</w:t>
      </w:r>
      <w:r w:rsidR="00C8214B" w:rsidRPr="00C8214B">
        <w:rPr>
          <w:rFonts w:ascii="Times New Roman" w:hAnsi="Times New Roman" w:cs="Times New Roman"/>
          <w:sz w:val="22"/>
          <w:szCs w:val="22"/>
        </w:rPr>
        <w:fldChar w:fldCharType="end"/>
      </w:r>
      <w:r w:rsidRPr="00C8214B">
        <w:rPr>
          <w:rFonts w:ascii="Times New Roman" w:hAnsi="Times New Roman" w:cs="Times New Roman"/>
          <w:sz w:val="22"/>
          <w:szCs w:val="22"/>
        </w:rPr>
        <w:t xml:space="preserve">, se puede afirmar que a mayor valor de alpha, se obtienen mejores valores de SIR para la codificación, y que a mayores valores de framesPerSymbol se obtienen peores valores. </w:t>
      </w:r>
    </w:p>
    <w:p w14:paraId="14FB394E" w14:textId="77777777" w:rsidR="00C54E46" w:rsidRDefault="00C54E46" w:rsidP="00C54E46">
      <w:pPr>
        <w:spacing w:line="360" w:lineRule="auto"/>
        <w:jc w:val="both"/>
        <w:rPr>
          <w:rFonts w:ascii="Times New Roman" w:hAnsi="Times New Roman" w:cs="Times New Roman"/>
          <w:sz w:val="22"/>
        </w:rPr>
      </w:pPr>
    </w:p>
    <w:p w14:paraId="1AFAD2B0" w14:textId="51313EDE" w:rsidR="00C54E46" w:rsidRPr="00C54E46" w:rsidRDefault="00C54E46" w:rsidP="00C54E46">
      <w:pPr>
        <w:pStyle w:val="Prrafodelista"/>
        <w:spacing w:line="360" w:lineRule="auto"/>
        <w:ind w:left="360"/>
        <w:jc w:val="both"/>
        <w:rPr>
          <w:rFonts w:ascii="Times New Roman" w:hAnsi="Times New Roman" w:cs="Times New Roman"/>
          <w:sz w:val="22"/>
        </w:rPr>
      </w:pPr>
      <w:r w:rsidRPr="00C54E46">
        <w:rPr>
          <w:rFonts w:ascii="Times New Roman" w:hAnsi="Times New Roman" w:cs="Times New Roman"/>
          <w:sz w:val="22"/>
        </w:rPr>
        <w:t>Los valores de la tabla anterior se han obtenido gracias a las gráficas procedentes de la función de distribución acumulativa mostradas previamente. Bajo las restricciones de: 3 valores de alpha, 3 de framesPerSymbol y 3 porcentajes de codificación; se han creado 9 vídeos y gracias a la función de distribución acumulativa se han obtenido 27 valores de SIR. Entonces, por cada vídeo original se deberá codificar 27 vídeos, en función de las restricciones para las posteriores pruebas. Finalmente, este proceso se deberá de llevar a cabo con todos los vídeos que se pretendan codificar, ya que cada uno deberá de tener un valor de SIR determinado por las condiciones de alpha y framesPerSymbol usadas.</w:t>
      </w:r>
    </w:p>
    <w:p w14:paraId="1F2E91D2" w14:textId="77777777" w:rsidR="00471EB5" w:rsidRPr="00471EB5" w:rsidRDefault="00471EB5" w:rsidP="00471EB5">
      <w:pPr>
        <w:spacing w:line="360" w:lineRule="auto"/>
        <w:jc w:val="both"/>
        <w:rPr>
          <w:rFonts w:ascii="Times New Roman" w:hAnsi="Times New Roman" w:cs="Times New Roman"/>
          <w:b/>
          <w:sz w:val="22"/>
        </w:rPr>
      </w:pPr>
    </w:p>
    <w:p w14:paraId="755CED3B" w14:textId="31589828" w:rsidR="00B1434C" w:rsidRPr="00D70E23" w:rsidRDefault="00B1434C" w:rsidP="00384DB0">
      <w:pPr>
        <w:pStyle w:val="Prrafodelista"/>
        <w:numPr>
          <w:ilvl w:val="0"/>
          <w:numId w:val="9"/>
        </w:numPr>
        <w:spacing w:line="360" w:lineRule="auto"/>
        <w:jc w:val="both"/>
        <w:rPr>
          <w:rFonts w:ascii="Times New Roman" w:hAnsi="Times New Roman" w:cs="Times New Roman"/>
          <w:b/>
          <w:sz w:val="22"/>
        </w:rPr>
      </w:pPr>
      <w:commentRangeStart w:id="118"/>
      <w:r w:rsidRPr="00D70E23">
        <w:rPr>
          <w:rFonts w:ascii="Times New Roman" w:hAnsi="Times New Roman" w:cs="Times New Roman"/>
          <w:b/>
          <w:sz w:val="22"/>
        </w:rPr>
        <w:t>Encoder.</w:t>
      </w:r>
      <w:r w:rsidR="00EC3D50" w:rsidRPr="00D70E23">
        <w:rPr>
          <w:rFonts w:ascii="Times New Roman" w:hAnsi="Times New Roman" w:cs="Times New Roman"/>
          <w:b/>
          <w:sz w:val="22"/>
        </w:rPr>
        <w:t xml:space="preserve"> </w:t>
      </w:r>
      <w:r w:rsidR="00EC3D50" w:rsidRPr="00D70E23">
        <w:rPr>
          <w:rFonts w:ascii="Times New Roman" w:hAnsi="Times New Roman" w:cs="Times New Roman"/>
          <w:sz w:val="22"/>
        </w:rPr>
        <w:t>Se</w:t>
      </w:r>
      <w:commentRangeEnd w:id="118"/>
      <w:r w:rsidR="00697137">
        <w:rPr>
          <w:rStyle w:val="Refdecomentario"/>
        </w:rPr>
        <w:commentReference w:id="118"/>
      </w:r>
      <w:r w:rsidR="00EC3D50" w:rsidRPr="00D70E23">
        <w:rPr>
          <w:rFonts w:ascii="Times New Roman" w:hAnsi="Times New Roman" w:cs="Times New Roman"/>
          <w:sz w:val="22"/>
        </w:rPr>
        <w:t xml:space="preserve"> encarga de codifica</w:t>
      </w:r>
      <w:r w:rsidR="00DB227E" w:rsidRPr="00D70E23">
        <w:rPr>
          <w:rFonts w:ascii="Times New Roman" w:hAnsi="Times New Roman" w:cs="Times New Roman"/>
          <w:sz w:val="22"/>
        </w:rPr>
        <w:t>r</w:t>
      </w:r>
      <w:r w:rsidR="00EC3D50" w:rsidRPr="00D70E23">
        <w:rPr>
          <w:rFonts w:ascii="Times New Roman" w:hAnsi="Times New Roman" w:cs="Times New Roman"/>
          <w:sz w:val="22"/>
        </w:rPr>
        <w:t xml:space="preserve"> los datos entrantes en códigos</w:t>
      </w:r>
      <w:r w:rsidR="00DB227E" w:rsidRPr="00D70E23">
        <w:rPr>
          <w:rFonts w:ascii="Times New Roman" w:hAnsi="Times New Roman" w:cs="Times New Roman"/>
          <w:sz w:val="22"/>
        </w:rPr>
        <w:t xml:space="preserve">, </w:t>
      </w:r>
      <w:r w:rsidR="00EC3D50" w:rsidRPr="00D70E23">
        <w:rPr>
          <w:rFonts w:ascii="Times New Roman" w:hAnsi="Times New Roman" w:cs="Times New Roman"/>
          <w:sz w:val="22"/>
        </w:rPr>
        <w:t xml:space="preserve">que denominaremos códigos expandidos). </w:t>
      </w:r>
      <w:r w:rsidR="00DB227E" w:rsidRPr="00D70E23">
        <w:rPr>
          <w:rFonts w:ascii="Times New Roman" w:hAnsi="Times New Roman" w:cs="Times New Roman"/>
          <w:sz w:val="22"/>
        </w:rPr>
        <w:t xml:space="preserve">Para ello se divide el flujo binario en cadenas de N bits </w:t>
      </w:r>
      <w:r w:rsidR="006F5EB3" w:rsidRPr="00D70E23">
        <w:rPr>
          <w:rFonts w:ascii="Times New Roman" w:hAnsi="Times New Roman" w:cs="Times New Roman"/>
          <w:sz w:val="22"/>
        </w:rPr>
        <w:t>(</w:t>
      </w:r>
      <w:r w:rsidR="00DB227E" w:rsidRPr="00D70E23">
        <w:rPr>
          <w:rFonts w:ascii="Times New Roman" w:hAnsi="Times New Roman" w:cs="Times New Roman"/>
          <w:sz w:val="22"/>
        </w:rPr>
        <w:t xml:space="preserve">en nuestro caso </w:t>
      </w:r>
      <w:r w:rsidR="00613935" w:rsidRPr="00D70E23">
        <w:rPr>
          <w:rFonts w:ascii="Times New Roman" w:hAnsi="Times New Roman" w:cs="Times New Roman"/>
          <w:sz w:val="22"/>
        </w:rPr>
        <w:t>4</w:t>
      </w:r>
      <w:r w:rsidR="00DB227E" w:rsidRPr="00D70E23">
        <w:rPr>
          <w:rFonts w:ascii="Times New Roman" w:hAnsi="Times New Roman" w:cs="Times New Roman"/>
          <w:sz w:val="22"/>
        </w:rPr>
        <w:t xml:space="preserve"> bits</w:t>
      </w:r>
      <w:r w:rsidR="006F5EB3" w:rsidRPr="00D70E23">
        <w:rPr>
          <w:rFonts w:ascii="Times New Roman" w:hAnsi="Times New Roman" w:cs="Times New Roman"/>
          <w:sz w:val="22"/>
        </w:rPr>
        <w:t xml:space="preserve">, </w:t>
      </w:r>
      <w:r w:rsidR="006F5EB3" w:rsidRPr="00D70E23">
        <w:rPr>
          <w:rFonts w:ascii="Times New Roman" w:hAnsi="Times New Roman" w:cs="Times New Roman"/>
          <w:sz w:val="22"/>
        </w:rPr>
        <w:lastRenderedPageBreak/>
        <w:t>aunque se harán pruebas con otros valores)</w:t>
      </w:r>
      <w:r w:rsidR="00DB227E" w:rsidRPr="00D70E23">
        <w:rPr>
          <w:rFonts w:ascii="Times New Roman" w:hAnsi="Times New Roman" w:cs="Times New Roman"/>
          <w:sz w:val="22"/>
        </w:rPr>
        <w:t xml:space="preserve"> y las expande, siguiendo estrategias de Espectro Ensanchado por Secuencia Directa (DSSS de sus siglas en inglés, Direct </w:t>
      </w:r>
      <w:r w:rsidR="00697137">
        <w:rPr>
          <w:rFonts w:ascii="Times New Roman" w:hAnsi="Times New Roman" w:cs="Times New Roman"/>
          <w:sz w:val="22"/>
        </w:rPr>
        <w:t>Sequence</w:t>
      </w:r>
      <w:r w:rsidR="00697137" w:rsidRPr="00D70E23">
        <w:rPr>
          <w:rFonts w:ascii="Times New Roman" w:hAnsi="Times New Roman" w:cs="Times New Roman"/>
          <w:sz w:val="22"/>
        </w:rPr>
        <w:t xml:space="preserve"> </w:t>
      </w:r>
      <w:r w:rsidR="00DB227E" w:rsidRPr="00D70E23">
        <w:rPr>
          <w:rFonts w:ascii="Times New Roman" w:hAnsi="Times New Roman" w:cs="Times New Roman"/>
          <w:sz w:val="22"/>
        </w:rPr>
        <w:t xml:space="preserve">Spread Spectrum). El concepto de expansión hace referencia a que para cada bit de la cadena se generan M bits. Cada código, por tanto, representa un bit, y se sitúa en una celda de la imagen. </w:t>
      </w:r>
      <w:r w:rsidR="006F5EB3" w:rsidRPr="00D70E23">
        <w:rPr>
          <w:rFonts w:ascii="Times New Roman" w:hAnsi="Times New Roman" w:cs="Times New Roman"/>
          <w:sz w:val="22"/>
        </w:rPr>
        <w:t xml:space="preserve"> De ahí que el código expandido tenga una longitud M de </w:t>
      </w:r>
      <w:r w:rsidR="00AD6778" w:rsidRPr="00D70E23">
        <w:rPr>
          <w:rFonts w:ascii="Times New Roman" w:hAnsi="Times New Roman" w:cs="Times New Roman"/>
          <w:sz w:val="22"/>
        </w:rPr>
        <w:t>16</w:t>
      </w:r>
      <w:r w:rsidR="006F5EB3" w:rsidRPr="00D70E23">
        <w:rPr>
          <w:rFonts w:ascii="Times New Roman" w:hAnsi="Times New Roman" w:cs="Times New Roman"/>
          <w:sz w:val="22"/>
        </w:rPr>
        <w:t xml:space="preserve"> bits</w:t>
      </w:r>
      <w:r w:rsidR="00632D56" w:rsidRPr="00D70E23">
        <w:rPr>
          <w:rFonts w:ascii="Times New Roman" w:hAnsi="Times New Roman" w:cs="Times New Roman"/>
          <w:sz w:val="22"/>
        </w:rPr>
        <w:t xml:space="preserve">. Por tanto, si se codifican </w:t>
      </w:r>
      <w:r w:rsidR="00AD6778" w:rsidRPr="00D70E23">
        <w:rPr>
          <w:rFonts w:ascii="Times New Roman" w:hAnsi="Times New Roman" w:cs="Times New Roman"/>
          <w:sz w:val="22"/>
        </w:rPr>
        <w:t>4</w:t>
      </w:r>
      <w:r w:rsidR="00632D56" w:rsidRPr="00D70E23">
        <w:rPr>
          <w:rFonts w:ascii="Times New Roman" w:hAnsi="Times New Roman" w:cs="Times New Roman"/>
          <w:sz w:val="22"/>
        </w:rPr>
        <w:t xml:space="preserve"> bits, se tienen </w:t>
      </w:r>
      <w:r w:rsidR="00AD6778" w:rsidRPr="00D70E23">
        <w:rPr>
          <w:rFonts w:ascii="Times New Roman" w:hAnsi="Times New Roman" w:cs="Times New Roman"/>
          <w:sz w:val="22"/>
        </w:rPr>
        <w:t>4</w:t>
      </w:r>
      <w:r w:rsidR="00632D56" w:rsidRPr="00D70E23">
        <w:rPr>
          <w:rFonts w:ascii="Times New Roman" w:hAnsi="Times New Roman" w:cs="Times New Roman"/>
          <w:sz w:val="22"/>
        </w:rPr>
        <w:t xml:space="preserve"> celdas independientes en la imagen, y si cada celda cuenta con </w:t>
      </w:r>
      <w:r w:rsidR="00AD6778" w:rsidRPr="00D70E23">
        <w:rPr>
          <w:rFonts w:ascii="Times New Roman" w:hAnsi="Times New Roman" w:cs="Times New Roman"/>
          <w:sz w:val="22"/>
        </w:rPr>
        <w:t>16</w:t>
      </w:r>
      <w:r w:rsidR="00632D56" w:rsidRPr="00D70E23">
        <w:rPr>
          <w:rFonts w:ascii="Times New Roman" w:hAnsi="Times New Roman" w:cs="Times New Roman"/>
          <w:sz w:val="22"/>
        </w:rPr>
        <w:t xml:space="preserve"> ranuras, la longitud del código final será de </w:t>
      </w:r>
      <m:oMath>
        <m:r>
          <w:rPr>
            <w:rFonts w:ascii="Cambria Math" w:hAnsi="Cambria Math" w:cs="Times New Roman"/>
            <w:sz w:val="22"/>
          </w:rPr>
          <m:t>L = N∙M</m:t>
        </m:r>
      </m:oMath>
      <w:r w:rsidR="00632D56" w:rsidRPr="00D70E23">
        <w:rPr>
          <w:rFonts w:ascii="Times New Roman" w:eastAsiaTheme="minorEastAsia" w:hAnsi="Times New Roman" w:cs="Times New Roman"/>
          <w:sz w:val="22"/>
        </w:rPr>
        <w:t xml:space="preserve">. </w:t>
      </w:r>
      <w:r w:rsidR="001639B5" w:rsidRPr="00D70E23">
        <w:rPr>
          <w:rFonts w:ascii="Times New Roman" w:eastAsiaTheme="minorEastAsia" w:hAnsi="Times New Roman" w:cs="Times New Roman"/>
          <w:sz w:val="22"/>
        </w:rPr>
        <w:t xml:space="preserve">Estos códigos de </w:t>
      </w:r>
      <w:r w:rsidR="00AD6778" w:rsidRPr="00D70E23">
        <w:rPr>
          <w:rFonts w:ascii="Times New Roman" w:eastAsiaTheme="minorEastAsia" w:hAnsi="Times New Roman" w:cs="Times New Roman"/>
          <w:sz w:val="22"/>
        </w:rPr>
        <w:t>4</w:t>
      </w:r>
      <w:r w:rsidR="001639B5" w:rsidRPr="00D70E23">
        <w:rPr>
          <w:rFonts w:ascii="Times New Roman" w:eastAsiaTheme="minorEastAsia" w:hAnsi="Times New Roman" w:cs="Times New Roman"/>
          <w:sz w:val="22"/>
        </w:rPr>
        <w:t xml:space="preserve"> bits (que corresponden a una celda) siguen dos configuraciones: el código seleccionado para el bit 1 será el que corresponde espacialmente a la configuración del tablero </w:t>
      </w:r>
      <w:r w:rsidR="001639B5" w:rsidRPr="00D70E23">
        <w:rPr>
          <w:rFonts w:ascii="Times New Roman" w:eastAsiaTheme="minorEastAsia" w:hAnsi="Times New Roman" w:cs="Times New Roman"/>
          <w:sz w:val="22"/>
          <w:szCs w:val="22"/>
        </w:rPr>
        <w:t>de ajedrez (</w:t>
      </w:r>
      <w:r w:rsidR="00E902A5" w:rsidRPr="00D70E23">
        <w:rPr>
          <w:rFonts w:ascii="Times New Roman" w:eastAsiaTheme="minorEastAsia" w:hAnsi="Times New Roman" w:cs="Times New Roman"/>
          <w:sz w:val="22"/>
          <w:szCs w:val="22"/>
        </w:rPr>
        <w:fldChar w:fldCharType="begin"/>
      </w:r>
      <w:r w:rsidR="00E902A5" w:rsidRPr="00D70E23">
        <w:rPr>
          <w:rFonts w:ascii="Times New Roman" w:eastAsiaTheme="minorEastAsia" w:hAnsi="Times New Roman" w:cs="Times New Roman"/>
          <w:sz w:val="22"/>
          <w:szCs w:val="22"/>
        </w:rPr>
        <w:instrText xml:space="preserve"> REF _Ref43114029 \h  \* MERGEFORMAT </w:instrText>
      </w:r>
      <w:r w:rsidR="00E902A5" w:rsidRPr="00D70E23">
        <w:rPr>
          <w:rFonts w:ascii="Times New Roman" w:eastAsiaTheme="minorEastAsia" w:hAnsi="Times New Roman" w:cs="Times New Roman"/>
          <w:sz w:val="22"/>
          <w:szCs w:val="22"/>
        </w:rPr>
      </w:r>
      <w:r w:rsidR="00E902A5" w:rsidRPr="00D70E23">
        <w:rPr>
          <w:rFonts w:ascii="Times New Roman" w:eastAsiaTheme="minorEastAsia" w:hAnsi="Times New Roman" w:cs="Times New Roman"/>
          <w:sz w:val="22"/>
          <w:szCs w:val="22"/>
        </w:rPr>
        <w:fldChar w:fldCharType="separate"/>
      </w:r>
      <w:r w:rsidR="005B066E" w:rsidRPr="00D70E23">
        <w:rPr>
          <w:rFonts w:ascii="Times New Roman" w:hAnsi="Times New Roman" w:cs="Times New Roman"/>
          <w:sz w:val="22"/>
          <w:szCs w:val="22"/>
        </w:rPr>
        <w:t xml:space="preserve">Figura </w:t>
      </w:r>
      <w:r w:rsidR="005B066E" w:rsidRPr="00D70E23">
        <w:rPr>
          <w:rFonts w:ascii="Times New Roman" w:hAnsi="Times New Roman" w:cs="Times New Roman"/>
          <w:noProof/>
          <w:sz w:val="22"/>
          <w:szCs w:val="22"/>
        </w:rPr>
        <w:t>17</w:t>
      </w:r>
      <w:r w:rsidR="00E902A5" w:rsidRPr="00D70E23">
        <w:rPr>
          <w:rFonts w:ascii="Times New Roman" w:eastAsiaTheme="minorEastAsia" w:hAnsi="Times New Roman" w:cs="Times New Roman"/>
          <w:sz w:val="22"/>
          <w:szCs w:val="22"/>
        </w:rPr>
        <w:fldChar w:fldCharType="end"/>
      </w:r>
      <w:r w:rsidR="001639B5" w:rsidRPr="00D70E23">
        <w:rPr>
          <w:rFonts w:ascii="Times New Roman" w:eastAsiaTheme="minorEastAsia" w:hAnsi="Times New Roman" w:cs="Times New Roman"/>
          <w:sz w:val="22"/>
          <w:szCs w:val="22"/>
        </w:rPr>
        <w:t>(a)), mientras que para el bit 0, el que corresponde a la conformación en cruz (</w:t>
      </w:r>
      <w:r w:rsidR="00E902A5" w:rsidRPr="00D70E23">
        <w:rPr>
          <w:rFonts w:ascii="Times New Roman" w:eastAsiaTheme="minorEastAsia" w:hAnsi="Times New Roman" w:cs="Times New Roman"/>
          <w:sz w:val="22"/>
          <w:szCs w:val="22"/>
        </w:rPr>
        <w:fldChar w:fldCharType="begin"/>
      </w:r>
      <w:r w:rsidR="00E902A5" w:rsidRPr="00D70E23">
        <w:rPr>
          <w:rFonts w:ascii="Times New Roman" w:eastAsiaTheme="minorEastAsia" w:hAnsi="Times New Roman" w:cs="Times New Roman"/>
          <w:sz w:val="22"/>
          <w:szCs w:val="22"/>
        </w:rPr>
        <w:instrText xml:space="preserve"> REF _Ref43114029 \h  \* MERGEFORMAT </w:instrText>
      </w:r>
      <w:r w:rsidR="00E902A5" w:rsidRPr="00D70E23">
        <w:rPr>
          <w:rFonts w:ascii="Times New Roman" w:eastAsiaTheme="minorEastAsia" w:hAnsi="Times New Roman" w:cs="Times New Roman"/>
          <w:sz w:val="22"/>
          <w:szCs w:val="22"/>
        </w:rPr>
      </w:r>
      <w:r w:rsidR="00E902A5" w:rsidRPr="00D70E23">
        <w:rPr>
          <w:rFonts w:ascii="Times New Roman" w:eastAsiaTheme="minorEastAsia" w:hAnsi="Times New Roman" w:cs="Times New Roman"/>
          <w:sz w:val="22"/>
          <w:szCs w:val="22"/>
        </w:rPr>
        <w:fldChar w:fldCharType="separate"/>
      </w:r>
      <w:r w:rsidR="005B066E" w:rsidRPr="00D70E23">
        <w:rPr>
          <w:rFonts w:ascii="Times New Roman" w:hAnsi="Times New Roman" w:cs="Times New Roman"/>
          <w:sz w:val="22"/>
          <w:szCs w:val="22"/>
        </w:rPr>
        <w:t xml:space="preserve">Figura </w:t>
      </w:r>
      <w:r w:rsidR="005B066E" w:rsidRPr="00D70E23">
        <w:rPr>
          <w:rFonts w:ascii="Times New Roman" w:hAnsi="Times New Roman" w:cs="Times New Roman"/>
          <w:noProof/>
          <w:sz w:val="22"/>
          <w:szCs w:val="22"/>
        </w:rPr>
        <w:t>17</w:t>
      </w:r>
      <w:r w:rsidR="00E902A5" w:rsidRPr="00D70E23">
        <w:rPr>
          <w:rFonts w:ascii="Times New Roman" w:eastAsiaTheme="minorEastAsia" w:hAnsi="Times New Roman" w:cs="Times New Roman"/>
          <w:sz w:val="22"/>
          <w:szCs w:val="22"/>
        </w:rPr>
        <w:fldChar w:fldCharType="end"/>
      </w:r>
      <w:r w:rsidR="001639B5" w:rsidRPr="00D70E23">
        <w:rPr>
          <w:rFonts w:ascii="Times New Roman" w:eastAsiaTheme="minorEastAsia" w:hAnsi="Times New Roman" w:cs="Times New Roman"/>
          <w:sz w:val="22"/>
          <w:szCs w:val="22"/>
        </w:rPr>
        <w:t>(b)).</w:t>
      </w:r>
      <w:r w:rsidR="001639B5" w:rsidRPr="00D70E23">
        <w:rPr>
          <w:rFonts w:ascii="Times New Roman" w:eastAsiaTheme="minorEastAsia" w:hAnsi="Times New Roman" w:cs="Times New Roman"/>
          <w:sz w:val="22"/>
        </w:rPr>
        <w:t xml:space="preserve"> </w:t>
      </w:r>
    </w:p>
    <w:p w14:paraId="0927B26B" w14:textId="07464B28" w:rsidR="00E902A5" w:rsidRPr="00387D69" w:rsidRDefault="00BB7269" w:rsidP="00384DB0">
      <w:pPr>
        <w:spacing w:line="360" w:lineRule="auto"/>
        <w:jc w:val="both"/>
        <w:rPr>
          <w:rFonts w:ascii="Times New Roman" w:hAnsi="Times New Roman" w:cs="Times New Roman"/>
          <w:b/>
          <w:sz w:val="22"/>
        </w:rPr>
      </w:pPr>
      <w:r w:rsidRPr="00387D69">
        <w:rPr>
          <w:rFonts w:ascii="Times New Roman" w:hAnsi="Times New Roman" w:cs="Times New Roman"/>
          <w:b/>
          <w:noProof/>
          <w:sz w:val="22"/>
        </w:rPr>
        <w:drawing>
          <wp:anchor distT="0" distB="0" distL="114300" distR="114300" simplePos="0" relativeHeight="251717632" behindDoc="0" locked="0" layoutInCell="1" allowOverlap="1" wp14:anchorId="4163A470" wp14:editId="50D583F9">
            <wp:simplePos x="0" y="0"/>
            <wp:positionH relativeFrom="column">
              <wp:posOffset>600905</wp:posOffset>
            </wp:positionH>
            <wp:positionV relativeFrom="paragraph">
              <wp:posOffset>51093</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47">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442C003B" w14:textId="2F7A70CE" w:rsidR="00E902A5" w:rsidRPr="00387D69" w:rsidRDefault="00E902A5" w:rsidP="00384DB0">
      <w:pPr>
        <w:spacing w:line="360" w:lineRule="auto"/>
        <w:jc w:val="both"/>
        <w:rPr>
          <w:rFonts w:ascii="Times New Roman" w:hAnsi="Times New Roman" w:cs="Times New Roman"/>
          <w:b/>
          <w:sz w:val="22"/>
        </w:rPr>
      </w:pPr>
    </w:p>
    <w:p w14:paraId="507D71A8" w14:textId="77777777" w:rsidR="00B1434C" w:rsidRPr="00387D69" w:rsidRDefault="00B1434C" w:rsidP="00384DB0">
      <w:pPr>
        <w:pStyle w:val="Prrafodelista"/>
        <w:spacing w:line="360" w:lineRule="auto"/>
        <w:ind w:left="360"/>
        <w:jc w:val="both"/>
        <w:rPr>
          <w:rFonts w:ascii="Times New Roman" w:hAnsi="Times New Roman" w:cs="Times New Roman"/>
          <w:b/>
          <w:sz w:val="22"/>
        </w:rPr>
      </w:pPr>
    </w:p>
    <w:p w14:paraId="66590CFA" w14:textId="1EF084E9" w:rsidR="00A749C7" w:rsidRPr="00387D69" w:rsidRDefault="00A749C7" w:rsidP="00384DB0">
      <w:pPr>
        <w:spacing w:line="360" w:lineRule="auto"/>
        <w:jc w:val="both"/>
        <w:rPr>
          <w:rFonts w:ascii="Times New Roman" w:hAnsi="Times New Roman" w:cs="Times New Roman"/>
          <w:sz w:val="22"/>
        </w:rPr>
      </w:pPr>
    </w:p>
    <w:p w14:paraId="0C27B378" w14:textId="6A1CA762" w:rsidR="00E902A5" w:rsidRPr="00387D69" w:rsidRDefault="00E902A5" w:rsidP="00384DB0">
      <w:pPr>
        <w:spacing w:line="360" w:lineRule="auto"/>
        <w:jc w:val="both"/>
        <w:rPr>
          <w:rFonts w:ascii="Times New Roman" w:hAnsi="Times New Roman" w:cs="Times New Roman"/>
          <w:sz w:val="22"/>
        </w:rPr>
      </w:pPr>
    </w:p>
    <w:p w14:paraId="684E3B8E" w14:textId="1C4FB870" w:rsidR="00E902A5" w:rsidRPr="00387D69" w:rsidRDefault="00E902A5" w:rsidP="00384DB0">
      <w:pPr>
        <w:spacing w:line="360" w:lineRule="auto"/>
        <w:jc w:val="both"/>
        <w:rPr>
          <w:rFonts w:ascii="Times New Roman" w:hAnsi="Times New Roman" w:cs="Times New Roman"/>
          <w:sz w:val="22"/>
        </w:rPr>
      </w:pPr>
    </w:p>
    <w:p w14:paraId="39637236" w14:textId="37214D12" w:rsidR="00E902A5" w:rsidRPr="00387D69" w:rsidRDefault="00E902A5" w:rsidP="00384DB0">
      <w:pPr>
        <w:spacing w:line="360" w:lineRule="auto"/>
        <w:jc w:val="both"/>
        <w:rPr>
          <w:rFonts w:ascii="Times New Roman" w:hAnsi="Times New Roman" w:cs="Times New Roman"/>
          <w:sz w:val="22"/>
        </w:rPr>
      </w:pPr>
    </w:p>
    <w:p w14:paraId="13968202" w14:textId="100651BC" w:rsidR="00E902A5" w:rsidRPr="00387D69" w:rsidRDefault="00E902A5" w:rsidP="00384DB0">
      <w:pPr>
        <w:spacing w:line="360" w:lineRule="auto"/>
        <w:jc w:val="both"/>
        <w:rPr>
          <w:rFonts w:ascii="Times New Roman" w:hAnsi="Times New Roman" w:cs="Times New Roman"/>
          <w:sz w:val="22"/>
        </w:rPr>
      </w:pPr>
    </w:p>
    <w:p w14:paraId="5D7A45F4" w14:textId="36DA855F" w:rsidR="00E902A5" w:rsidRPr="00387D69" w:rsidRDefault="00E902A5" w:rsidP="00384DB0">
      <w:pPr>
        <w:spacing w:line="360" w:lineRule="auto"/>
        <w:jc w:val="both"/>
        <w:rPr>
          <w:rFonts w:ascii="Times New Roman" w:hAnsi="Times New Roman" w:cs="Times New Roman"/>
          <w:sz w:val="22"/>
        </w:rPr>
      </w:pPr>
    </w:p>
    <w:p w14:paraId="0088C8A3" w14:textId="4AA27F89" w:rsidR="00E902A5" w:rsidRPr="00387D69" w:rsidRDefault="00BB7269"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412950E" wp14:editId="163F5602">
                <wp:simplePos x="0" y="0"/>
                <wp:positionH relativeFrom="column">
                  <wp:posOffset>274662</wp:posOffset>
                </wp:positionH>
                <wp:positionV relativeFrom="paragraph">
                  <wp:posOffset>234901</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23B29330" w14:textId="403241A2" w:rsidR="00C8214B" w:rsidRPr="001D0137" w:rsidRDefault="00C8214B" w:rsidP="00E902A5">
                            <w:pPr>
                              <w:pStyle w:val="Descripcin"/>
                              <w:jc w:val="both"/>
                              <w:rPr>
                                <w:rFonts w:ascii="Times New Roman" w:hAnsi="Times New Roman" w:cs="Times New Roman"/>
                                <w:b/>
                                <w:noProof/>
                                <w:sz w:val="24"/>
                              </w:rPr>
                            </w:pPr>
                            <w:bookmarkStart w:id="119" w:name="_Ref43114029"/>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sidR="00E63146">
                              <w:rPr>
                                <w:rFonts w:ascii="Times New Roman" w:hAnsi="Times New Roman" w:cs="Times New Roman"/>
                                <w:noProof/>
                                <w:sz w:val="20"/>
                              </w:rPr>
                              <w:t>30</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p w14:paraId="14C54CBE" w14:textId="77777777" w:rsidR="00C8214B" w:rsidRDefault="00C8214B"/>
                          <w:p w14:paraId="028D764A" w14:textId="25D15664" w:rsidR="00C8214B" w:rsidRPr="001D0137" w:rsidRDefault="00C8214B" w:rsidP="00E902A5">
                            <w:pPr>
                              <w:pStyle w:val="Descripcin"/>
                              <w:jc w:val="both"/>
                              <w:rPr>
                                <w:rFonts w:ascii="Times New Roman" w:hAnsi="Times New Roman" w:cs="Times New Roman"/>
                                <w:b/>
                                <w:noProof/>
                                <w:sz w:val="24"/>
                              </w:rPr>
                            </w:pP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sidR="00E63146">
                              <w:rPr>
                                <w:rFonts w:ascii="Times New Roman" w:hAnsi="Times New Roman" w:cs="Times New Roman"/>
                                <w:noProof/>
                                <w:sz w:val="20"/>
                              </w:rPr>
                              <w:t>31</w:t>
                            </w:r>
                            <w:r w:rsidRPr="00922418">
                              <w:rPr>
                                <w:rFonts w:ascii="Times New Roman" w:hAnsi="Times New Roman" w:cs="Times New Roman"/>
                                <w:sz w:val="20"/>
                              </w:rPr>
                              <w:fldChar w:fldCharType="end"/>
                            </w: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sidR="00E63146">
                              <w:rPr>
                                <w:rFonts w:ascii="Times New Roman" w:hAnsi="Times New Roman" w:cs="Times New Roman"/>
                                <w:noProof/>
                                <w:sz w:val="20"/>
                              </w:rPr>
                              <w:t>32</w:t>
                            </w:r>
                            <w:r w:rsidRPr="001D0137">
                              <w:rPr>
                                <w:rFonts w:ascii="Times New Roman" w:hAnsi="Times New Roman" w:cs="Times New Roman"/>
                                <w:sz w:val="20"/>
                              </w:rPr>
                              <w:fldChar w:fldCharType="end"/>
                            </w:r>
                            <w:bookmarkEnd w:id="119"/>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42" type="#_x0000_t202" style="position:absolute;left:0;text-align:left;margin-left:21.65pt;margin-top:18.5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" stroked="f">
                <v:textbox inset="0,0,0,0">
                  <w:txbxContent>
                    <w:p w14:paraId="23B29330" w14:textId="403241A2" w:rsidR="00C8214B" w:rsidRPr="001D0137" w:rsidRDefault="00C8214B" w:rsidP="00E902A5">
                      <w:pPr>
                        <w:pStyle w:val="Descripcin"/>
                        <w:jc w:val="both"/>
                        <w:rPr>
                          <w:rFonts w:ascii="Times New Roman" w:hAnsi="Times New Roman" w:cs="Times New Roman"/>
                          <w:b/>
                          <w:noProof/>
                          <w:sz w:val="24"/>
                        </w:rPr>
                      </w:pPr>
                      <w:bookmarkStart w:id="120" w:name="_Ref43114029"/>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sidR="00E63146">
                        <w:rPr>
                          <w:rFonts w:ascii="Times New Roman" w:hAnsi="Times New Roman" w:cs="Times New Roman"/>
                          <w:noProof/>
                          <w:sz w:val="20"/>
                        </w:rPr>
                        <w:t>30</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p w14:paraId="14C54CBE" w14:textId="77777777" w:rsidR="00C8214B" w:rsidRDefault="00C8214B"/>
                    <w:p w14:paraId="028D764A" w14:textId="25D15664" w:rsidR="00C8214B" w:rsidRPr="001D0137" w:rsidRDefault="00C8214B" w:rsidP="00E902A5">
                      <w:pPr>
                        <w:pStyle w:val="Descripcin"/>
                        <w:jc w:val="both"/>
                        <w:rPr>
                          <w:rFonts w:ascii="Times New Roman" w:hAnsi="Times New Roman" w:cs="Times New Roman"/>
                          <w:b/>
                          <w:noProof/>
                          <w:sz w:val="24"/>
                        </w:rPr>
                      </w:pP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sidR="00E63146">
                        <w:rPr>
                          <w:rFonts w:ascii="Times New Roman" w:hAnsi="Times New Roman" w:cs="Times New Roman"/>
                          <w:noProof/>
                          <w:sz w:val="20"/>
                        </w:rPr>
                        <w:t>31</w:t>
                      </w:r>
                      <w:r w:rsidRPr="00922418">
                        <w:rPr>
                          <w:rFonts w:ascii="Times New Roman" w:hAnsi="Times New Roman" w:cs="Times New Roman"/>
                          <w:sz w:val="20"/>
                        </w:rPr>
                        <w:fldChar w:fldCharType="end"/>
                      </w: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sidR="00E63146">
                        <w:rPr>
                          <w:rFonts w:ascii="Times New Roman" w:hAnsi="Times New Roman" w:cs="Times New Roman"/>
                          <w:noProof/>
                          <w:sz w:val="20"/>
                        </w:rPr>
                        <w:t>32</w:t>
                      </w:r>
                      <w:r w:rsidRPr="001D0137">
                        <w:rPr>
                          <w:rFonts w:ascii="Times New Roman" w:hAnsi="Times New Roman" w:cs="Times New Roman"/>
                          <w:sz w:val="20"/>
                        </w:rPr>
                        <w:fldChar w:fldCharType="end"/>
                      </w:r>
                      <w:bookmarkEnd w:id="120"/>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txbxContent>
                </v:textbox>
                <w10:wrap type="square"/>
              </v:shape>
            </w:pict>
          </mc:Fallback>
        </mc:AlternateContent>
      </w:r>
    </w:p>
    <w:p w14:paraId="5703752C" w14:textId="296D7DB0" w:rsidR="00BB7269" w:rsidRDefault="00BB7269" w:rsidP="00384DB0">
      <w:pPr>
        <w:spacing w:line="360" w:lineRule="auto"/>
        <w:jc w:val="both"/>
        <w:rPr>
          <w:rFonts w:ascii="Times New Roman" w:hAnsi="Times New Roman" w:cs="Times New Roman"/>
          <w:sz w:val="22"/>
        </w:rPr>
      </w:pPr>
    </w:p>
    <w:p w14:paraId="687BA446" w14:textId="78855DB0" w:rsidR="00AF7E75" w:rsidRDefault="00AF7E75" w:rsidP="00AF7E75">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 xml:space="preserve">Del mismo modo, el encoder utiliza </w:t>
      </w:r>
      <w:r w:rsidR="004B1EDE">
        <w:rPr>
          <w:rFonts w:ascii="Times New Roman" w:hAnsi="Times New Roman" w:cs="Times New Roman"/>
          <w:sz w:val="22"/>
        </w:rPr>
        <w:t xml:space="preserve">un esquema diferencial, usando códigos de Hadamard porque tienen energía nula y poseen la característica de ortogonalidad. </w:t>
      </w:r>
      <w:r w:rsidR="00C30091">
        <w:rPr>
          <w:rFonts w:ascii="Times New Roman" w:hAnsi="Times New Roman" w:cs="Times New Roman"/>
          <w:sz w:val="22"/>
        </w:rPr>
        <w:t>En principio codificamos N bits en toda la imagen, pero esta se puede subdividir.</w:t>
      </w:r>
    </w:p>
    <w:p w14:paraId="6819AF4D" w14:textId="3C66F9CF" w:rsidR="00AF7E75" w:rsidRDefault="00AF7E75" w:rsidP="00AF7E75">
      <w:pPr>
        <w:pStyle w:val="Prrafodelista"/>
        <w:spacing w:line="360" w:lineRule="auto"/>
        <w:ind w:left="360"/>
        <w:jc w:val="both"/>
        <w:rPr>
          <w:rFonts w:ascii="Times New Roman" w:hAnsi="Times New Roman" w:cs="Times New Roman"/>
          <w:sz w:val="22"/>
        </w:rPr>
      </w:pPr>
    </w:p>
    <w:p w14:paraId="371471D0" w14:textId="77777777" w:rsidR="00AF7E75" w:rsidRPr="00387D69" w:rsidRDefault="00AF7E75" w:rsidP="00AF7E75">
      <w:pPr>
        <w:pStyle w:val="Prrafodelista"/>
        <w:numPr>
          <w:ilvl w:val="1"/>
          <w:numId w:val="9"/>
        </w:numPr>
        <w:spacing w:line="360" w:lineRule="auto"/>
        <w:jc w:val="both"/>
        <w:rPr>
          <w:rFonts w:ascii="Times New Roman" w:hAnsi="Times New Roman" w:cs="Times New Roman"/>
          <w:sz w:val="22"/>
        </w:rPr>
      </w:pPr>
      <w:commentRangeStart w:id="121"/>
      <w:r w:rsidRPr="004B1EDE">
        <w:rPr>
          <w:rFonts w:ascii="Times New Roman" w:hAnsi="Times New Roman" w:cs="Times New Roman"/>
          <w:b/>
          <w:sz w:val="22"/>
        </w:rPr>
        <w:t>Código</w:t>
      </w:r>
      <w:r w:rsidRPr="00C135E2">
        <w:rPr>
          <w:rFonts w:ascii="Times New Roman" w:hAnsi="Times New Roman" w:cs="Times New Roman"/>
          <w:b/>
          <w:sz w:val="22"/>
        </w:rPr>
        <w:t xml:space="preserve"> Hadamard</w:t>
      </w:r>
      <w:r w:rsidRPr="00387D69">
        <w:rPr>
          <w:rFonts w:ascii="Times New Roman" w:hAnsi="Times New Roman" w:cs="Times New Roman"/>
          <w:sz w:val="22"/>
        </w:rPr>
        <w:t>.</w:t>
      </w:r>
    </w:p>
    <w:p w14:paraId="265F15C6" w14:textId="77777777" w:rsidR="00AF7E75" w:rsidRPr="00387D69" w:rsidRDefault="00AF7E75" w:rsidP="00AF7E75">
      <w:pPr>
        <w:spacing w:line="360" w:lineRule="auto"/>
        <w:jc w:val="both"/>
        <w:rPr>
          <w:rFonts w:ascii="Times New Roman" w:hAnsi="Times New Roman" w:cs="Times New Roman"/>
          <w:sz w:val="22"/>
        </w:rPr>
      </w:pPr>
    </w:p>
    <w:p w14:paraId="28D32546" w14:textId="77777777" w:rsidR="00AF7E75" w:rsidRPr="00387D69" w:rsidRDefault="00AF7E75" w:rsidP="00AF7E75">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Codificación Diferencial</w:t>
      </w:r>
      <w:r w:rsidRPr="00387D69">
        <w:rPr>
          <w:rFonts w:ascii="Times New Roman" w:hAnsi="Times New Roman" w:cs="Times New Roman"/>
          <w:sz w:val="22"/>
        </w:rPr>
        <w:t xml:space="preserve">. </w:t>
      </w:r>
      <w:r>
        <w:rPr>
          <w:rFonts w:ascii="Times New Roman" w:hAnsi="Times New Roman" w:cs="Times New Roman"/>
          <w:sz w:val="22"/>
        </w:rPr>
        <w:t xml:space="preserve">La codificación Manchester ayuda a eliminar el efecto de parpadeo de la luz. </w:t>
      </w:r>
    </w:p>
    <w:p w14:paraId="4749A7D3" w14:textId="77777777" w:rsidR="00AF7E75" w:rsidRPr="00387D69" w:rsidRDefault="00AF7E75" w:rsidP="00AF7E75">
      <w:pPr>
        <w:spacing w:line="360" w:lineRule="auto"/>
        <w:jc w:val="both"/>
        <w:rPr>
          <w:rFonts w:ascii="Times New Roman" w:hAnsi="Times New Roman" w:cs="Times New Roman"/>
          <w:sz w:val="22"/>
        </w:rPr>
      </w:pPr>
    </w:p>
    <w:p w14:paraId="6FB828BC" w14:textId="77777777" w:rsidR="00AF7E75" w:rsidRPr="00387D69" w:rsidRDefault="00AF7E75" w:rsidP="00AF7E75">
      <w:pPr>
        <w:pStyle w:val="Prrafodelista"/>
        <w:numPr>
          <w:ilvl w:val="1"/>
          <w:numId w:val="9"/>
        </w:numPr>
        <w:spacing w:line="360" w:lineRule="auto"/>
        <w:jc w:val="both"/>
        <w:rPr>
          <w:rFonts w:ascii="Times New Roman" w:hAnsi="Times New Roman" w:cs="Times New Roman"/>
          <w:sz w:val="22"/>
        </w:rPr>
      </w:pPr>
      <w:r w:rsidRPr="00C135E2">
        <w:rPr>
          <w:rFonts w:ascii="Times New Roman" w:hAnsi="Times New Roman" w:cs="Times New Roman"/>
          <w:b/>
          <w:sz w:val="22"/>
        </w:rPr>
        <w:t>Técnicas de espectro ensanchado</w:t>
      </w:r>
      <w:r w:rsidRPr="00387D69">
        <w:rPr>
          <w:rFonts w:ascii="Times New Roman" w:hAnsi="Times New Roman" w:cs="Times New Roman"/>
          <w:sz w:val="22"/>
        </w:rPr>
        <w:t xml:space="preserve">. </w:t>
      </w:r>
      <w:commentRangeEnd w:id="121"/>
      <w:r>
        <w:rPr>
          <w:rStyle w:val="Refdecomentario"/>
        </w:rPr>
        <w:commentReference w:id="121"/>
      </w:r>
    </w:p>
    <w:p w14:paraId="5A33E223" w14:textId="77777777" w:rsidR="00AF7E75" w:rsidRPr="007710BF" w:rsidRDefault="00AF7E75" w:rsidP="007710BF">
      <w:pPr>
        <w:spacing w:line="360" w:lineRule="auto"/>
        <w:jc w:val="both"/>
        <w:rPr>
          <w:rFonts w:ascii="Times New Roman" w:hAnsi="Times New Roman" w:cs="Times New Roman"/>
          <w:sz w:val="22"/>
        </w:rPr>
      </w:pPr>
    </w:p>
    <w:p w14:paraId="20D3862A" w14:textId="6DCECFA6" w:rsidR="00AB5F2A" w:rsidRDefault="00E902A5" w:rsidP="00384DB0">
      <w:pPr>
        <w:pStyle w:val="Prrafodelista"/>
        <w:numPr>
          <w:ilvl w:val="0"/>
          <w:numId w:val="9"/>
        </w:numPr>
        <w:spacing w:line="360" w:lineRule="auto"/>
        <w:jc w:val="both"/>
        <w:rPr>
          <w:rFonts w:ascii="Times New Roman" w:hAnsi="Times New Roman" w:cs="Times New Roman"/>
          <w:sz w:val="22"/>
        </w:rPr>
      </w:pPr>
      <w:r w:rsidRPr="00AB5F2A">
        <w:rPr>
          <w:rFonts w:ascii="Times New Roman" w:hAnsi="Times New Roman" w:cs="Times New Roman"/>
          <w:b/>
          <w:sz w:val="22"/>
        </w:rPr>
        <w:t>Masker</w:t>
      </w:r>
      <w:r w:rsidRPr="00AB5F2A">
        <w:rPr>
          <w:rFonts w:ascii="Times New Roman" w:hAnsi="Times New Roman" w:cs="Times New Roman"/>
          <w:sz w:val="22"/>
        </w:rPr>
        <w:t>. Este apartado se encarga de adaptar los códigos expandidos a la imagen en sí. Dicho con otras palabras, este bloque se encarga de generar una máscara 2D que tiene las mismas dimensiones que la imagen. Para la ge</w:t>
      </w:r>
      <w:r w:rsidR="00092753" w:rsidRPr="00AB5F2A">
        <w:rPr>
          <w:rFonts w:ascii="Times New Roman" w:hAnsi="Times New Roman" w:cs="Times New Roman"/>
          <w:sz w:val="22"/>
        </w:rPr>
        <w:t>neración de estas máscaras</w:t>
      </w:r>
      <w:r w:rsidR="00D70E23" w:rsidRPr="00AB5F2A">
        <w:rPr>
          <w:rFonts w:ascii="Times New Roman" w:hAnsi="Times New Roman" w:cs="Times New Roman"/>
          <w:sz w:val="22"/>
        </w:rPr>
        <w:t xml:space="preserve">, </w:t>
      </w:r>
      <w:r w:rsidR="00092753" w:rsidRPr="00AB5F2A">
        <w:rPr>
          <w:rFonts w:ascii="Times New Roman" w:hAnsi="Times New Roman" w:cs="Times New Roman"/>
          <w:sz w:val="22"/>
        </w:rPr>
        <w:t>el bloque grid</w:t>
      </w:r>
      <w:r w:rsidR="00D70E23" w:rsidRPr="00AB5F2A">
        <w:rPr>
          <w:rFonts w:ascii="Times New Roman" w:hAnsi="Times New Roman" w:cs="Times New Roman"/>
          <w:sz w:val="22"/>
        </w:rPr>
        <w:t xml:space="preserve"> </w:t>
      </w:r>
      <w:r w:rsidR="00092753" w:rsidRPr="00AB5F2A">
        <w:rPr>
          <w:rFonts w:ascii="Times New Roman" w:hAnsi="Times New Roman" w:cs="Times New Roman"/>
          <w:sz w:val="22"/>
        </w:rPr>
        <w:t>representa</w:t>
      </w:r>
      <w:r w:rsidR="00D70E23" w:rsidRPr="00AB5F2A">
        <w:rPr>
          <w:rFonts w:ascii="Times New Roman" w:hAnsi="Times New Roman" w:cs="Times New Roman"/>
          <w:sz w:val="22"/>
        </w:rPr>
        <w:t>rá</w:t>
      </w:r>
      <w:r w:rsidR="00092753" w:rsidRPr="00AB5F2A">
        <w:rPr>
          <w:rFonts w:ascii="Times New Roman" w:hAnsi="Times New Roman" w:cs="Times New Roman"/>
          <w:sz w:val="22"/>
        </w:rPr>
        <w:t xml:space="preserve"> un grid de colocación de las celdas en la imagen (cada celda será la representación 2D de un </w:t>
      </w:r>
      <w:r w:rsidR="00092753" w:rsidRPr="00AB5F2A">
        <w:rPr>
          <w:rFonts w:ascii="Times New Roman" w:hAnsi="Times New Roman" w:cs="Times New Roman"/>
          <w:sz w:val="22"/>
        </w:rPr>
        <w:lastRenderedPageBreak/>
        <w:t xml:space="preserve">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3200FDB4" w14:textId="77777777" w:rsidR="00AB5F2A" w:rsidRDefault="00AB5F2A" w:rsidP="00384DB0">
      <w:pPr>
        <w:pStyle w:val="Prrafodelista"/>
        <w:spacing w:line="360" w:lineRule="auto"/>
        <w:ind w:left="360"/>
        <w:jc w:val="both"/>
        <w:rPr>
          <w:rFonts w:ascii="Times New Roman" w:hAnsi="Times New Roman" w:cs="Times New Roman"/>
          <w:sz w:val="22"/>
        </w:rPr>
      </w:pPr>
    </w:p>
    <w:p w14:paraId="528F8B49" w14:textId="36F5AF4A" w:rsidR="00ED1CDD" w:rsidRDefault="00B452A5" w:rsidP="00384DB0">
      <w:pPr>
        <w:pStyle w:val="Prrafodelista"/>
        <w:numPr>
          <w:ilvl w:val="0"/>
          <w:numId w:val="9"/>
        </w:numPr>
        <w:spacing w:line="360" w:lineRule="auto"/>
        <w:jc w:val="both"/>
        <w:rPr>
          <w:rFonts w:ascii="Times New Roman" w:hAnsi="Times New Roman" w:cs="Times New Roman"/>
          <w:sz w:val="22"/>
        </w:rPr>
      </w:pPr>
      <w:r w:rsidRPr="00AB5F2A">
        <w:rPr>
          <w:rFonts w:ascii="Times New Roman" w:hAnsi="Times New Roman" w:cs="Times New Roman"/>
          <w:b/>
          <w:sz w:val="22"/>
        </w:rPr>
        <w:t>Blender</w:t>
      </w:r>
      <w:r w:rsidRPr="00AB5F2A">
        <w:rPr>
          <w:rFonts w:ascii="Times New Roman" w:hAnsi="Times New Roman" w:cs="Times New Roman"/>
          <w:sz w:val="22"/>
        </w:rPr>
        <w:t xml:space="preserve">. </w:t>
      </w:r>
      <w:r w:rsidR="00B11F4A" w:rsidRPr="00AB5F2A">
        <w:rPr>
          <w:rFonts w:ascii="Times New Roman" w:hAnsi="Times New Roman" w:cs="Times New Roman"/>
          <w:sz w:val="22"/>
        </w:rPr>
        <w:t xml:space="preserve">Se encarga de mezclar la imagen con la máscara generada por el Masker. En este caso, se utiliza una mezcla aditiva. Este tipo de mezcla se explica como la combinación de determinadas cantidades de luz (rojo, verde y azul), con objeto de crear nuevas composiciones de colores. Si se mezclan las tres fuentes de luz en su máxima intensidad, el ojo humano percibirá el color blanco como resultado. </w:t>
      </w:r>
      <w:r w:rsidR="001538B5" w:rsidRPr="00AB5F2A">
        <w:rPr>
          <w:rFonts w:ascii="Times New Roman" w:hAnsi="Times New Roman" w:cs="Times New Roman"/>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y verde) o el magenta (rojo y azul). Las distintas combinaciones de dos o tres colores primarios de fuentes luminosas en sus diferentes </w:t>
      </w:r>
      <w:r w:rsidR="00C33C57" w:rsidRPr="00AB5F2A">
        <w:rPr>
          <w:rFonts w:ascii="Times New Roman" w:hAnsi="Times New Roman" w:cs="Times New Roman"/>
          <w:sz w:val="22"/>
        </w:rPr>
        <w:t>intensidades</w:t>
      </w:r>
      <w:r w:rsidR="001538B5" w:rsidRPr="00AB5F2A">
        <w:rPr>
          <w:rFonts w:ascii="Times New Roman" w:hAnsi="Times New Roman" w:cs="Times New Roman"/>
          <w:sz w:val="22"/>
        </w:rPr>
        <w:t xml:space="preserve"> permiten </w:t>
      </w:r>
      <w:r w:rsidR="00C33C57" w:rsidRPr="00AB5F2A">
        <w:rPr>
          <w:rFonts w:ascii="Times New Roman" w:hAnsi="Times New Roman" w:cs="Times New Roman"/>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sidRPr="00AB5F2A">
        <w:rPr>
          <w:rFonts w:ascii="Times New Roman" w:hAnsi="Times New Roman" w:cs="Times New Roman"/>
          <w:sz w:val="22"/>
        </w:rPr>
        <w:t>La mezcla de los colores de estas tres fuentes luminosas le da</w:t>
      </w:r>
      <w:r w:rsidR="00C33C57" w:rsidRPr="00AB5F2A">
        <w:rPr>
          <w:rFonts w:ascii="Times New Roman" w:hAnsi="Times New Roman" w:cs="Times New Roman"/>
          <w:sz w:val="22"/>
        </w:rPr>
        <w:t xml:space="preserve"> al píxel su c</w:t>
      </w:r>
      <w:r w:rsidR="00304641" w:rsidRPr="00AB5F2A">
        <w:rPr>
          <w:rFonts w:ascii="Times New Roman" w:hAnsi="Times New Roman" w:cs="Times New Roman"/>
          <w:sz w:val="22"/>
        </w:rPr>
        <w:t xml:space="preserve">olor específico.  Por ende, la imagen generada será la imagen original más la máscara superpuesta, la cual está multiplicada por un cierto factor, el factor alpha, α. Este factor, tal y como se detalló anteriormente, </w:t>
      </w:r>
      <w:r w:rsidR="000B76C5" w:rsidRPr="00AB5F2A">
        <w:rPr>
          <w:rFonts w:ascii="Times New Roman" w:hAnsi="Times New Roman" w:cs="Times New Roman"/>
          <w:sz w:val="22"/>
        </w:rPr>
        <w:t xml:space="preserve">es un parámetro de crucial importancia, puesto que juegan un papel determinante tanto para que los códigos puedan ser detectados por la cámara, como para que éstos no sean apreciables por el ojo humano. La discusión del valor de este factor se detallará en los siguientes apartados. </w:t>
      </w:r>
    </w:p>
    <w:p w14:paraId="0A527497" w14:textId="77777777" w:rsidR="004B1EDE" w:rsidRDefault="004B1EDE" w:rsidP="004B1EDE">
      <w:pPr>
        <w:pStyle w:val="Prrafodelista"/>
        <w:spacing w:line="360" w:lineRule="auto"/>
        <w:ind w:left="360"/>
        <w:jc w:val="both"/>
        <w:rPr>
          <w:rFonts w:ascii="Times New Roman" w:hAnsi="Times New Roman" w:cs="Times New Roman"/>
          <w:sz w:val="22"/>
        </w:rPr>
      </w:pPr>
    </w:p>
    <w:p w14:paraId="52EF073E" w14:textId="124DA269" w:rsidR="004B1EDE" w:rsidRDefault="004B1EDE" w:rsidP="00384DB0">
      <w:pPr>
        <w:pStyle w:val="Prrafodelista"/>
        <w:numPr>
          <w:ilvl w:val="0"/>
          <w:numId w:val="9"/>
        </w:numPr>
        <w:spacing w:line="360" w:lineRule="auto"/>
        <w:jc w:val="both"/>
        <w:rPr>
          <w:rFonts w:ascii="Times New Roman" w:hAnsi="Times New Roman" w:cs="Times New Roman"/>
          <w:sz w:val="22"/>
        </w:rPr>
      </w:pPr>
      <w:commentRangeStart w:id="122"/>
      <w:r w:rsidRPr="004B1EDE">
        <w:rPr>
          <w:rFonts w:ascii="Times New Roman" w:hAnsi="Times New Roman" w:cs="Times New Roman"/>
          <w:b/>
          <w:sz w:val="22"/>
        </w:rPr>
        <w:t>Localizadores</w:t>
      </w:r>
      <w:r>
        <w:rPr>
          <w:rFonts w:ascii="Times New Roman" w:hAnsi="Times New Roman" w:cs="Times New Roman"/>
          <w:sz w:val="22"/>
        </w:rPr>
        <w:t xml:space="preserve">. </w:t>
      </w:r>
      <w:commentRangeEnd w:id="122"/>
      <w:r>
        <w:rPr>
          <w:rStyle w:val="Refdecomentario"/>
        </w:rPr>
        <w:commentReference w:id="122"/>
      </w:r>
    </w:p>
    <w:p w14:paraId="776081EA" w14:textId="4C64D6AF" w:rsidR="00AB5F2A" w:rsidRDefault="00AB5F2A" w:rsidP="00384DB0">
      <w:pPr>
        <w:pStyle w:val="Prrafodelista"/>
        <w:spacing w:line="360" w:lineRule="auto"/>
        <w:ind w:left="360"/>
        <w:jc w:val="both"/>
        <w:rPr>
          <w:rFonts w:ascii="Times New Roman" w:hAnsi="Times New Roman" w:cs="Times New Roman"/>
          <w:b/>
          <w:sz w:val="22"/>
        </w:rPr>
      </w:pPr>
    </w:p>
    <w:p w14:paraId="5B44FF16" w14:textId="480D3CB3" w:rsidR="00AB5F2A" w:rsidRPr="00767CCB" w:rsidRDefault="00E37E3E" w:rsidP="00384DB0">
      <w:pPr>
        <w:pStyle w:val="Ttulo2"/>
        <w:numPr>
          <w:ilvl w:val="1"/>
          <w:numId w:val="11"/>
        </w:numPr>
        <w:spacing w:line="360" w:lineRule="auto"/>
        <w:jc w:val="both"/>
        <w:rPr>
          <w:rFonts w:ascii="Times New Roman" w:hAnsi="Times New Roman" w:cs="Times New Roman"/>
          <w:b/>
          <w:color w:val="000000" w:themeColor="text1"/>
          <w:sz w:val="24"/>
        </w:rPr>
      </w:pPr>
      <w:bookmarkStart w:id="123" w:name="_Toc44872970"/>
      <w:r>
        <w:rPr>
          <w:rFonts w:ascii="Times New Roman" w:hAnsi="Times New Roman" w:cs="Times New Roman"/>
          <w:b/>
          <w:color w:val="000000" w:themeColor="text1"/>
          <w:sz w:val="24"/>
        </w:rPr>
        <w:t>Arquitectura del</w:t>
      </w:r>
      <w:r w:rsidR="00AB5F2A">
        <w:rPr>
          <w:rFonts w:ascii="Times New Roman" w:hAnsi="Times New Roman" w:cs="Times New Roman"/>
          <w:b/>
          <w:color w:val="000000" w:themeColor="text1"/>
          <w:sz w:val="24"/>
        </w:rPr>
        <w:t xml:space="preserve"> receptor</w:t>
      </w:r>
      <w:bookmarkEnd w:id="123"/>
    </w:p>
    <w:p w14:paraId="323D3796" w14:textId="77777777" w:rsidR="00AB5F2A" w:rsidRDefault="00AB5F2A" w:rsidP="00384DB0">
      <w:pPr>
        <w:spacing w:line="360" w:lineRule="auto"/>
        <w:jc w:val="both"/>
        <w:rPr>
          <w:rFonts w:ascii="Times New Roman" w:hAnsi="Times New Roman" w:cs="Times New Roman"/>
          <w:sz w:val="22"/>
        </w:rPr>
      </w:pPr>
    </w:p>
    <w:p w14:paraId="7F92D4C4" w14:textId="7A749130" w:rsidR="00387D69" w:rsidRDefault="00AB5F2A" w:rsidP="00384DB0">
      <w:pPr>
        <w:spacing w:line="360" w:lineRule="auto"/>
        <w:jc w:val="both"/>
        <w:rPr>
          <w:rFonts w:ascii="Times New Roman" w:hAnsi="Times New Roman" w:cs="Times New Roman"/>
          <w:sz w:val="22"/>
        </w:rPr>
      </w:pPr>
      <w:r>
        <w:rPr>
          <w:rFonts w:ascii="Times New Roman" w:hAnsi="Times New Roman" w:cs="Times New Roman"/>
          <w:sz w:val="22"/>
        </w:rPr>
        <w:t>A diferencia del transmisor, e</w:t>
      </w:r>
      <w:r w:rsidR="00DA6199" w:rsidRPr="005B066E">
        <w:rPr>
          <w:rFonts w:ascii="Times New Roman" w:hAnsi="Times New Roman" w:cs="Times New Roman"/>
          <w:sz w:val="22"/>
        </w:rPr>
        <w:t>l receptor toma como entrada los frames capturados, detecta la existencia de patrones de tablero de ajedrez y decodifica los frames de datos recuperados.</w:t>
      </w:r>
      <w:r w:rsidR="00DC0EE4">
        <w:rPr>
          <w:rFonts w:ascii="Times New Roman" w:hAnsi="Times New Roman" w:cs="Times New Roman"/>
          <w:sz w:val="22"/>
        </w:rPr>
        <w:t xml:space="preserve"> </w:t>
      </w:r>
      <w:r w:rsidR="00FE074C" w:rsidRPr="00DC0EE4">
        <w:rPr>
          <w:rFonts w:ascii="Times New Roman" w:hAnsi="Times New Roman" w:cs="Times New Roman"/>
          <w:sz w:val="22"/>
        </w:rPr>
        <w:t xml:space="preserve">El proceso de recepción se puede dividir en dos etapas, </w:t>
      </w:r>
      <w:r w:rsidR="00F92A4B" w:rsidRPr="00DC0EE4">
        <w:rPr>
          <w:rFonts w:ascii="Times New Roman" w:hAnsi="Times New Roman" w:cs="Times New Roman"/>
          <w:sz w:val="22"/>
        </w:rPr>
        <w:t xml:space="preserve">descubrimiento y adquisición. El receptor utilizará la longitud del código del transmisor para diferenciar las diferentes tramas de frames de información. En la etapa de descubrimiento, el receptor correlaciona la información que tiene del transmisor como una plantilla y si excede de un valor umbral de detección impuesto, se considera </w:t>
      </w:r>
      <w:r w:rsidR="00F92A4B" w:rsidRPr="00DC0EE4">
        <w:rPr>
          <w:rFonts w:ascii="Times New Roman" w:hAnsi="Times New Roman" w:cs="Times New Roman"/>
          <w:sz w:val="22"/>
        </w:rPr>
        <w:lastRenderedPageBreak/>
        <w:t>que la fuente de información no habrá sido detectada con éxito.</w:t>
      </w:r>
      <w:r w:rsidR="00EC2414" w:rsidRPr="00DC0EE4">
        <w:rPr>
          <w:rFonts w:ascii="Times New Roman" w:hAnsi="Times New Roman" w:cs="Times New Roman"/>
          <w:sz w:val="22"/>
        </w:rPr>
        <w:t xml:space="preserve"> Por otro lado, en la etapa de adquisición, el receptor correlaciona la plantilla con la ROI. Cuando se encuentra una plantilla, se sincroniza. Esto reduce la carga de cálculo necesaria para el preprocesamiento de toda la imagen. Finalmente, se realiza el proceso de binarización y el ensamblaje de datos.</w:t>
      </w:r>
      <w:r w:rsidR="00387D69" w:rsidRPr="00DC0EE4">
        <w:rPr>
          <w:rFonts w:ascii="Times New Roman" w:hAnsi="Times New Roman" w:cs="Times New Roman"/>
          <w:sz w:val="22"/>
        </w:rPr>
        <w:t xml:space="preserve"> A </w:t>
      </w:r>
      <w:r w:rsidR="007D2038" w:rsidRPr="00DC0EE4">
        <w:rPr>
          <w:rFonts w:ascii="Times New Roman" w:hAnsi="Times New Roman" w:cs="Times New Roman"/>
          <w:sz w:val="22"/>
        </w:rPr>
        <w:t>continuación,</w:t>
      </w:r>
      <w:r w:rsidR="00387D69" w:rsidRPr="00DC0EE4">
        <w:rPr>
          <w:rFonts w:ascii="Times New Roman" w:hAnsi="Times New Roman" w:cs="Times New Roman"/>
          <w:sz w:val="22"/>
        </w:rPr>
        <w:t xml:space="preserve"> se exponen algunas consideraciones que deben de tenerse en cuenta a la hora de implementar la recepción de la señal</w:t>
      </w:r>
      <w:r w:rsidR="007710BF">
        <w:rPr>
          <w:rFonts w:ascii="Times New Roman" w:hAnsi="Times New Roman" w:cs="Times New Roman"/>
          <w:sz w:val="22"/>
        </w:rPr>
        <w:t xml:space="preserve">. </w:t>
      </w:r>
      <w:r w:rsidR="007710BF" w:rsidRPr="00577A17">
        <w:rPr>
          <w:rFonts w:ascii="Times New Roman" w:hAnsi="Times New Roman" w:cs="Times New Roman"/>
          <w:sz w:val="22"/>
          <w:szCs w:val="22"/>
        </w:rPr>
        <w:t xml:space="preserve">El conjunto de bloques en los que se ha desarrollado el </w:t>
      </w:r>
      <w:r w:rsidR="00E63146">
        <w:rPr>
          <w:noProof/>
        </w:rPr>
        <mc:AlternateContent>
          <mc:Choice Requires="wps">
            <w:drawing>
              <wp:anchor distT="0" distB="0" distL="114300" distR="114300" simplePos="0" relativeHeight="251760640" behindDoc="0" locked="0" layoutInCell="1" allowOverlap="1" wp14:anchorId="64F2C593" wp14:editId="0359ADA2">
                <wp:simplePos x="0" y="0"/>
                <wp:positionH relativeFrom="column">
                  <wp:posOffset>0</wp:posOffset>
                </wp:positionH>
                <wp:positionV relativeFrom="paragraph">
                  <wp:posOffset>3738591</wp:posOffset>
                </wp:positionV>
                <wp:extent cx="5421630" cy="184150"/>
                <wp:effectExtent l="0" t="0" r="1270" b="635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421630" cy="184150"/>
                        </a:xfrm>
                        <a:prstGeom prst="rect">
                          <a:avLst/>
                        </a:prstGeom>
                        <a:solidFill>
                          <a:prstClr val="white"/>
                        </a:solidFill>
                        <a:ln>
                          <a:noFill/>
                        </a:ln>
                      </wps:spPr>
                      <wps:txbx>
                        <w:txbxContent>
                          <w:p w14:paraId="0157B37D" w14:textId="25B23319" w:rsidR="00E63146" w:rsidRPr="00E63146" w:rsidRDefault="00E63146" w:rsidP="00E63146">
                            <w:pPr>
                              <w:pStyle w:val="Descripcin"/>
                              <w:jc w:val="center"/>
                              <w:rPr>
                                <w:rFonts w:ascii="Times New Roman" w:hAnsi="Times New Roman" w:cs="Times New Roman"/>
                                <w:sz w:val="24"/>
                              </w:rPr>
                            </w:pPr>
                            <w:r w:rsidRPr="00E63146">
                              <w:rPr>
                                <w:rFonts w:ascii="Times New Roman" w:hAnsi="Times New Roman" w:cs="Times New Roman"/>
                                <w:sz w:val="20"/>
                              </w:rPr>
                              <w:t xml:space="preserve">Figura </w:t>
                            </w:r>
                            <w:r w:rsidRPr="00E63146">
                              <w:rPr>
                                <w:rFonts w:ascii="Times New Roman" w:hAnsi="Times New Roman" w:cs="Times New Roman"/>
                                <w:sz w:val="20"/>
                              </w:rPr>
                              <w:fldChar w:fldCharType="begin"/>
                            </w:r>
                            <w:r w:rsidRPr="00E63146">
                              <w:rPr>
                                <w:rFonts w:ascii="Times New Roman" w:hAnsi="Times New Roman" w:cs="Times New Roman"/>
                                <w:sz w:val="20"/>
                              </w:rPr>
                              <w:instrText xml:space="preserve"> SEQ Figura \* ARABIC </w:instrText>
                            </w:r>
                            <w:r w:rsidRPr="00E63146">
                              <w:rPr>
                                <w:rFonts w:ascii="Times New Roman" w:hAnsi="Times New Roman" w:cs="Times New Roman"/>
                                <w:sz w:val="20"/>
                              </w:rPr>
                              <w:fldChar w:fldCharType="separate"/>
                            </w:r>
                            <w:r w:rsidRPr="00E63146">
                              <w:rPr>
                                <w:rFonts w:ascii="Times New Roman" w:hAnsi="Times New Roman" w:cs="Times New Roman"/>
                                <w:noProof/>
                                <w:sz w:val="20"/>
                              </w:rPr>
                              <w:t>33</w:t>
                            </w:r>
                            <w:r w:rsidRPr="00E63146">
                              <w:rPr>
                                <w:rFonts w:ascii="Times New Roman" w:hAnsi="Times New Roman" w:cs="Times New Roman"/>
                                <w:sz w:val="20"/>
                              </w:rPr>
                              <w:fldChar w:fldCharType="end"/>
                            </w:r>
                            <w:r w:rsidRPr="00E63146">
                              <w:rPr>
                                <w:rFonts w:ascii="Times New Roman" w:hAnsi="Times New Roman" w:cs="Times New Roman"/>
                                <w:sz w:val="20"/>
                              </w:rPr>
                              <w:t xml:space="preserve">. </w:t>
                            </w:r>
                            <w:r w:rsidRPr="00E63146">
                              <w:rPr>
                                <w:rFonts w:ascii="Times New Roman" w:hAnsi="Times New Roman" w:cs="Times New Roman"/>
                                <w:i w:val="0"/>
                                <w:sz w:val="20"/>
                              </w:rPr>
                              <w:t>Diagrama de bloques del sistema receptor.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F2C593" id="Cuadro de texto 23" o:spid="_x0000_s1043" type="#_x0000_t202" style="position:absolute;left:0;text-align:left;margin-left:0;margin-top:294.4pt;width:426.9pt;height:14.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" stroked="f">
                <v:textbox inset="0,0,0,0">
                  <w:txbxContent>
                    <w:p w14:paraId="0157B37D" w14:textId="25B23319" w:rsidR="00E63146" w:rsidRPr="00E63146" w:rsidRDefault="00E63146" w:rsidP="00E63146">
                      <w:pPr>
                        <w:pStyle w:val="Descripcin"/>
                        <w:jc w:val="center"/>
                        <w:rPr>
                          <w:rFonts w:ascii="Times New Roman" w:hAnsi="Times New Roman" w:cs="Times New Roman"/>
                          <w:sz w:val="24"/>
                        </w:rPr>
                      </w:pPr>
                      <w:r w:rsidRPr="00E63146">
                        <w:rPr>
                          <w:rFonts w:ascii="Times New Roman" w:hAnsi="Times New Roman" w:cs="Times New Roman"/>
                          <w:sz w:val="20"/>
                        </w:rPr>
                        <w:t xml:space="preserve">Figura </w:t>
                      </w:r>
                      <w:r w:rsidRPr="00E63146">
                        <w:rPr>
                          <w:rFonts w:ascii="Times New Roman" w:hAnsi="Times New Roman" w:cs="Times New Roman"/>
                          <w:sz w:val="20"/>
                        </w:rPr>
                        <w:fldChar w:fldCharType="begin"/>
                      </w:r>
                      <w:r w:rsidRPr="00E63146">
                        <w:rPr>
                          <w:rFonts w:ascii="Times New Roman" w:hAnsi="Times New Roman" w:cs="Times New Roman"/>
                          <w:sz w:val="20"/>
                        </w:rPr>
                        <w:instrText xml:space="preserve"> SEQ Figura \* ARABIC </w:instrText>
                      </w:r>
                      <w:r w:rsidRPr="00E63146">
                        <w:rPr>
                          <w:rFonts w:ascii="Times New Roman" w:hAnsi="Times New Roman" w:cs="Times New Roman"/>
                          <w:sz w:val="20"/>
                        </w:rPr>
                        <w:fldChar w:fldCharType="separate"/>
                      </w:r>
                      <w:r w:rsidRPr="00E63146">
                        <w:rPr>
                          <w:rFonts w:ascii="Times New Roman" w:hAnsi="Times New Roman" w:cs="Times New Roman"/>
                          <w:noProof/>
                          <w:sz w:val="20"/>
                        </w:rPr>
                        <w:t>33</w:t>
                      </w:r>
                      <w:r w:rsidRPr="00E63146">
                        <w:rPr>
                          <w:rFonts w:ascii="Times New Roman" w:hAnsi="Times New Roman" w:cs="Times New Roman"/>
                          <w:sz w:val="20"/>
                        </w:rPr>
                        <w:fldChar w:fldCharType="end"/>
                      </w:r>
                      <w:r w:rsidRPr="00E63146">
                        <w:rPr>
                          <w:rFonts w:ascii="Times New Roman" w:hAnsi="Times New Roman" w:cs="Times New Roman"/>
                          <w:sz w:val="20"/>
                        </w:rPr>
                        <w:t xml:space="preserve">. </w:t>
                      </w:r>
                      <w:r w:rsidRPr="00E63146">
                        <w:rPr>
                          <w:rFonts w:ascii="Times New Roman" w:hAnsi="Times New Roman" w:cs="Times New Roman"/>
                          <w:i w:val="0"/>
                          <w:sz w:val="20"/>
                        </w:rPr>
                        <w:t>Diagrama de bloques del sistema receptor.</w:t>
                      </w:r>
                    </w:p>
                  </w:txbxContent>
                </v:textbox>
                <w10:wrap type="square"/>
              </v:shape>
            </w:pict>
          </mc:Fallback>
        </mc:AlternateContent>
      </w:r>
      <w:r w:rsidR="00E63146">
        <w:rPr>
          <w:rFonts w:ascii="Times New Roman" w:hAnsi="Times New Roman" w:cs="Times New Roman"/>
          <w:noProof/>
          <w:sz w:val="22"/>
        </w:rPr>
        <w:drawing>
          <wp:anchor distT="0" distB="0" distL="114300" distR="114300" simplePos="0" relativeHeight="251758592" behindDoc="0" locked="0" layoutInCell="1" allowOverlap="1" wp14:anchorId="66162EC9" wp14:editId="733AF33C">
            <wp:simplePos x="0" y="0"/>
            <wp:positionH relativeFrom="column">
              <wp:posOffset>0</wp:posOffset>
            </wp:positionH>
            <wp:positionV relativeFrom="paragraph">
              <wp:posOffset>1768417</wp:posOffset>
            </wp:positionV>
            <wp:extent cx="5421630" cy="2054860"/>
            <wp:effectExtent l="0" t="0" r="1270" b="254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igo.jpg"/>
                    <pic:cNvPicPr/>
                  </pic:nvPicPr>
                  <pic:blipFill rotWithShape="1">
                    <a:blip r:embed="rId48">
                      <a:extLst>
                        <a:ext uri="{28A0092B-C50C-407E-A947-70E740481C1C}">
                          <a14:useLocalDpi xmlns:a14="http://schemas.microsoft.com/office/drawing/2010/main" val="0"/>
                        </a:ext>
                      </a:extLst>
                    </a:blip>
                    <a:srcRect r="5176" b="36096"/>
                    <a:stretch/>
                  </pic:blipFill>
                  <pic:spPr bwMode="auto">
                    <a:xfrm>
                      <a:off x="0" y="0"/>
                      <a:ext cx="5421630" cy="2054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10BF">
        <w:rPr>
          <w:rFonts w:ascii="Times New Roman" w:hAnsi="Times New Roman" w:cs="Times New Roman"/>
          <w:sz w:val="22"/>
          <w:szCs w:val="22"/>
        </w:rPr>
        <w:t>receptor</w:t>
      </w:r>
      <w:r w:rsidR="007710BF" w:rsidRPr="00577A17">
        <w:rPr>
          <w:rFonts w:ascii="Times New Roman" w:hAnsi="Times New Roman" w:cs="Times New Roman"/>
          <w:sz w:val="22"/>
          <w:szCs w:val="22"/>
        </w:rPr>
        <w:t xml:space="preserve"> se detalla a continuación</w:t>
      </w:r>
      <w:r w:rsidR="00387D69" w:rsidRPr="00DC0EE4">
        <w:rPr>
          <w:rFonts w:ascii="Times New Roman" w:hAnsi="Times New Roman" w:cs="Times New Roman"/>
          <w:sz w:val="22"/>
        </w:rPr>
        <w:t xml:space="preserve">: </w:t>
      </w:r>
    </w:p>
    <w:p w14:paraId="7E5C3610" w14:textId="77777777" w:rsidR="00387D69" w:rsidRPr="00E63146" w:rsidRDefault="00387D69" w:rsidP="00E63146">
      <w:pPr>
        <w:spacing w:line="360" w:lineRule="auto"/>
        <w:jc w:val="both"/>
        <w:rPr>
          <w:rFonts w:ascii="Times New Roman" w:hAnsi="Times New Roman" w:cs="Times New Roman"/>
          <w:sz w:val="22"/>
        </w:rPr>
      </w:pPr>
    </w:p>
    <w:p w14:paraId="270E6851" w14:textId="77777777" w:rsidR="00E37E3E" w:rsidRDefault="00E37E3E" w:rsidP="00384DB0">
      <w:pPr>
        <w:pStyle w:val="Prrafodelista"/>
        <w:numPr>
          <w:ilvl w:val="0"/>
          <w:numId w:val="9"/>
        </w:numPr>
        <w:spacing w:line="360" w:lineRule="auto"/>
        <w:jc w:val="both"/>
      </w:pPr>
      <w:r w:rsidRPr="00317175">
        <w:rPr>
          <w:rFonts w:ascii="Times New Roman" w:hAnsi="Times New Roman" w:cs="Times New Roman"/>
          <w:b/>
          <w:sz w:val="22"/>
          <w:szCs w:val="22"/>
        </w:rPr>
        <w:t>Adquisición de la image</w:t>
      </w:r>
      <w:r>
        <w:rPr>
          <w:rFonts w:ascii="Times New Roman" w:hAnsi="Times New Roman" w:cs="Times New Roman"/>
          <w:b/>
          <w:sz w:val="22"/>
          <w:szCs w:val="22"/>
        </w:rPr>
        <w:t xml:space="preserve">n. </w:t>
      </w:r>
      <w:r>
        <w:rPr>
          <w:rFonts w:ascii="Times New Roman" w:hAnsi="Times New Roman" w:cs="Times New Roman"/>
          <w:sz w:val="22"/>
          <w:szCs w:val="22"/>
        </w:rPr>
        <w:t xml:space="preserve">La imagen es capturada. Esta consiste en una matriz de 1280x720x3 que contiene la información de los canales RGB. Durante la transmisión, la adquisición de la imagen se realiza con el mínimo tiempo de exposición disponible de la cámara. Durante el estado de detección de la ROI, el tiempo de exposición se incrementa para facilitar el algoritmo de detección de la ROI. </w:t>
      </w:r>
    </w:p>
    <w:p w14:paraId="6EC4B84D" w14:textId="77777777" w:rsidR="00E37E3E" w:rsidRPr="00D96C9B" w:rsidRDefault="00E37E3E" w:rsidP="00384DB0">
      <w:pPr>
        <w:pStyle w:val="Prrafodelista"/>
        <w:spacing w:line="360" w:lineRule="auto"/>
        <w:ind w:left="360"/>
        <w:jc w:val="both"/>
        <w:rPr>
          <w:sz w:val="22"/>
        </w:rPr>
      </w:pPr>
    </w:p>
    <w:p w14:paraId="0BDF49C0" w14:textId="77777777" w:rsidR="00E37E3E" w:rsidRPr="00D52E9E" w:rsidRDefault="00E37E3E" w:rsidP="00384DB0">
      <w:pPr>
        <w:pStyle w:val="Prrafodelista"/>
        <w:numPr>
          <w:ilvl w:val="0"/>
          <w:numId w:val="9"/>
        </w:numPr>
        <w:spacing w:line="360" w:lineRule="auto"/>
        <w:jc w:val="both"/>
      </w:pPr>
      <w:r w:rsidRPr="00EE7816">
        <w:rPr>
          <w:rFonts w:ascii="Times New Roman" w:hAnsi="Times New Roman" w:cs="Times New Roman"/>
          <w:b/>
          <w:sz w:val="22"/>
          <w:szCs w:val="22"/>
        </w:rPr>
        <w:t xml:space="preserve">Detección de la ROI. </w:t>
      </w:r>
      <w:r w:rsidRPr="00EE7816">
        <w:rPr>
          <w:rFonts w:ascii="Times New Roman" w:hAnsi="Times New Roman" w:cs="Times New Roman"/>
          <w:sz w:val="22"/>
          <w:szCs w:val="22"/>
        </w:rPr>
        <w:t>El uso de la ROI para detectar objetos ha sido el foco de investigaciones durante muchos años. Casi todos los algoritmos de ROI utilizan dos enfoques: basado en objetos y basado en características [</w:t>
      </w:r>
      <w:r w:rsidRPr="00EE7816">
        <w:rPr>
          <w:rFonts w:ascii="Times New Roman" w:hAnsi="Times New Roman" w:cs="Times New Roman"/>
          <w:sz w:val="22"/>
          <w:szCs w:val="22"/>
          <w:highlight w:val="yellow"/>
        </w:rPr>
        <w:fldChar w:fldCharType="begin"/>
      </w:r>
      <w:r w:rsidRPr="00EE7816">
        <w:rPr>
          <w:rFonts w:ascii="Times New Roman" w:hAnsi="Times New Roman" w:cs="Times New Roman"/>
          <w:sz w:val="22"/>
          <w:szCs w:val="22"/>
        </w:rPr>
        <w:instrText xml:space="preserve"> REF _Ref44333667 \w \h </w:instrText>
      </w:r>
      <w:r>
        <w:rPr>
          <w:rFonts w:ascii="Times New Roman" w:hAnsi="Times New Roman" w:cs="Times New Roman"/>
          <w:sz w:val="22"/>
          <w:szCs w:val="22"/>
          <w:highlight w:val="yellow"/>
        </w:rPr>
        <w:instrText xml:space="preserve"> \* MERGEFORMAT </w:instrText>
      </w:r>
      <w:r w:rsidRPr="00EE7816">
        <w:rPr>
          <w:rFonts w:ascii="Times New Roman" w:hAnsi="Times New Roman" w:cs="Times New Roman"/>
          <w:sz w:val="22"/>
          <w:szCs w:val="22"/>
          <w:highlight w:val="yellow"/>
        </w:rPr>
      </w:r>
      <w:r w:rsidRPr="00EE7816">
        <w:rPr>
          <w:rFonts w:ascii="Times New Roman" w:hAnsi="Times New Roman" w:cs="Times New Roman"/>
          <w:sz w:val="22"/>
          <w:szCs w:val="22"/>
          <w:highlight w:val="yellow"/>
        </w:rPr>
        <w:fldChar w:fldCharType="separate"/>
      </w:r>
      <w:r w:rsidRPr="00EE7816">
        <w:rPr>
          <w:rFonts w:ascii="Times New Roman" w:hAnsi="Times New Roman" w:cs="Times New Roman"/>
          <w:sz w:val="22"/>
          <w:szCs w:val="22"/>
        </w:rPr>
        <w:t>132</w:t>
      </w:r>
      <w:r w:rsidRPr="00EE7816">
        <w:rPr>
          <w:rFonts w:ascii="Times New Roman" w:hAnsi="Times New Roman" w:cs="Times New Roman"/>
          <w:sz w:val="22"/>
          <w:szCs w:val="22"/>
          <w:highlight w:val="yellow"/>
        </w:rPr>
        <w:fldChar w:fldCharType="end"/>
      </w:r>
      <w:r w:rsidRPr="00EE7816">
        <w:rPr>
          <w:rFonts w:ascii="Times New Roman" w:hAnsi="Times New Roman" w:cs="Times New Roman"/>
          <w:sz w:val="22"/>
          <w:szCs w:val="22"/>
        </w:rPr>
        <w:t>]. El enfoque basado en características busca píxeles que tienen características ópticas significativas y luego usa el análisis y un objeto para hacer la ROI. Es capaz de capturar casi todos los píxeles del objetivo basándose en la similitud de las características ópticas. Dado que no todos los píxeles tienen una característica marcada que se muestre en los píxeles ópticos, la detección mediante métodos basados en características no suele ser suficiente para identificar todo el objetivo. Por el contrario, el método basado en objeto</w:t>
      </w:r>
      <w:r>
        <w:rPr>
          <w:rFonts w:ascii="Times New Roman" w:hAnsi="Times New Roman" w:cs="Times New Roman"/>
          <w:sz w:val="22"/>
          <w:szCs w:val="22"/>
        </w:rPr>
        <w:t>s</w:t>
      </w:r>
      <w:r w:rsidRPr="00EE7816">
        <w:rPr>
          <w:rFonts w:ascii="Times New Roman" w:hAnsi="Times New Roman" w:cs="Times New Roman"/>
          <w:sz w:val="22"/>
          <w:szCs w:val="22"/>
        </w:rPr>
        <w:t xml:space="preserve"> puede detectar la ROI mejor que el método anterior, ya que utiliza la información sobre la estructura y las formas para la detección. </w:t>
      </w:r>
      <w:r>
        <w:rPr>
          <w:rFonts w:ascii="Times New Roman" w:hAnsi="Times New Roman" w:cs="Times New Roman"/>
          <w:sz w:val="22"/>
          <w:szCs w:val="22"/>
        </w:rPr>
        <w:t xml:space="preserve">Los métodos basados en ROI se desplegaron procesando sólo un subconjunto de píxeles para hallar LEDs en las imágenes. A partir de ahí, se detecta la posición de las señales y decodifica en el lado del receptor. </w:t>
      </w:r>
    </w:p>
    <w:p w14:paraId="523A7103" w14:textId="77777777" w:rsidR="00E37E3E" w:rsidRPr="00E37E3E" w:rsidRDefault="00E37E3E" w:rsidP="00384DB0">
      <w:pPr>
        <w:pStyle w:val="Prrafodelista"/>
        <w:spacing w:line="360" w:lineRule="auto"/>
        <w:ind w:left="360"/>
        <w:jc w:val="both"/>
        <w:rPr>
          <w:rFonts w:ascii="Times New Roman" w:hAnsi="Times New Roman" w:cs="Times New Roman"/>
          <w:sz w:val="22"/>
        </w:rPr>
      </w:pPr>
    </w:p>
    <w:p w14:paraId="25E120F1" w14:textId="36861445" w:rsidR="00DE57C6" w:rsidRDefault="00387D69" w:rsidP="00384DB0">
      <w:pPr>
        <w:pStyle w:val="Prrafodelista"/>
        <w:numPr>
          <w:ilvl w:val="0"/>
          <w:numId w:val="9"/>
        </w:numPr>
        <w:spacing w:line="360" w:lineRule="auto"/>
        <w:jc w:val="both"/>
        <w:rPr>
          <w:rFonts w:ascii="Times New Roman" w:hAnsi="Times New Roman" w:cs="Times New Roman"/>
          <w:sz w:val="22"/>
        </w:rPr>
      </w:pPr>
      <w:r w:rsidRPr="00DE57C6">
        <w:rPr>
          <w:rFonts w:ascii="Times New Roman" w:hAnsi="Times New Roman" w:cs="Times New Roman"/>
          <w:b/>
          <w:color w:val="000000" w:themeColor="text1"/>
          <w:sz w:val="22"/>
        </w:rPr>
        <w:t>Discusión sobre el desenfoque del movimiento</w:t>
      </w:r>
      <w:r w:rsidRPr="00DE57C6">
        <w:rPr>
          <w:rFonts w:ascii="Times New Roman" w:hAnsi="Times New Roman" w:cs="Times New Roman"/>
          <w:sz w:val="22"/>
        </w:rPr>
        <w:t xml:space="preserve">. Las aplicaciones de comunicación Screen-to-camera normalmente implican un cierto grado de movimiento, por ejemplo, cuando la cámara se sostiene en la mano, o cuando la pantalla o la cámara están situadas sobre un objeto en movimiento. El movimiento debido a las sacudidas de la mano o a los movimientos laterales puede causar un cambio drástico de enfoque entre la pantalla y la cámara. </w:t>
      </w:r>
      <w:r w:rsidR="007D2038" w:rsidRPr="00DE57C6">
        <w:rPr>
          <w:rFonts w:ascii="Times New Roman" w:hAnsi="Times New Roman" w:cs="Times New Roman"/>
          <w:sz w:val="22"/>
        </w:rPr>
        <w:t xml:space="preserve">En tal caso, se pueden asumir algunas oscilaciones en los píxeles, especialmente cuando la cámara no es estable, donde los píxeles parecen interferir entre sí, causando eventualmente un efecto visual borroso en la imagen, lo que se conoce como motion-blur. </w:t>
      </w:r>
      <w:r w:rsidR="00697137">
        <w:rPr>
          <w:rFonts w:ascii="Times New Roman" w:hAnsi="Times New Roman" w:cs="Times New Roman"/>
          <w:sz w:val="22"/>
        </w:rPr>
        <w:t>Este efecto es más notable en cámaras global shutter que en cámaras Rolling shutter, por lo que en general puede despreciarse en este trabajo.</w:t>
      </w:r>
    </w:p>
    <w:p w14:paraId="3EE1F127" w14:textId="77777777" w:rsidR="00050C31" w:rsidRPr="00387D69" w:rsidRDefault="00050C31" w:rsidP="00384DB0">
      <w:pPr>
        <w:spacing w:line="360" w:lineRule="auto"/>
        <w:jc w:val="both"/>
        <w:rPr>
          <w:rFonts w:ascii="Times New Roman" w:hAnsi="Times New Roman" w:cs="Times New Roman"/>
          <w:sz w:val="22"/>
        </w:rPr>
      </w:pPr>
    </w:p>
    <w:p w14:paraId="134BFDB2" w14:textId="44DF9E50" w:rsidR="009419AD" w:rsidRPr="00387D69" w:rsidRDefault="009419AD" w:rsidP="00384DB0">
      <w:pPr>
        <w:pStyle w:val="Ttulo2"/>
        <w:numPr>
          <w:ilvl w:val="1"/>
          <w:numId w:val="11"/>
        </w:numPr>
        <w:spacing w:line="360" w:lineRule="auto"/>
        <w:jc w:val="both"/>
        <w:rPr>
          <w:rFonts w:ascii="Times New Roman" w:hAnsi="Times New Roman" w:cs="Times New Roman"/>
          <w:b/>
          <w:color w:val="000000" w:themeColor="text1"/>
          <w:sz w:val="24"/>
        </w:rPr>
      </w:pPr>
      <w:bookmarkStart w:id="124" w:name="_Toc44872971"/>
      <w:commentRangeStart w:id="125"/>
      <w:commentRangeStart w:id="126"/>
      <w:r w:rsidRPr="00387D69">
        <w:rPr>
          <w:rFonts w:ascii="Times New Roman" w:hAnsi="Times New Roman" w:cs="Times New Roman"/>
          <w:b/>
          <w:color w:val="000000" w:themeColor="text1"/>
          <w:sz w:val="24"/>
        </w:rPr>
        <w:t>Implementación</w:t>
      </w:r>
      <w:commentRangeEnd w:id="125"/>
      <w:r w:rsidR="00697137">
        <w:rPr>
          <w:rStyle w:val="Refdecomentario"/>
          <w:rFonts w:asciiTheme="minorHAnsi" w:eastAsiaTheme="minorHAnsi" w:hAnsiTheme="minorHAnsi" w:cstheme="minorBidi"/>
          <w:color w:val="auto"/>
        </w:rPr>
        <w:commentReference w:id="125"/>
      </w:r>
      <w:bookmarkEnd w:id="124"/>
      <w:commentRangeEnd w:id="126"/>
      <w:r w:rsidR="00271F5E">
        <w:rPr>
          <w:rStyle w:val="Refdecomentario"/>
          <w:rFonts w:asciiTheme="minorHAnsi" w:eastAsiaTheme="minorHAnsi" w:hAnsiTheme="minorHAnsi" w:cstheme="minorBidi"/>
          <w:color w:val="auto"/>
        </w:rPr>
        <w:commentReference w:id="126"/>
      </w:r>
    </w:p>
    <w:p w14:paraId="328655A9" w14:textId="77777777" w:rsidR="009419AD" w:rsidRPr="00387D69" w:rsidRDefault="009419AD" w:rsidP="00384DB0">
      <w:pPr>
        <w:spacing w:line="360" w:lineRule="auto"/>
        <w:jc w:val="both"/>
        <w:rPr>
          <w:rFonts w:ascii="Times New Roman" w:hAnsi="Times New Roman" w:cs="Times New Roman"/>
        </w:rPr>
      </w:pPr>
    </w:p>
    <w:p w14:paraId="41A9FB5E" w14:textId="4A206213" w:rsidR="00D320A4" w:rsidRDefault="007A37BA" w:rsidP="00384DB0">
      <w:pPr>
        <w:tabs>
          <w:tab w:val="left" w:pos="946"/>
        </w:tabs>
        <w:spacing w:line="360" w:lineRule="auto"/>
        <w:jc w:val="both"/>
        <w:rPr>
          <w:rFonts w:ascii="Times New Roman" w:hAnsi="Times New Roman" w:cs="Times New Roman"/>
          <w:b/>
          <w:sz w:val="28"/>
        </w:rPr>
      </w:pPr>
      <w:r>
        <w:rPr>
          <w:rFonts w:ascii="Times New Roman" w:hAnsi="Times New Roman" w:cs="Times New Roman"/>
          <w:b/>
          <w:sz w:val="28"/>
        </w:rPr>
        <w:tab/>
      </w:r>
    </w:p>
    <w:p w14:paraId="575F3DC1" w14:textId="7BD1008F" w:rsidR="007E5546" w:rsidRDefault="007E5546" w:rsidP="00384DB0">
      <w:pPr>
        <w:tabs>
          <w:tab w:val="left" w:pos="946"/>
        </w:tabs>
        <w:spacing w:line="360" w:lineRule="auto"/>
        <w:jc w:val="both"/>
        <w:rPr>
          <w:rFonts w:ascii="Times New Roman" w:hAnsi="Times New Roman" w:cs="Times New Roman"/>
          <w:b/>
          <w:sz w:val="28"/>
        </w:rPr>
      </w:pPr>
    </w:p>
    <w:p w14:paraId="1C0F59EC" w14:textId="13F982D6" w:rsidR="007E5546" w:rsidRDefault="007E5546" w:rsidP="00384DB0">
      <w:pPr>
        <w:tabs>
          <w:tab w:val="left" w:pos="946"/>
        </w:tabs>
        <w:spacing w:line="360" w:lineRule="auto"/>
        <w:jc w:val="both"/>
        <w:rPr>
          <w:rFonts w:ascii="Times New Roman" w:hAnsi="Times New Roman" w:cs="Times New Roman"/>
          <w:b/>
          <w:sz w:val="28"/>
        </w:rPr>
      </w:pPr>
      <w:bookmarkStart w:id="127" w:name="_GoBack"/>
      <w:bookmarkEnd w:id="127"/>
    </w:p>
    <w:p w14:paraId="661D05E2" w14:textId="77777777" w:rsidR="007E5546" w:rsidRDefault="007E5546" w:rsidP="00384DB0">
      <w:pPr>
        <w:tabs>
          <w:tab w:val="left" w:pos="946"/>
        </w:tabs>
        <w:spacing w:line="360" w:lineRule="auto"/>
        <w:jc w:val="both"/>
        <w:rPr>
          <w:rFonts w:ascii="Times New Roman" w:hAnsi="Times New Roman" w:cs="Times New Roman"/>
          <w:b/>
          <w:sz w:val="28"/>
        </w:rPr>
      </w:pPr>
    </w:p>
    <w:p w14:paraId="6CF62015" w14:textId="2A8136D6" w:rsidR="007A37BA" w:rsidRDefault="007A37BA" w:rsidP="00384DB0">
      <w:pPr>
        <w:tabs>
          <w:tab w:val="left" w:pos="946"/>
        </w:tabs>
        <w:spacing w:line="360" w:lineRule="auto"/>
        <w:jc w:val="both"/>
        <w:rPr>
          <w:rFonts w:ascii="Times New Roman" w:hAnsi="Times New Roman" w:cs="Times New Roman"/>
          <w:b/>
          <w:sz w:val="28"/>
        </w:rPr>
      </w:pPr>
    </w:p>
    <w:p w14:paraId="3A2168EA" w14:textId="4EE91824" w:rsidR="007A37BA" w:rsidRDefault="007A37BA" w:rsidP="00384DB0">
      <w:pPr>
        <w:tabs>
          <w:tab w:val="left" w:pos="946"/>
        </w:tabs>
        <w:spacing w:line="360" w:lineRule="auto"/>
        <w:jc w:val="both"/>
        <w:rPr>
          <w:rFonts w:ascii="Times New Roman" w:hAnsi="Times New Roman" w:cs="Times New Roman"/>
          <w:b/>
          <w:sz w:val="28"/>
        </w:rPr>
      </w:pPr>
    </w:p>
    <w:p w14:paraId="5F4FFB69" w14:textId="1A6CDF49" w:rsidR="00C135E2" w:rsidRDefault="00C135E2" w:rsidP="00384DB0">
      <w:pPr>
        <w:tabs>
          <w:tab w:val="left" w:pos="946"/>
        </w:tabs>
        <w:spacing w:line="360" w:lineRule="auto"/>
        <w:jc w:val="both"/>
        <w:rPr>
          <w:rFonts w:ascii="Times New Roman" w:hAnsi="Times New Roman" w:cs="Times New Roman"/>
          <w:b/>
          <w:sz w:val="28"/>
        </w:rPr>
      </w:pPr>
    </w:p>
    <w:p w14:paraId="5DBEBBD3" w14:textId="7938725A" w:rsidR="00C135E2" w:rsidRDefault="00C135E2" w:rsidP="00384DB0">
      <w:pPr>
        <w:tabs>
          <w:tab w:val="left" w:pos="946"/>
        </w:tabs>
        <w:spacing w:line="360" w:lineRule="auto"/>
        <w:jc w:val="both"/>
        <w:rPr>
          <w:rFonts w:ascii="Times New Roman" w:hAnsi="Times New Roman" w:cs="Times New Roman"/>
          <w:b/>
          <w:sz w:val="28"/>
        </w:rPr>
      </w:pPr>
    </w:p>
    <w:p w14:paraId="0587EBB2" w14:textId="4A69CF06" w:rsidR="00C135E2" w:rsidRDefault="00C135E2" w:rsidP="00384DB0">
      <w:pPr>
        <w:tabs>
          <w:tab w:val="left" w:pos="946"/>
        </w:tabs>
        <w:spacing w:line="360" w:lineRule="auto"/>
        <w:jc w:val="both"/>
        <w:rPr>
          <w:rFonts w:ascii="Times New Roman" w:hAnsi="Times New Roman" w:cs="Times New Roman"/>
          <w:b/>
          <w:sz w:val="28"/>
        </w:rPr>
      </w:pPr>
    </w:p>
    <w:p w14:paraId="5837FE55" w14:textId="7724E4F5" w:rsidR="00C135E2" w:rsidRDefault="00C135E2" w:rsidP="00384DB0">
      <w:pPr>
        <w:tabs>
          <w:tab w:val="left" w:pos="946"/>
        </w:tabs>
        <w:spacing w:line="360" w:lineRule="auto"/>
        <w:jc w:val="both"/>
        <w:rPr>
          <w:rFonts w:ascii="Times New Roman" w:hAnsi="Times New Roman" w:cs="Times New Roman"/>
          <w:b/>
          <w:sz w:val="28"/>
        </w:rPr>
      </w:pPr>
    </w:p>
    <w:p w14:paraId="5D70824A" w14:textId="40433151" w:rsidR="00C135E2" w:rsidRDefault="00C135E2" w:rsidP="00384DB0">
      <w:pPr>
        <w:tabs>
          <w:tab w:val="left" w:pos="946"/>
        </w:tabs>
        <w:spacing w:line="360" w:lineRule="auto"/>
        <w:jc w:val="both"/>
        <w:rPr>
          <w:rFonts w:ascii="Times New Roman" w:hAnsi="Times New Roman" w:cs="Times New Roman"/>
          <w:b/>
          <w:sz w:val="28"/>
        </w:rPr>
      </w:pPr>
    </w:p>
    <w:p w14:paraId="6CC7C17F" w14:textId="46571382" w:rsidR="00C135E2" w:rsidRDefault="00C135E2" w:rsidP="00384DB0">
      <w:pPr>
        <w:tabs>
          <w:tab w:val="left" w:pos="946"/>
        </w:tabs>
        <w:spacing w:line="360" w:lineRule="auto"/>
        <w:jc w:val="both"/>
        <w:rPr>
          <w:rFonts w:ascii="Times New Roman" w:hAnsi="Times New Roman" w:cs="Times New Roman"/>
          <w:b/>
          <w:sz w:val="28"/>
        </w:rPr>
      </w:pPr>
    </w:p>
    <w:p w14:paraId="15942B22" w14:textId="70478713" w:rsidR="00C135E2" w:rsidRDefault="00C135E2" w:rsidP="00384DB0">
      <w:pPr>
        <w:tabs>
          <w:tab w:val="left" w:pos="946"/>
        </w:tabs>
        <w:spacing w:line="360" w:lineRule="auto"/>
        <w:jc w:val="both"/>
        <w:rPr>
          <w:rFonts w:ascii="Times New Roman" w:hAnsi="Times New Roman" w:cs="Times New Roman"/>
          <w:b/>
          <w:sz w:val="28"/>
        </w:rPr>
      </w:pPr>
    </w:p>
    <w:p w14:paraId="0315C7F0" w14:textId="75A3E22E" w:rsidR="00C135E2" w:rsidRDefault="00C135E2" w:rsidP="00384DB0">
      <w:pPr>
        <w:tabs>
          <w:tab w:val="left" w:pos="946"/>
        </w:tabs>
        <w:spacing w:line="360" w:lineRule="auto"/>
        <w:jc w:val="both"/>
        <w:rPr>
          <w:rFonts w:ascii="Times New Roman" w:hAnsi="Times New Roman" w:cs="Times New Roman"/>
          <w:b/>
          <w:sz w:val="28"/>
        </w:rPr>
      </w:pPr>
    </w:p>
    <w:p w14:paraId="2B28EE0F" w14:textId="5C417CDB" w:rsidR="00C135E2" w:rsidRDefault="00C135E2" w:rsidP="00384DB0">
      <w:pPr>
        <w:tabs>
          <w:tab w:val="left" w:pos="946"/>
        </w:tabs>
        <w:spacing w:line="360" w:lineRule="auto"/>
        <w:jc w:val="both"/>
        <w:rPr>
          <w:rFonts w:ascii="Times New Roman" w:hAnsi="Times New Roman" w:cs="Times New Roman"/>
          <w:b/>
          <w:sz w:val="28"/>
        </w:rPr>
      </w:pPr>
    </w:p>
    <w:p w14:paraId="575FBB5E" w14:textId="0EA3EEE0" w:rsidR="00C135E2" w:rsidRDefault="00C135E2" w:rsidP="00384DB0">
      <w:pPr>
        <w:tabs>
          <w:tab w:val="left" w:pos="946"/>
        </w:tabs>
        <w:spacing w:line="360" w:lineRule="auto"/>
        <w:jc w:val="both"/>
        <w:rPr>
          <w:rFonts w:ascii="Times New Roman" w:hAnsi="Times New Roman" w:cs="Times New Roman"/>
          <w:b/>
          <w:sz w:val="28"/>
        </w:rPr>
      </w:pPr>
    </w:p>
    <w:p w14:paraId="420FC62A" w14:textId="72321B56" w:rsidR="00C135E2" w:rsidRDefault="00C135E2" w:rsidP="00384DB0">
      <w:pPr>
        <w:tabs>
          <w:tab w:val="left" w:pos="946"/>
        </w:tabs>
        <w:spacing w:line="360" w:lineRule="auto"/>
        <w:jc w:val="both"/>
        <w:rPr>
          <w:rFonts w:ascii="Times New Roman" w:hAnsi="Times New Roman" w:cs="Times New Roman"/>
          <w:b/>
          <w:sz w:val="28"/>
        </w:rPr>
      </w:pPr>
    </w:p>
    <w:p w14:paraId="074FA988" w14:textId="1627807B" w:rsidR="00C135E2" w:rsidRDefault="00C135E2" w:rsidP="00384DB0">
      <w:pPr>
        <w:tabs>
          <w:tab w:val="left" w:pos="946"/>
        </w:tabs>
        <w:spacing w:line="360" w:lineRule="auto"/>
        <w:jc w:val="both"/>
        <w:rPr>
          <w:rFonts w:ascii="Times New Roman" w:hAnsi="Times New Roman" w:cs="Times New Roman"/>
          <w:b/>
          <w:sz w:val="28"/>
        </w:rPr>
      </w:pPr>
    </w:p>
    <w:p w14:paraId="04789966" w14:textId="21A17FB3" w:rsidR="00C135E2" w:rsidRDefault="00C135E2" w:rsidP="00384DB0">
      <w:pPr>
        <w:tabs>
          <w:tab w:val="left" w:pos="946"/>
        </w:tabs>
        <w:spacing w:line="360" w:lineRule="auto"/>
        <w:jc w:val="both"/>
        <w:rPr>
          <w:rFonts w:ascii="Times New Roman" w:hAnsi="Times New Roman" w:cs="Times New Roman"/>
          <w:b/>
          <w:sz w:val="28"/>
        </w:rPr>
      </w:pPr>
    </w:p>
    <w:p w14:paraId="4BACBEDB" w14:textId="3D22C6AE" w:rsidR="00C135E2" w:rsidRDefault="00C135E2" w:rsidP="00384DB0">
      <w:pPr>
        <w:tabs>
          <w:tab w:val="left" w:pos="946"/>
        </w:tabs>
        <w:spacing w:line="360" w:lineRule="auto"/>
        <w:jc w:val="both"/>
        <w:rPr>
          <w:rFonts w:ascii="Times New Roman" w:hAnsi="Times New Roman" w:cs="Times New Roman"/>
          <w:b/>
          <w:sz w:val="28"/>
        </w:rPr>
      </w:pPr>
    </w:p>
    <w:p w14:paraId="7A2CC2FF" w14:textId="22419CE9" w:rsidR="00C135E2" w:rsidRDefault="00C135E2" w:rsidP="00384DB0">
      <w:pPr>
        <w:tabs>
          <w:tab w:val="left" w:pos="946"/>
        </w:tabs>
        <w:spacing w:line="360" w:lineRule="auto"/>
        <w:jc w:val="both"/>
        <w:rPr>
          <w:rFonts w:ascii="Times New Roman" w:hAnsi="Times New Roman" w:cs="Times New Roman"/>
          <w:b/>
          <w:sz w:val="28"/>
        </w:rPr>
      </w:pPr>
    </w:p>
    <w:p w14:paraId="4A2D5C41" w14:textId="77777777" w:rsidR="00C135E2" w:rsidRDefault="00C135E2" w:rsidP="00384DB0">
      <w:pPr>
        <w:tabs>
          <w:tab w:val="left" w:pos="946"/>
        </w:tabs>
        <w:spacing w:line="360" w:lineRule="auto"/>
        <w:jc w:val="both"/>
        <w:rPr>
          <w:rFonts w:ascii="Times New Roman" w:hAnsi="Times New Roman" w:cs="Times New Roman"/>
          <w:b/>
          <w:sz w:val="28"/>
        </w:rPr>
      </w:pPr>
    </w:p>
    <w:p w14:paraId="7B95CAD8" w14:textId="77777777" w:rsidR="00994CA4" w:rsidRPr="00387D69" w:rsidRDefault="00994CA4" w:rsidP="00384DB0">
      <w:pPr>
        <w:tabs>
          <w:tab w:val="left" w:pos="946"/>
        </w:tabs>
        <w:spacing w:line="360" w:lineRule="auto"/>
        <w:jc w:val="both"/>
        <w:rPr>
          <w:rFonts w:ascii="Times New Roman" w:hAnsi="Times New Roman" w:cs="Times New Roman"/>
          <w:b/>
          <w:sz w:val="28"/>
        </w:rPr>
      </w:pPr>
    </w:p>
    <w:p w14:paraId="15F82818" w14:textId="71DAF40D" w:rsidR="0087634F"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28" w:name="_Toc40375341"/>
      <w:bookmarkStart w:id="129" w:name="_Toc44872972"/>
      <w:commentRangeStart w:id="130"/>
      <w:r w:rsidRPr="00387D69">
        <w:rPr>
          <w:rFonts w:ascii="Times New Roman" w:hAnsi="Times New Roman" w:cs="Times New Roman"/>
          <w:b/>
          <w:color w:val="000000" w:themeColor="text1"/>
          <w:sz w:val="28"/>
        </w:rPr>
        <w:t xml:space="preserve">CAPÍTULO </w:t>
      </w:r>
      <w:r w:rsidR="00E45913" w:rsidRPr="00387D69">
        <w:rPr>
          <w:rFonts w:ascii="Times New Roman" w:hAnsi="Times New Roman" w:cs="Times New Roman"/>
          <w:b/>
          <w:color w:val="000000" w:themeColor="text1"/>
          <w:sz w:val="28"/>
        </w:rPr>
        <w:t>6</w:t>
      </w:r>
      <w:r w:rsidR="004A159F" w:rsidRPr="00387D69">
        <w:rPr>
          <w:rFonts w:ascii="Times New Roman" w:hAnsi="Times New Roman" w:cs="Times New Roman"/>
          <w:b/>
          <w:color w:val="000000" w:themeColor="text1"/>
          <w:sz w:val="28"/>
        </w:rPr>
        <w:t xml:space="preserve">: </w:t>
      </w:r>
      <w:r w:rsidRPr="00387D69">
        <w:rPr>
          <w:rFonts w:ascii="Times New Roman" w:hAnsi="Times New Roman" w:cs="Times New Roman"/>
          <w:b/>
          <w:color w:val="000000" w:themeColor="text1"/>
          <w:sz w:val="28"/>
        </w:rPr>
        <w:t>VALIDACIÓN EXPERIMENTAL</w:t>
      </w:r>
      <w:bookmarkEnd w:id="128"/>
      <w:r w:rsidR="001360C0" w:rsidRPr="00387D69">
        <w:rPr>
          <w:rFonts w:ascii="Times New Roman" w:hAnsi="Times New Roman" w:cs="Times New Roman"/>
          <w:b/>
          <w:color w:val="000000" w:themeColor="text1"/>
          <w:sz w:val="28"/>
        </w:rPr>
        <w:t xml:space="preserve"> Y RESULTADOS</w:t>
      </w:r>
      <w:bookmarkEnd w:id="129"/>
      <w:commentRangeEnd w:id="130"/>
      <w:r w:rsidR="00C85783">
        <w:rPr>
          <w:rStyle w:val="Refdecomentario"/>
          <w:rFonts w:asciiTheme="minorHAnsi" w:eastAsiaTheme="minorHAnsi" w:hAnsiTheme="minorHAnsi" w:cstheme="minorBidi"/>
          <w:color w:val="auto"/>
        </w:rPr>
        <w:commentReference w:id="130"/>
      </w:r>
    </w:p>
    <w:p w14:paraId="678A5E75" w14:textId="77777777" w:rsidR="00FE6693" w:rsidRPr="00387D69" w:rsidRDefault="00FE6693" w:rsidP="00384DB0">
      <w:pPr>
        <w:spacing w:line="360" w:lineRule="auto"/>
        <w:jc w:val="both"/>
        <w:rPr>
          <w:rFonts w:ascii="Times New Roman" w:hAnsi="Times New Roman" w:cs="Times New Roman"/>
          <w:sz w:val="22"/>
        </w:rPr>
      </w:pPr>
    </w:p>
    <w:p w14:paraId="13097F26" w14:textId="452F8D48" w:rsidR="00FE6693" w:rsidRDefault="00FE6693" w:rsidP="00C30091">
      <w:pPr>
        <w:pStyle w:val="Ttulo2"/>
        <w:numPr>
          <w:ilvl w:val="0"/>
          <w:numId w:val="37"/>
        </w:numPr>
        <w:spacing w:line="360" w:lineRule="auto"/>
        <w:jc w:val="both"/>
        <w:rPr>
          <w:rFonts w:ascii="Times New Roman" w:hAnsi="Times New Roman" w:cs="Times New Roman"/>
          <w:b/>
          <w:color w:val="000000" w:themeColor="text1"/>
          <w:sz w:val="24"/>
        </w:rPr>
      </w:pPr>
      <w:bookmarkStart w:id="131" w:name="_Toc44872973"/>
      <w:r>
        <w:rPr>
          <w:rFonts w:ascii="Times New Roman" w:hAnsi="Times New Roman" w:cs="Times New Roman"/>
          <w:b/>
          <w:color w:val="000000" w:themeColor="text1"/>
          <w:sz w:val="24"/>
        </w:rPr>
        <w:t xml:space="preserve">Configuración </w:t>
      </w:r>
      <w:commentRangeStart w:id="132"/>
      <w:r>
        <w:rPr>
          <w:rFonts w:ascii="Times New Roman" w:hAnsi="Times New Roman" w:cs="Times New Roman"/>
          <w:b/>
          <w:color w:val="000000" w:themeColor="text1"/>
          <w:sz w:val="24"/>
        </w:rPr>
        <w:t>experimental</w:t>
      </w:r>
      <w:commentRangeEnd w:id="132"/>
      <w:r w:rsidR="009B1B4D">
        <w:rPr>
          <w:rStyle w:val="Refdecomentario"/>
          <w:rFonts w:asciiTheme="minorHAnsi" w:eastAsiaTheme="minorHAnsi" w:hAnsiTheme="minorHAnsi" w:cstheme="minorBidi"/>
          <w:color w:val="auto"/>
        </w:rPr>
        <w:commentReference w:id="132"/>
      </w:r>
      <w:bookmarkEnd w:id="131"/>
    </w:p>
    <w:p w14:paraId="38F0A97B" w14:textId="77777777" w:rsidR="00FE6693" w:rsidRPr="00FE6693" w:rsidRDefault="00FE6693" w:rsidP="00384DB0">
      <w:pPr>
        <w:spacing w:line="360" w:lineRule="auto"/>
      </w:pPr>
    </w:p>
    <w:p w14:paraId="5C6933CF" w14:textId="1CB470A2" w:rsidR="0087634F" w:rsidRPr="00FE6693" w:rsidRDefault="00AC43C8" w:rsidP="00384DB0">
      <w:pPr>
        <w:spacing w:line="360" w:lineRule="auto"/>
        <w:jc w:val="both"/>
        <w:rPr>
          <w:rFonts w:ascii="Times New Roman" w:hAnsi="Times New Roman" w:cs="Times New Roman"/>
          <w:sz w:val="22"/>
        </w:rPr>
      </w:pPr>
      <w:r w:rsidRPr="00FE6693">
        <w:rPr>
          <w:rFonts w:ascii="Times New Roman" w:hAnsi="Times New Roman" w:cs="Times New Roman"/>
          <w:sz w:val="22"/>
        </w:rPr>
        <w:t xml:space="preserve">En esta sección </w:t>
      </w:r>
      <w:r w:rsidR="00DB5328">
        <w:rPr>
          <w:rFonts w:ascii="Times New Roman" w:hAnsi="Times New Roman" w:cs="Times New Roman"/>
          <w:sz w:val="22"/>
        </w:rPr>
        <w:t>se explicará el entorno de pruebas usado para la demostración de la funcionalidad del algoritmo propuesto</w:t>
      </w:r>
      <w:r w:rsidR="0071135A" w:rsidRPr="00FE6693">
        <w:rPr>
          <w:rFonts w:ascii="Times New Roman" w:hAnsi="Times New Roman" w:cs="Times New Roman"/>
          <w:sz w:val="22"/>
        </w:rPr>
        <w:t xml:space="preserve">. </w:t>
      </w:r>
      <w:r w:rsidR="006907F2" w:rsidRPr="00FE6693">
        <w:rPr>
          <w:rFonts w:ascii="Times New Roman" w:hAnsi="Times New Roman" w:cs="Times New Roman"/>
          <w:sz w:val="22"/>
        </w:rPr>
        <w:t xml:space="preserve">Dentro de los trabajos llevados a cabo, se ha realizado una experimentación preliminar del funcionamiento del sistema, que se realizó según la configuración que se muestra en la </w:t>
      </w:r>
      <w:r w:rsidR="006907F2" w:rsidRPr="00FE6693">
        <w:rPr>
          <w:rFonts w:ascii="Times New Roman" w:hAnsi="Times New Roman" w:cs="Times New Roman"/>
          <w:b/>
          <w:sz w:val="22"/>
        </w:rPr>
        <w:t>FIG</w:t>
      </w:r>
      <w:r w:rsidR="006907F2" w:rsidRPr="00FE6693">
        <w:rPr>
          <w:rFonts w:ascii="Times New Roman" w:hAnsi="Times New Roman" w:cs="Times New Roman"/>
          <w:sz w:val="22"/>
        </w:rPr>
        <w:t xml:space="preserve">. En esta figura se observa que la pantalla está a una distancia de </w:t>
      </w:r>
      <w:r w:rsidR="006907F2" w:rsidRPr="00FE6693">
        <w:rPr>
          <w:rFonts w:ascii="Times New Roman" w:hAnsi="Times New Roman" w:cs="Times New Roman"/>
          <w:sz w:val="22"/>
          <w:highlight w:val="yellow"/>
        </w:rPr>
        <w:t>XX</w:t>
      </w:r>
      <w:r w:rsidR="006907F2" w:rsidRPr="00FE6693">
        <w:rPr>
          <w:rFonts w:ascii="Times New Roman" w:hAnsi="Times New Roman" w:cs="Times New Roman"/>
          <w:sz w:val="22"/>
        </w:rPr>
        <w:t xml:space="preserve"> metros, y el móvil se encuentra en una posición central enfrentado al monitor. </w:t>
      </w:r>
      <w:r w:rsidR="00193DE9" w:rsidRPr="00FE6693">
        <w:rPr>
          <w:rFonts w:ascii="Times New Roman" w:hAnsi="Times New Roman" w:cs="Times New Roman"/>
          <w:sz w:val="22"/>
        </w:rPr>
        <w:t>En este experimento se utilizaron 4 vídeos codificados y comprimidos a 50 FPS</w:t>
      </w:r>
      <w:r w:rsidR="0071135A" w:rsidRPr="00FE6693">
        <w:rPr>
          <w:rFonts w:ascii="Times New Roman" w:hAnsi="Times New Roman" w:cs="Times New Roman"/>
          <w:sz w:val="22"/>
        </w:rPr>
        <w:t xml:space="preserve"> de una duración de 15 segundos</w:t>
      </w:r>
      <w:r w:rsidR="00B97BBD" w:rsidRPr="00FE6693">
        <w:rPr>
          <w:rFonts w:ascii="Times New Roman" w:hAnsi="Times New Roman" w:cs="Times New Roman"/>
          <w:sz w:val="22"/>
        </w:rPr>
        <w:t xml:space="preserve">, y se grabaron con una cámara convencional del móvil Huawei Mate 10. </w:t>
      </w:r>
      <w:r w:rsidR="007A37BA" w:rsidRPr="00FE6693">
        <w:rPr>
          <w:rFonts w:ascii="Times New Roman" w:hAnsi="Times New Roman" w:cs="Times New Roman"/>
          <w:sz w:val="22"/>
        </w:rPr>
        <w:t>Se realizó una evaluación en dos aspectos: el primero, se llevó a cabo un estudio de usuario para validar si nuestro diseño asegura una visualización normal de vídeo sin degradación de la calidad o interferencias, y segundo, evaluamos el rendimiento de la comunicación de datos.</w:t>
      </w:r>
    </w:p>
    <w:p w14:paraId="426C953F" w14:textId="5AA66FEC" w:rsidR="00B97BBD" w:rsidRPr="00387D69" w:rsidRDefault="00B97BBD" w:rsidP="00384DB0">
      <w:pPr>
        <w:spacing w:line="360" w:lineRule="auto"/>
        <w:jc w:val="both"/>
        <w:rPr>
          <w:rFonts w:ascii="Times New Roman" w:hAnsi="Times New Roman" w:cs="Times New Roman"/>
          <w:sz w:val="22"/>
        </w:rPr>
      </w:pPr>
    </w:p>
    <w:p w14:paraId="3E208900" w14:textId="095F6CC4" w:rsidR="00B97BBD" w:rsidRPr="00387D69" w:rsidRDefault="00B97BBD" w:rsidP="00384DB0">
      <w:pPr>
        <w:spacing w:line="360" w:lineRule="auto"/>
        <w:jc w:val="center"/>
        <w:rPr>
          <w:rFonts w:ascii="Times New Roman" w:hAnsi="Times New Roman" w:cs="Times New Roman"/>
          <w:sz w:val="22"/>
        </w:rPr>
      </w:pPr>
      <w:r w:rsidRPr="00387D69">
        <w:rPr>
          <w:rFonts w:ascii="Times New Roman" w:hAnsi="Times New Roman" w:cs="Times New Roman"/>
          <w:sz w:val="22"/>
        </w:rPr>
        <w:t>FOTO DEL EXPERIMENTO</w:t>
      </w:r>
    </w:p>
    <w:p w14:paraId="42463D4C" w14:textId="77777777" w:rsidR="00A62A59" w:rsidRDefault="00A62A59" w:rsidP="00384DB0">
      <w:pPr>
        <w:spacing w:line="360" w:lineRule="auto"/>
        <w:jc w:val="both"/>
        <w:rPr>
          <w:rFonts w:ascii="Times New Roman" w:hAnsi="Times New Roman" w:cs="Times New Roman"/>
          <w:sz w:val="22"/>
        </w:rPr>
      </w:pPr>
    </w:p>
    <w:p w14:paraId="1376FF4B" w14:textId="41B31D74" w:rsidR="00E90F04" w:rsidRPr="00FE6693" w:rsidRDefault="00A62A59" w:rsidP="00384DB0">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 xml:space="preserve">El conjunto de experimentos, como se muestra en la </w:t>
      </w:r>
      <w:r w:rsidRPr="00A62A59">
        <w:rPr>
          <w:rFonts w:ascii="Times New Roman" w:hAnsi="Times New Roman" w:cs="Times New Roman"/>
          <w:b/>
          <w:sz w:val="22"/>
        </w:rPr>
        <w:t>Fig</w:t>
      </w:r>
      <w:r>
        <w:rPr>
          <w:rFonts w:ascii="Times New Roman" w:hAnsi="Times New Roman" w:cs="Times New Roman"/>
          <w:sz w:val="22"/>
        </w:rPr>
        <w:t xml:space="preserve">, </w:t>
      </w:r>
      <w:commentRangeStart w:id="133"/>
      <w:r>
        <w:rPr>
          <w:rFonts w:ascii="Times New Roman" w:hAnsi="Times New Roman" w:cs="Times New Roman"/>
          <w:sz w:val="22"/>
        </w:rPr>
        <w:t xml:space="preserve">consistió en un monitor </w:t>
      </w:r>
      <w:r w:rsidR="007B7599">
        <w:rPr>
          <w:rFonts w:ascii="Times New Roman" w:hAnsi="Times New Roman" w:cs="Times New Roman"/>
          <w:sz w:val="22"/>
        </w:rPr>
        <w:t>con retroiluminación por LED de 13 pulgadas (Macbook Air</w:t>
      </w:r>
      <w:r w:rsidR="004B5D4A">
        <w:rPr>
          <w:rFonts w:ascii="Times New Roman" w:hAnsi="Times New Roman" w:cs="Times New Roman"/>
          <w:sz w:val="22"/>
        </w:rPr>
        <w:t xml:space="preserve"> del </w:t>
      </w:r>
      <w:r w:rsidR="007B7599">
        <w:rPr>
          <w:rFonts w:ascii="Times New Roman" w:hAnsi="Times New Roman" w:cs="Times New Roman"/>
          <w:sz w:val="22"/>
        </w:rPr>
        <w:t xml:space="preserve">2015) de resolución 1440x900 </w:t>
      </w:r>
      <w:commentRangeEnd w:id="133"/>
      <w:r w:rsidR="009B1B4D">
        <w:rPr>
          <w:rStyle w:val="Refdecomentario"/>
        </w:rPr>
        <w:commentReference w:id="133"/>
      </w:r>
      <w:r w:rsidR="007B7599">
        <w:rPr>
          <w:rFonts w:ascii="Times New Roman" w:hAnsi="Times New Roman" w:cs="Times New Roman"/>
          <w:sz w:val="22"/>
        </w:rPr>
        <w:t>píxeles, que sirvió como transmisor de pantalla y dos cámaras de 12 y 20 MP con posibilidad de grabación a 1080p @30 fps, integrada en el Huawei Mate 10</w:t>
      </w:r>
      <w:r w:rsidR="00097D3F">
        <w:rPr>
          <w:rFonts w:ascii="Times New Roman" w:hAnsi="Times New Roman" w:cs="Times New Roman"/>
          <w:sz w:val="22"/>
        </w:rPr>
        <w:t xml:space="preserve"> que sirvió como receptor.</w:t>
      </w:r>
      <w:r w:rsidR="00E952D2">
        <w:rPr>
          <w:rFonts w:ascii="Times New Roman" w:hAnsi="Times New Roman" w:cs="Times New Roman"/>
          <w:sz w:val="22"/>
        </w:rPr>
        <w:t xml:space="preserve"> La configuración de la exposición y el balance de blancos de la cámara se configuran de forma automática (configuración predeterminada en los dispositivos Android). </w:t>
      </w:r>
      <w:r w:rsidR="00E90F04">
        <w:rPr>
          <w:rFonts w:ascii="Times New Roman" w:hAnsi="Times New Roman" w:cs="Times New Roman"/>
          <w:sz w:val="22"/>
        </w:rPr>
        <w:t xml:space="preserve">La resolución de captura de vídeo y la frecuencia de fotograma se fijaron en 1280x720 y 30 FPS, respectivamente. </w:t>
      </w:r>
      <w:r w:rsidR="00E952D2">
        <w:rPr>
          <w:rFonts w:ascii="Times New Roman" w:hAnsi="Times New Roman" w:cs="Times New Roman"/>
          <w:sz w:val="22"/>
        </w:rPr>
        <w:t xml:space="preserve">Todos los experimentos se llevaron a cabo bajo las mismas condiciones de iluminación </w:t>
      </w:r>
      <w:r w:rsidR="00E952D2" w:rsidRPr="00E94394">
        <w:rPr>
          <w:rFonts w:ascii="Times New Roman" w:hAnsi="Times New Roman" w:cs="Times New Roman"/>
          <w:color w:val="FF0000"/>
          <w:sz w:val="22"/>
        </w:rPr>
        <w:t>ambiental</w:t>
      </w:r>
      <w:r w:rsidR="00E94394" w:rsidRPr="00E94394">
        <w:rPr>
          <w:rFonts w:ascii="Times New Roman" w:hAnsi="Times New Roman" w:cs="Times New Roman"/>
          <w:color w:val="FF0000"/>
          <w:sz w:val="22"/>
        </w:rPr>
        <w:t xml:space="preserve"> con las mediciones tomadas en el interior de </w:t>
      </w:r>
      <w:r w:rsidR="00837399" w:rsidRPr="00E94394">
        <w:rPr>
          <w:rFonts w:ascii="Times New Roman" w:hAnsi="Times New Roman" w:cs="Times New Roman"/>
          <w:color w:val="FF0000"/>
          <w:sz w:val="22"/>
        </w:rPr>
        <w:t>un laboratorio</w:t>
      </w:r>
      <w:r w:rsidR="00E94394" w:rsidRPr="00E94394">
        <w:rPr>
          <w:rFonts w:ascii="Times New Roman" w:hAnsi="Times New Roman" w:cs="Times New Roman"/>
          <w:color w:val="FF0000"/>
          <w:sz w:val="22"/>
        </w:rPr>
        <w:t xml:space="preserve"> equipado con iluminación fluorescente en el techo</w:t>
      </w:r>
      <w:r w:rsidR="00E94394">
        <w:rPr>
          <w:rFonts w:ascii="Times New Roman" w:hAnsi="Times New Roman" w:cs="Times New Roman"/>
          <w:sz w:val="22"/>
        </w:rPr>
        <w:t xml:space="preserve">. </w:t>
      </w:r>
      <w:r w:rsidR="00405416">
        <w:rPr>
          <w:rFonts w:ascii="Times New Roman" w:hAnsi="Times New Roman" w:cs="Times New Roman"/>
          <w:sz w:val="22"/>
        </w:rPr>
        <w:t>Fijamos la cámara en un trípode para asegurar la menor cantidad de error en la medición de la distancia y el ángulo entre la pantalla y la cámara.</w:t>
      </w:r>
      <w:r w:rsidR="00FE6693">
        <w:rPr>
          <w:rFonts w:ascii="Times New Roman" w:hAnsi="Times New Roman" w:cs="Times New Roman"/>
          <w:sz w:val="22"/>
        </w:rPr>
        <w:t xml:space="preserve"> </w:t>
      </w:r>
      <w:r w:rsidR="00FE6693" w:rsidRPr="00FE6693">
        <w:rPr>
          <w:rFonts w:ascii="Times New Roman" w:hAnsi="Times New Roman" w:cs="Times New Roman"/>
          <w:sz w:val="22"/>
        </w:rPr>
        <w:t xml:space="preserve">Hemos utilizado un generador de datos </w:t>
      </w:r>
      <w:r w:rsidR="00FE6693" w:rsidRPr="00FE6693">
        <w:rPr>
          <w:rFonts w:ascii="Times New Roman" w:hAnsi="Times New Roman" w:cs="Times New Roman"/>
          <w:sz w:val="22"/>
        </w:rPr>
        <w:lastRenderedPageBreak/>
        <w:t xml:space="preserve">pseudo-aleatorios con una semilla preestablecida para generar los cuadros de </w:t>
      </w:r>
      <w:r w:rsidR="00FE6693" w:rsidRPr="00C85783">
        <w:rPr>
          <w:rFonts w:ascii="Times New Roman" w:hAnsi="Times New Roman" w:cs="Times New Roman"/>
          <w:sz w:val="22"/>
        </w:rPr>
        <w:t>datos originales</w:t>
      </w:r>
      <w:r w:rsidR="00C85783" w:rsidRPr="00C85783">
        <w:rPr>
          <w:rFonts w:ascii="Times New Roman" w:hAnsi="Times New Roman" w:cs="Times New Roman"/>
          <w:sz w:val="22"/>
        </w:rPr>
        <w:t xml:space="preserve">. </w:t>
      </w:r>
      <w:r w:rsidR="00FE6693">
        <w:rPr>
          <w:rFonts w:ascii="Times New Roman" w:hAnsi="Times New Roman" w:cs="Times New Roman"/>
          <w:sz w:val="22"/>
        </w:rPr>
        <w:t xml:space="preserve">Hemos empleado 4 vídeos diferentes como entrada, </w:t>
      </w:r>
      <w:r w:rsidR="00FE6693" w:rsidRPr="00FE6693">
        <w:rPr>
          <w:rFonts w:ascii="Times New Roman" w:hAnsi="Times New Roman" w:cs="Times New Roman"/>
          <w:color w:val="FF0000"/>
          <w:sz w:val="22"/>
        </w:rPr>
        <w:t>explicación de los vídeos</w:t>
      </w:r>
      <w:r w:rsidR="00C85783">
        <w:rPr>
          <w:rFonts w:ascii="Times New Roman" w:hAnsi="Times New Roman" w:cs="Times New Roman"/>
          <w:sz w:val="22"/>
        </w:rPr>
        <w:t>……</w:t>
      </w:r>
    </w:p>
    <w:p w14:paraId="68578F9B" w14:textId="022D13AA" w:rsidR="00AE57A5" w:rsidRDefault="00AE57A5" w:rsidP="00384DB0">
      <w:pPr>
        <w:spacing w:line="360" w:lineRule="auto"/>
        <w:jc w:val="both"/>
        <w:rPr>
          <w:rFonts w:ascii="Times New Roman" w:hAnsi="Times New Roman" w:cs="Times New Roman"/>
          <w:sz w:val="22"/>
        </w:rPr>
      </w:pPr>
    </w:p>
    <w:p w14:paraId="4625EC59" w14:textId="4C1C89D3" w:rsidR="00C30091" w:rsidRDefault="00DB5328" w:rsidP="00C30091">
      <w:pPr>
        <w:pStyle w:val="Ttulo2"/>
        <w:numPr>
          <w:ilvl w:val="0"/>
          <w:numId w:val="37"/>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Metodología</w:t>
      </w:r>
    </w:p>
    <w:p w14:paraId="2B0603D9" w14:textId="7DE0353F" w:rsidR="00AE57A5" w:rsidRDefault="00AE57A5" w:rsidP="00384DB0">
      <w:pPr>
        <w:spacing w:line="360" w:lineRule="auto"/>
        <w:jc w:val="both"/>
        <w:rPr>
          <w:rFonts w:ascii="Times New Roman" w:hAnsi="Times New Roman" w:cs="Times New Roman"/>
          <w:color w:val="FF0000"/>
          <w:sz w:val="22"/>
        </w:rPr>
      </w:pPr>
    </w:p>
    <w:p w14:paraId="1D67AAAC" w14:textId="0BDB704B" w:rsidR="00DB5328" w:rsidRDefault="00DB5328" w:rsidP="00384DB0">
      <w:pPr>
        <w:spacing w:line="360" w:lineRule="auto"/>
        <w:jc w:val="both"/>
        <w:rPr>
          <w:rFonts w:ascii="Times New Roman" w:hAnsi="Times New Roman" w:cs="Times New Roman"/>
          <w:sz w:val="22"/>
        </w:rPr>
      </w:pPr>
      <w:r w:rsidRPr="00FE6693">
        <w:rPr>
          <w:rFonts w:ascii="Times New Roman" w:hAnsi="Times New Roman" w:cs="Times New Roman"/>
          <w:sz w:val="22"/>
        </w:rPr>
        <w:t>En esta sección describimos los experimentos que realizamos para validar nuestro modelo de canal Screen-to-camera. El motivo principal de estos experimentos fue determinar la capacidad y la calidad de un canal de estas características.</w:t>
      </w:r>
    </w:p>
    <w:p w14:paraId="7C6FAFA1" w14:textId="63B1B124" w:rsidR="00C85783" w:rsidRDefault="00C85783" w:rsidP="00384DB0">
      <w:pPr>
        <w:spacing w:line="360" w:lineRule="auto"/>
        <w:jc w:val="both"/>
        <w:rPr>
          <w:rFonts w:ascii="Times New Roman" w:hAnsi="Times New Roman" w:cs="Times New Roman"/>
          <w:color w:val="FF0000"/>
          <w:sz w:val="22"/>
        </w:rPr>
      </w:pPr>
    </w:p>
    <w:p w14:paraId="2EBC1F70" w14:textId="77777777" w:rsidR="00C85783" w:rsidRPr="00387D69" w:rsidRDefault="00C85783" w:rsidP="00C85783">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Pr="00387D69">
        <w:rPr>
          <w:rFonts w:ascii="Times New Roman" w:hAnsi="Times New Roman" w:cs="Times New Roman"/>
          <w:b/>
          <w:sz w:val="22"/>
        </w:rPr>
        <w:t xml:space="preserve">figura </w:t>
      </w:r>
      <w:r w:rsidRPr="00387D69">
        <w:rPr>
          <w:rFonts w:ascii="Times New Roman" w:hAnsi="Times New Roman" w:cs="Times New Roman"/>
          <w:sz w:val="22"/>
        </w:rPr>
        <w:t xml:space="preserve">se muestra el resultado tras la diferencia de dos imágenes consecutivas. Sin embargo, pese al ruido existente, la señal, gracias a que está codificada siguiendo las estrategias de espectro ensanchado puede ser recuperada. </w:t>
      </w:r>
    </w:p>
    <w:p w14:paraId="020EC90F" w14:textId="77777777" w:rsidR="00C85783" w:rsidRPr="00387D69" w:rsidRDefault="00C85783" w:rsidP="00C85783">
      <w:pPr>
        <w:spacing w:line="360" w:lineRule="auto"/>
        <w:jc w:val="both"/>
        <w:rPr>
          <w:rFonts w:ascii="Times New Roman" w:hAnsi="Times New Roman" w:cs="Times New Roman"/>
          <w:sz w:val="22"/>
        </w:rPr>
      </w:pPr>
    </w:p>
    <w:p w14:paraId="0C43EEDD" w14:textId="77777777" w:rsidR="00C85783" w:rsidRDefault="00C85783" w:rsidP="00C85783">
      <w:pPr>
        <w:spacing w:line="360" w:lineRule="auto"/>
        <w:jc w:val="center"/>
        <w:rPr>
          <w:rFonts w:ascii="Times New Roman" w:hAnsi="Times New Roman" w:cs="Times New Roman"/>
          <w:sz w:val="22"/>
        </w:rPr>
      </w:pPr>
      <w:r w:rsidRPr="00387D69">
        <w:rPr>
          <w:rFonts w:ascii="Times New Roman" w:hAnsi="Times New Roman" w:cs="Times New Roman"/>
          <w:sz w:val="22"/>
        </w:rPr>
        <w:t>FOTO DE LA DIFERENCIA DE IMÁGENES</w:t>
      </w:r>
    </w:p>
    <w:p w14:paraId="32E5A372" w14:textId="14EB2769" w:rsidR="00C85783" w:rsidRDefault="00C85783" w:rsidP="00384DB0">
      <w:pPr>
        <w:spacing w:line="360" w:lineRule="auto"/>
        <w:jc w:val="both"/>
        <w:rPr>
          <w:rFonts w:ascii="Times New Roman" w:hAnsi="Times New Roman" w:cs="Times New Roman"/>
          <w:color w:val="FF0000"/>
          <w:sz w:val="22"/>
        </w:rPr>
      </w:pPr>
    </w:p>
    <w:p w14:paraId="1C5393E1" w14:textId="7F801C8D" w:rsidR="00C85783" w:rsidRPr="00C85783" w:rsidRDefault="00C85783" w:rsidP="00384DB0">
      <w:pPr>
        <w:spacing w:line="360" w:lineRule="auto"/>
        <w:jc w:val="both"/>
        <w:rPr>
          <w:rFonts w:ascii="Times New Roman" w:hAnsi="Times New Roman" w:cs="Times New Roman"/>
          <w:color w:val="FF0000"/>
          <w:sz w:val="22"/>
        </w:rPr>
      </w:pPr>
      <w:r w:rsidRPr="00C85783">
        <w:rPr>
          <w:rFonts w:ascii="Times New Roman" w:hAnsi="Times New Roman" w:cs="Times New Roman"/>
          <w:color w:val="FF0000"/>
          <w:sz w:val="22"/>
        </w:rPr>
        <w:t xml:space="preserve">Nuestro sistema tiene varios parámetros sintonizables, …… Así pues, primero evaluamos la calidad subjetiva, a través de estudios de usuarios, para identificar un buen conjunto de parámetros para que la calidad del vídeo primario no se vea afectada. Invitamos a 8 participantes, 3 mujeres y 5 hombres, de edades comprendidas entre 21 y 36 años, la mitad de ellos con gafas. Entre los participantes había un diseñador y un experto en vídeo, que son más sensibles a la calidad del vídeo. Mostramos videos originales y multiplexados uno al lado del otro, y les pedimos que calificaran el parpadeo (cambio de calidad del video) con puntuaciones de 0 a 4, donde 0 indica "ninguna diferencia en absoluto", y 1 a 4 significa "casi imperceptible", "meramente perceptible", "parpadeo evidente" y "parpadeo o artefacto fuerte", respectivamente. En nuestro estudio de usuarios, 0 y 1 denotan </w:t>
      </w:r>
      <w:proofErr w:type="gramStart"/>
      <w:r w:rsidRPr="00C85783">
        <w:rPr>
          <w:rFonts w:ascii="Times New Roman" w:hAnsi="Times New Roman" w:cs="Times New Roman"/>
          <w:color w:val="FF0000"/>
          <w:sz w:val="22"/>
        </w:rPr>
        <w:t>puntuaciones satisfactoria</w:t>
      </w:r>
      <w:proofErr w:type="gramEnd"/>
    </w:p>
    <w:p w14:paraId="570E6D84" w14:textId="77777777" w:rsidR="00DB5328" w:rsidRDefault="00DB5328" w:rsidP="00384DB0">
      <w:pPr>
        <w:spacing w:line="360" w:lineRule="auto"/>
        <w:jc w:val="both"/>
        <w:rPr>
          <w:rFonts w:ascii="Times New Roman" w:hAnsi="Times New Roman" w:cs="Times New Roman"/>
          <w:color w:val="FF0000"/>
          <w:sz w:val="22"/>
        </w:rPr>
      </w:pPr>
    </w:p>
    <w:p w14:paraId="145C700A" w14:textId="4B400E08" w:rsidR="00FE6693" w:rsidRDefault="00FE6693" w:rsidP="00C30091">
      <w:pPr>
        <w:pStyle w:val="Ttulo2"/>
        <w:numPr>
          <w:ilvl w:val="0"/>
          <w:numId w:val="37"/>
        </w:numPr>
        <w:spacing w:line="360" w:lineRule="auto"/>
        <w:jc w:val="both"/>
        <w:rPr>
          <w:rFonts w:ascii="Times New Roman" w:hAnsi="Times New Roman" w:cs="Times New Roman"/>
          <w:b/>
          <w:color w:val="000000" w:themeColor="text1"/>
          <w:sz w:val="24"/>
        </w:rPr>
      </w:pPr>
      <w:bookmarkStart w:id="134" w:name="_Toc44872974"/>
      <w:commentRangeStart w:id="135"/>
      <w:r>
        <w:rPr>
          <w:rFonts w:ascii="Times New Roman" w:hAnsi="Times New Roman" w:cs="Times New Roman"/>
          <w:b/>
          <w:color w:val="000000" w:themeColor="text1"/>
          <w:sz w:val="24"/>
        </w:rPr>
        <w:t>Evaluación subjetiva</w:t>
      </w:r>
      <w:commentRangeEnd w:id="135"/>
      <w:r w:rsidR="009B1B4D">
        <w:rPr>
          <w:rStyle w:val="Refdecomentario"/>
          <w:rFonts w:asciiTheme="minorHAnsi" w:eastAsiaTheme="minorHAnsi" w:hAnsiTheme="minorHAnsi" w:cstheme="minorBidi"/>
          <w:color w:val="auto"/>
        </w:rPr>
        <w:commentReference w:id="135"/>
      </w:r>
      <w:bookmarkEnd w:id="134"/>
    </w:p>
    <w:p w14:paraId="73671987" w14:textId="77B0B11F" w:rsidR="00C30091" w:rsidRDefault="00C30091" w:rsidP="00C30091"/>
    <w:p w14:paraId="00A1A2B4" w14:textId="77777777" w:rsidR="00C85783" w:rsidRDefault="00C85783" w:rsidP="00C85783">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Pedimos a 5 probadores que nos den su opinión sobre la calidad perceptiva de los contenidos incrustados de UnseenCode bajo diferentes configuraciones de framerate de pantalla. El contenido original y el contenido incrustado se muestran uno al lado del otro. Los probadores deben informar si pueden observar parpadeo, y si no, si hay otras diferencias entre el contenido original y el contenido incrustado</w:t>
      </w:r>
      <w:r>
        <w:rPr>
          <w:rFonts w:ascii="Times New Roman" w:hAnsi="Times New Roman" w:cs="Times New Roman"/>
          <w:color w:val="FF0000"/>
          <w:sz w:val="22"/>
        </w:rPr>
        <w:t>.</w:t>
      </w:r>
    </w:p>
    <w:p w14:paraId="53EB8AFD" w14:textId="77777777" w:rsidR="00C85783" w:rsidRPr="00AE57A5" w:rsidRDefault="00C85783" w:rsidP="00C85783">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El resultado se da en Tab. IV. En la mayoría de los ajustes, el BER es inferior al 5%, y podemos esperar un buen rendimiento de decodificación con un código de corrección de errores adecuado. Un BER alto puede ocurrir en las siguientes condiciones:</w:t>
      </w:r>
    </w:p>
    <w:p w14:paraId="0E3FDD36" w14:textId="77777777" w:rsidR="00C85783" w:rsidRPr="00AE57A5" w:rsidRDefault="00C85783" w:rsidP="00C85783">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lastRenderedPageBreak/>
        <w:t>- El contenido de la pantalla es complejo y/o dinámico. Para la imagen de la antena, el BER es más alto que el de la escena del documento lisa y monocromática. Y para una escena de video dinámica, el BER es aún mayor.</w:t>
      </w:r>
    </w:p>
    <w:p w14:paraId="431622A1" w14:textId="77777777" w:rsidR="00C85783" w:rsidRDefault="00C85783" w:rsidP="00C85783">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tiempo de exposición es demasiado largo en relación con el intervalo de cuadros, como el ajuste de 144 FPS y 1/30s. En este caso, la diferencia en el tiempo de exposición entre cada cuadro de un par de fusión no es significativa, y la imagen del código de barras está sumergida en el ruido.</w:t>
      </w:r>
    </w:p>
    <w:p w14:paraId="5087E9EC" w14:textId="3BB61DAE" w:rsidR="00C85783" w:rsidRPr="004D60BB" w:rsidRDefault="00C85783" w:rsidP="004D60BB">
      <w:pPr>
        <w:spacing w:line="360" w:lineRule="auto"/>
        <w:jc w:val="both"/>
        <w:rPr>
          <w:rFonts w:ascii="Times New Roman" w:hAnsi="Times New Roman" w:cs="Times New Roman"/>
          <w:color w:val="FF0000"/>
          <w:sz w:val="22"/>
        </w:rPr>
      </w:pPr>
      <w:r>
        <w:rPr>
          <w:rFonts w:ascii="Times New Roman" w:hAnsi="Times New Roman" w:cs="Times New Roman"/>
          <w:color w:val="FF0000"/>
          <w:sz w:val="22"/>
        </w:rPr>
        <w:t>- El valor de alpha es pequeño y en este caso, la amplitud de la diferencia entre frames es demasiado débil para ser capturada.</w:t>
      </w:r>
    </w:p>
    <w:p w14:paraId="0D047FA5" w14:textId="77777777" w:rsidR="00C85783" w:rsidRDefault="00C85783" w:rsidP="00C30091"/>
    <w:p w14:paraId="79609486" w14:textId="65B3BB2A" w:rsidR="00C30091" w:rsidRDefault="00C30091" w:rsidP="00C30091">
      <w:pPr>
        <w:pStyle w:val="Ttulo2"/>
        <w:numPr>
          <w:ilvl w:val="0"/>
          <w:numId w:val="37"/>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Resultados</w:t>
      </w:r>
      <w:r w:rsidR="002656E9">
        <w:rPr>
          <w:rFonts w:ascii="Times New Roman" w:hAnsi="Times New Roman" w:cs="Times New Roman"/>
          <w:b/>
          <w:color w:val="000000" w:themeColor="text1"/>
          <w:sz w:val="24"/>
        </w:rPr>
        <w:t xml:space="preserve"> obtenidos</w:t>
      </w:r>
    </w:p>
    <w:p w14:paraId="4DD4D79E" w14:textId="77777777" w:rsidR="00C30091" w:rsidRPr="00C30091" w:rsidRDefault="00C30091" w:rsidP="00C30091"/>
    <w:p w14:paraId="2E60FC14" w14:textId="4CEE5D66" w:rsidR="005A3B7B" w:rsidRDefault="005A3B7B" w:rsidP="00384DB0">
      <w:pPr>
        <w:spacing w:line="360" w:lineRule="auto"/>
        <w:jc w:val="both"/>
        <w:rPr>
          <w:rFonts w:ascii="Times New Roman" w:hAnsi="Times New Roman" w:cs="Times New Roman"/>
          <w:sz w:val="22"/>
        </w:rPr>
      </w:pPr>
    </w:p>
    <w:p w14:paraId="6F81DE1B" w14:textId="77777777" w:rsidR="00C30091" w:rsidRDefault="00C30091" w:rsidP="00384DB0">
      <w:pPr>
        <w:spacing w:line="360" w:lineRule="auto"/>
        <w:jc w:val="both"/>
        <w:rPr>
          <w:rFonts w:ascii="Times New Roman" w:hAnsi="Times New Roman" w:cs="Times New Roman"/>
          <w:sz w:val="22"/>
        </w:rPr>
      </w:pPr>
    </w:p>
    <w:p w14:paraId="02B5D46F" w14:textId="14A353BC" w:rsidR="00C30091" w:rsidRDefault="00C30091" w:rsidP="00384DB0">
      <w:pPr>
        <w:spacing w:line="360" w:lineRule="auto"/>
        <w:jc w:val="both"/>
        <w:rPr>
          <w:rFonts w:ascii="Times New Roman" w:hAnsi="Times New Roman" w:cs="Times New Roman"/>
          <w:sz w:val="22"/>
        </w:rPr>
      </w:pPr>
    </w:p>
    <w:p w14:paraId="58D0099F" w14:textId="307EF19B" w:rsidR="00C30091" w:rsidRDefault="00C30091" w:rsidP="00384DB0">
      <w:pPr>
        <w:spacing w:line="360" w:lineRule="auto"/>
        <w:jc w:val="both"/>
        <w:rPr>
          <w:rFonts w:ascii="Times New Roman" w:hAnsi="Times New Roman" w:cs="Times New Roman"/>
          <w:sz w:val="22"/>
        </w:rPr>
      </w:pPr>
    </w:p>
    <w:p w14:paraId="1107A6B2" w14:textId="2F9A406C" w:rsidR="00C30091" w:rsidRDefault="00C30091" w:rsidP="00384DB0">
      <w:pPr>
        <w:spacing w:line="360" w:lineRule="auto"/>
        <w:jc w:val="both"/>
        <w:rPr>
          <w:rFonts w:ascii="Times New Roman" w:hAnsi="Times New Roman" w:cs="Times New Roman"/>
          <w:sz w:val="22"/>
        </w:rPr>
      </w:pPr>
    </w:p>
    <w:p w14:paraId="4BA649E6" w14:textId="7C73F333" w:rsidR="00C30091" w:rsidRDefault="00C30091" w:rsidP="00384DB0">
      <w:pPr>
        <w:spacing w:line="360" w:lineRule="auto"/>
        <w:jc w:val="both"/>
        <w:rPr>
          <w:rFonts w:ascii="Times New Roman" w:hAnsi="Times New Roman" w:cs="Times New Roman"/>
          <w:sz w:val="22"/>
        </w:rPr>
      </w:pPr>
    </w:p>
    <w:p w14:paraId="0745DD46" w14:textId="09DA4AE7" w:rsidR="00C30091" w:rsidRDefault="00C30091" w:rsidP="00384DB0">
      <w:pPr>
        <w:spacing w:line="360" w:lineRule="auto"/>
        <w:jc w:val="both"/>
        <w:rPr>
          <w:rFonts w:ascii="Times New Roman" w:hAnsi="Times New Roman" w:cs="Times New Roman"/>
          <w:sz w:val="22"/>
        </w:rPr>
      </w:pPr>
    </w:p>
    <w:p w14:paraId="1678418F" w14:textId="36435AE6" w:rsidR="00C30091" w:rsidRDefault="00C30091" w:rsidP="00384DB0">
      <w:pPr>
        <w:spacing w:line="360" w:lineRule="auto"/>
        <w:jc w:val="both"/>
        <w:rPr>
          <w:rFonts w:ascii="Times New Roman" w:hAnsi="Times New Roman" w:cs="Times New Roman"/>
          <w:sz w:val="22"/>
        </w:rPr>
      </w:pPr>
    </w:p>
    <w:p w14:paraId="5102E7F8" w14:textId="17078A70" w:rsidR="00C30091" w:rsidRDefault="00C30091" w:rsidP="00384DB0">
      <w:pPr>
        <w:spacing w:line="360" w:lineRule="auto"/>
        <w:jc w:val="both"/>
        <w:rPr>
          <w:rFonts w:ascii="Times New Roman" w:hAnsi="Times New Roman" w:cs="Times New Roman"/>
          <w:sz w:val="22"/>
        </w:rPr>
      </w:pPr>
    </w:p>
    <w:p w14:paraId="1756ADFA" w14:textId="02F33D35" w:rsidR="00C30091" w:rsidRDefault="00C30091" w:rsidP="00384DB0">
      <w:pPr>
        <w:spacing w:line="360" w:lineRule="auto"/>
        <w:jc w:val="both"/>
        <w:rPr>
          <w:rFonts w:ascii="Times New Roman" w:hAnsi="Times New Roman" w:cs="Times New Roman"/>
          <w:sz w:val="22"/>
        </w:rPr>
      </w:pPr>
    </w:p>
    <w:p w14:paraId="487FD7D8" w14:textId="2F381C00" w:rsidR="00C30091" w:rsidRDefault="00C30091" w:rsidP="00384DB0">
      <w:pPr>
        <w:spacing w:line="360" w:lineRule="auto"/>
        <w:jc w:val="both"/>
        <w:rPr>
          <w:rFonts w:ascii="Times New Roman" w:hAnsi="Times New Roman" w:cs="Times New Roman"/>
          <w:sz w:val="22"/>
        </w:rPr>
      </w:pPr>
    </w:p>
    <w:p w14:paraId="1696F07D" w14:textId="7BF00702" w:rsidR="00C30091" w:rsidRDefault="00C30091" w:rsidP="00384DB0">
      <w:pPr>
        <w:spacing w:line="360" w:lineRule="auto"/>
        <w:jc w:val="both"/>
        <w:rPr>
          <w:rFonts w:ascii="Times New Roman" w:hAnsi="Times New Roman" w:cs="Times New Roman"/>
          <w:sz w:val="22"/>
        </w:rPr>
      </w:pPr>
    </w:p>
    <w:p w14:paraId="4249D010" w14:textId="75BA51BD" w:rsidR="00C30091" w:rsidRDefault="00C30091" w:rsidP="00384DB0">
      <w:pPr>
        <w:spacing w:line="360" w:lineRule="auto"/>
        <w:jc w:val="both"/>
        <w:rPr>
          <w:rFonts w:ascii="Times New Roman" w:hAnsi="Times New Roman" w:cs="Times New Roman"/>
          <w:sz w:val="22"/>
        </w:rPr>
      </w:pPr>
    </w:p>
    <w:p w14:paraId="07DEA4BE" w14:textId="46EFA368" w:rsidR="00C30091" w:rsidRDefault="00C30091" w:rsidP="00384DB0">
      <w:pPr>
        <w:spacing w:line="360" w:lineRule="auto"/>
        <w:jc w:val="both"/>
        <w:rPr>
          <w:rFonts w:ascii="Times New Roman" w:hAnsi="Times New Roman" w:cs="Times New Roman"/>
          <w:sz w:val="22"/>
        </w:rPr>
      </w:pPr>
    </w:p>
    <w:p w14:paraId="725CA1D2" w14:textId="6A276778" w:rsidR="00C30091" w:rsidRDefault="00C30091" w:rsidP="00384DB0">
      <w:pPr>
        <w:spacing w:line="360" w:lineRule="auto"/>
        <w:jc w:val="both"/>
        <w:rPr>
          <w:rFonts w:ascii="Times New Roman" w:hAnsi="Times New Roman" w:cs="Times New Roman"/>
          <w:sz w:val="22"/>
        </w:rPr>
      </w:pPr>
    </w:p>
    <w:p w14:paraId="04B94BAD" w14:textId="6656342E" w:rsidR="00C30091" w:rsidRDefault="00C30091" w:rsidP="00384DB0">
      <w:pPr>
        <w:spacing w:line="360" w:lineRule="auto"/>
        <w:jc w:val="both"/>
        <w:rPr>
          <w:rFonts w:ascii="Times New Roman" w:hAnsi="Times New Roman" w:cs="Times New Roman"/>
          <w:sz w:val="22"/>
        </w:rPr>
      </w:pPr>
    </w:p>
    <w:p w14:paraId="141CC3AC" w14:textId="61B409FA" w:rsidR="00C30091" w:rsidRDefault="00C30091" w:rsidP="00384DB0">
      <w:pPr>
        <w:spacing w:line="360" w:lineRule="auto"/>
        <w:jc w:val="both"/>
        <w:rPr>
          <w:rFonts w:ascii="Times New Roman" w:hAnsi="Times New Roman" w:cs="Times New Roman"/>
          <w:sz w:val="22"/>
        </w:rPr>
      </w:pPr>
    </w:p>
    <w:p w14:paraId="52EF97E8" w14:textId="4B0395FC" w:rsidR="00C30091" w:rsidRDefault="00C30091" w:rsidP="00384DB0">
      <w:pPr>
        <w:spacing w:line="360" w:lineRule="auto"/>
        <w:jc w:val="both"/>
        <w:rPr>
          <w:rFonts w:ascii="Times New Roman" w:hAnsi="Times New Roman" w:cs="Times New Roman"/>
          <w:sz w:val="22"/>
        </w:rPr>
      </w:pPr>
    </w:p>
    <w:p w14:paraId="639DB9BD" w14:textId="481CDEF6" w:rsidR="00C30091" w:rsidRDefault="00C30091" w:rsidP="00384DB0">
      <w:pPr>
        <w:spacing w:line="360" w:lineRule="auto"/>
        <w:jc w:val="both"/>
        <w:rPr>
          <w:rFonts w:ascii="Times New Roman" w:hAnsi="Times New Roman" w:cs="Times New Roman"/>
          <w:sz w:val="22"/>
        </w:rPr>
      </w:pPr>
    </w:p>
    <w:p w14:paraId="16A269A6" w14:textId="1255775F" w:rsidR="00C30091" w:rsidRDefault="00C30091" w:rsidP="00384DB0">
      <w:pPr>
        <w:spacing w:line="360" w:lineRule="auto"/>
        <w:jc w:val="both"/>
        <w:rPr>
          <w:rFonts w:ascii="Times New Roman" w:hAnsi="Times New Roman" w:cs="Times New Roman"/>
          <w:sz w:val="22"/>
        </w:rPr>
      </w:pPr>
    </w:p>
    <w:p w14:paraId="73D14117" w14:textId="1A53063B" w:rsidR="00C30091" w:rsidRDefault="00C30091" w:rsidP="00384DB0">
      <w:pPr>
        <w:spacing w:line="360" w:lineRule="auto"/>
        <w:jc w:val="both"/>
        <w:rPr>
          <w:rFonts w:ascii="Times New Roman" w:hAnsi="Times New Roman" w:cs="Times New Roman"/>
          <w:sz w:val="22"/>
        </w:rPr>
      </w:pPr>
    </w:p>
    <w:p w14:paraId="7E22C9FD" w14:textId="31590E20" w:rsidR="00C30091" w:rsidRDefault="00C30091" w:rsidP="00384DB0">
      <w:pPr>
        <w:spacing w:line="360" w:lineRule="auto"/>
        <w:jc w:val="both"/>
        <w:rPr>
          <w:rFonts w:ascii="Times New Roman" w:hAnsi="Times New Roman" w:cs="Times New Roman"/>
          <w:sz w:val="22"/>
        </w:rPr>
      </w:pPr>
    </w:p>
    <w:p w14:paraId="407FA7D5" w14:textId="1A1BC7E1" w:rsidR="00C30091" w:rsidRDefault="00C30091" w:rsidP="00384DB0">
      <w:pPr>
        <w:spacing w:line="360" w:lineRule="auto"/>
        <w:jc w:val="both"/>
        <w:rPr>
          <w:rFonts w:ascii="Times New Roman" w:hAnsi="Times New Roman" w:cs="Times New Roman"/>
          <w:sz w:val="22"/>
        </w:rPr>
      </w:pPr>
    </w:p>
    <w:p w14:paraId="36CFB10B" w14:textId="0E5A24B0" w:rsidR="00C30091" w:rsidRDefault="00C30091" w:rsidP="00384DB0">
      <w:pPr>
        <w:spacing w:line="360" w:lineRule="auto"/>
        <w:jc w:val="both"/>
        <w:rPr>
          <w:rFonts w:ascii="Times New Roman" w:hAnsi="Times New Roman" w:cs="Times New Roman"/>
          <w:sz w:val="22"/>
        </w:rPr>
      </w:pPr>
    </w:p>
    <w:p w14:paraId="333E2624" w14:textId="217B7D3A" w:rsidR="00C30091" w:rsidRDefault="00C30091" w:rsidP="00384DB0">
      <w:pPr>
        <w:spacing w:line="360" w:lineRule="auto"/>
        <w:jc w:val="both"/>
        <w:rPr>
          <w:rFonts w:ascii="Times New Roman" w:hAnsi="Times New Roman" w:cs="Times New Roman"/>
          <w:sz w:val="22"/>
        </w:rPr>
      </w:pPr>
    </w:p>
    <w:p w14:paraId="197FD4F7" w14:textId="6F28A368" w:rsidR="00C30091" w:rsidRDefault="00C30091" w:rsidP="00384DB0">
      <w:pPr>
        <w:spacing w:line="360" w:lineRule="auto"/>
        <w:jc w:val="both"/>
        <w:rPr>
          <w:rFonts w:ascii="Times New Roman" w:hAnsi="Times New Roman" w:cs="Times New Roman"/>
          <w:sz w:val="22"/>
        </w:rPr>
      </w:pPr>
    </w:p>
    <w:p w14:paraId="0511BB9B" w14:textId="0C7CD760" w:rsidR="00C30091" w:rsidRDefault="00C30091" w:rsidP="00384DB0">
      <w:pPr>
        <w:spacing w:line="360" w:lineRule="auto"/>
        <w:jc w:val="both"/>
        <w:rPr>
          <w:rFonts w:ascii="Times New Roman" w:hAnsi="Times New Roman" w:cs="Times New Roman"/>
          <w:sz w:val="22"/>
        </w:rPr>
      </w:pPr>
    </w:p>
    <w:p w14:paraId="2C5F2F08" w14:textId="1187CC13" w:rsidR="00C30091" w:rsidRDefault="00C30091" w:rsidP="00384DB0">
      <w:pPr>
        <w:spacing w:line="360" w:lineRule="auto"/>
        <w:jc w:val="both"/>
        <w:rPr>
          <w:rFonts w:ascii="Times New Roman" w:hAnsi="Times New Roman" w:cs="Times New Roman"/>
          <w:sz w:val="22"/>
        </w:rPr>
      </w:pPr>
    </w:p>
    <w:p w14:paraId="21ACBABD" w14:textId="5E140F52" w:rsidR="00C30091" w:rsidRDefault="00C30091" w:rsidP="00384DB0">
      <w:pPr>
        <w:spacing w:line="360" w:lineRule="auto"/>
        <w:jc w:val="both"/>
        <w:rPr>
          <w:rFonts w:ascii="Times New Roman" w:hAnsi="Times New Roman" w:cs="Times New Roman"/>
          <w:sz w:val="22"/>
        </w:rPr>
      </w:pPr>
    </w:p>
    <w:p w14:paraId="429CAA09" w14:textId="01D21944" w:rsidR="00C30091" w:rsidRDefault="00C30091" w:rsidP="00384DB0">
      <w:pPr>
        <w:spacing w:line="360" w:lineRule="auto"/>
        <w:jc w:val="both"/>
        <w:rPr>
          <w:rFonts w:ascii="Times New Roman" w:hAnsi="Times New Roman" w:cs="Times New Roman"/>
          <w:sz w:val="22"/>
        </w:rPr>
      </w:pPr>
    </w:p>
    <w:p w14:paraId="741FF3B5" w14:textId="3112A2FF" w:rsidR="00C30091" w:rsidRDefault="00C30091" w:rsidP="00384DB0">
      <w:pPr>
        <w:spacing w:line="360" w:lineRule="auto"/>
        <w:jc w:val="both"/>
        <w:rPr>
          <w:rFonts w:ascii="Times New Roman" w:hAnsi="Times New Roman" w:cs="Times New Roman"/>
          <w:sz w:val="22"/>
        </w:rPr>
      </w:pPr>
    </w:p>
    <w:p w14:paraId="3303D1E6" w14:textId="25375D7A" w:rsidR="00C30091" w:rsidRDefault="00C30091" w:rsidP="00384DB0">
      <w:pPr>
        <w:spacing w:line="360" w:lineRule="auto"/>
        <w:jc w:val="both"/>
        <w:rPr>
          <w:rFonts w:ascii="Times New Roman" w:hAnsi="Times New Roman" w:cs="Times New Roman"/>
          <w:sz w:val="22"/>
        </w:rPr>
      </w:pPr>
    </w:p>
    <w:p w14:paraId="5809E145" w14:textId="598880A2" w:rsidR="00C30091" w:rsidRDefault="00C30091" w:rsidP="00384DB0">
      <w:pPr>
        <w:spacing w:line="360" w:lineRule="auto"/>
        <w:jc w:val="both"/>
        <w:rPr>
          <w:rFonts w:ascii="Times New Roman" w:hAnsi="Times New Roman" w:cs="Times New Roman"/>
          <w:sz w:val="22"/>
        </w:rPr>
      </w:pPr>
    </w:p>
    <w:p w14:paraId="530CC3E5" w14:textId="77777777" w:rsidR="00C30091" w:rsidRDefault="00C30091" w:rsidP="00384DB0">
      <w:pPr>
        <w:spacing w:line="360" w:lineRule="auto"/>
        <w:jc w:val="both"/>
        <w:rPr>
          <w:rFonts w:ascii="Times New Roman" w:hAnsi="Times New Roman" w:cs="Times New Roman"/>
          <w:sz w:val="22"/>
        </w:rPr>
      </w:pPr>
    </w:p>
    <w:p w14:paraId="674809DE" w14:textId="7FDF0CFB" w:rsidR="00583302" w:rsidRPr="00387D69" w:rsidRDefault="00583302"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36" w:name="_Toc44872975"/>
      <w:r>
        <w:rPr>
          <w:rFonts w:ascii="Times New Roman" w:hAnsi="Times New Roman" w:cs="Times New Roman"/>
          <w:b/>
          <w:color w:val="000000" w:themeColor="text1"/>
          <w:sz w:val="28"/>
        </w:rPr>
        <w:t>CAPÍTULO 7: PRESUPUESTO</w:t>
      </w:r>
      <w:bookmarkEnd w:id="136"/>
    </w:p>
    <w:p w14:paraId="5373E275" w14:textId="77777777" w:rsidR="00583302" w:rsidRPr="00583302" w:rsidRDefault="00583302" w:rsidP="00384DB0">
      <w:pPr>
        <w:spacing w:line="360" w:lineRule="auto"/>
        <w:jc w:val="both"/>
        <w:rPr>
          <w:rFonts w:ascii="Times New Roman" w:hAnsi="Times New Roman" w:cs="Times New Roman"/>
          <w:b/>
          <w:sz w:val="22"/>
          <w:szCs w:val="22"/>
        </w:rPr>
      </w:pPr>
    </w:p>
    <w:p w14:paraId="70D2D22B" w14:textId="1E529B3E" w:rsidR="000A7727" w:rsidRDefault="00583302" w:rsidP="00384DB0">
      <w:pPr>
        <w:spacing w:line="360" w:lineRule="auto"/>
        <w:jc w:val="both"/>
        <w:rPr>
          <w:rFonts w:ascii="Times New Roman" w:hAnsi="Times New Roman" w:cs="Times New Roman"/>
          <w:sz w:val="22"/>
        </w:rPr>
      </w:pPr>
      <w:r>
        <w:rPr>
          <w:rFonts w:ascii="Times New Roman" w:hAnsi="Times New Roman" w:cs="Times New Roman"/>
          <w:sz w:val="22"/>
        </w:rPr>
        <w:t xml:space="preserve">En este </w:t>
      </w:r>
      <w:r w:rsidR="0092023F">
        <w:rPr>
          <w:rFonts w:ascii="Times New Roman" w:hAnsi="Times New Roman" w:cs="Times New Roman"/>
          <w:sz w:val="22"/>
        </w:rPr>
        <w:t>capítulo</w:t>
      </w:r>
      <w:r>
        <w:rPr>
          <w:rFonts w:ascii="Times New Roman" w:hAnsi="Times New Roman" w:cs="Times New Roman"/>
          <w:sz w:val="22"/>
        </w:rPr>
        <w:t xml:space="preserve"> se estima el presupuesto del proyecto en base a las recomendaciones y pautas establecidas por el Colegio Oficial de Ingenieros de Telecomunicación (COITT)</w:t>
      </w:r>
      <w:r w:rsidR="004C484A">
        <w:rPr>
          <w:rFonts w:ascii="Times New Roman" w:hAnsi="Times New Roman" w:cs="Times New Roman"/>
          <w:sz w:val="22"/>
        </w:rPr>
        <w:t xml:space="preserve"> establecidas en el 2008. A su vez, dicho presupuesto se desglosa en los siguientes apartados:</w:t>
      </w:r>
    </w:p>
    <w:p w14:paraId="621A57B6" w14:textId="77777777" w:rsidR="003305B7" w:rsidRDefault="003305B7" w:rsidP="00384DB0">
      <w:pPr>
        <w:spacing w:line="360" w:lineRule="auto"/>
        <w:jc w:val="both"/>
        <w:rPr>
          <w:rFonts w:ascii="Times New Roman" w:hAnsi="Times New Roman" w:cs="Times New Roman"/>
          <w:sz w:val="22"/>
        </w:rPr>
      </w:pPr>
    </w:p>
    <w:p w14:paraId="77A3477E" w14:textId="6D6C59D4" w:rsidR="000A7727" w:rsidRPr="003305B7" w:rsidRDefault="007D5DCB" w:rsidP="003305B7">
      <w:pPr>
        <w:pStyle w:val="Ttulo2"/>
        <w:numPr>
          <w:ilvl w:val="0"/>
          <w:numId w:val="36"/>
        </w:numPr>
        <w:rPr>
          <w:rFonts w:ascii="Times New Roman" w:hAnsi="Times New Roman" w:cs="Times New Roman"/>
          <w:b/>
          <w:color w:val="auto"/>
          <w:sz w:val="24"/>
          <w:szCs w:val="24"/>
        </w:rPr>
      </w:pPr>
      <w:bookmarkStart w:id="137" w:name="_Toc44872976"/>
      <w:r w:rsidRPr="003305B7">
        <w:rPr>
          <w:rFonts w:ascii="Times New Roman" w:hAnsi="Times New Roman" w:cs="Times New Roman"/>
          <w:b/>
          <w:color w:val="auto"/>
          <w:sz w:val="24"/>
          <w:szCs w:val="24"/>
        </w:rPr>
        <w:t>Recursos Materiales</w:t>
      </w:r>
      <w:bookmarkEnd w:id="137"/>
    </w:p>
    <w:p w14:paraId="2C5940BD" w14:textId="77777777" w:rsidR="000A7727" w:rsidRDefault="000A7727" w:rsidP="000A7727">
      <w:pPr>
        <w:spacing w:line="360" w:lineRule="auto"/>
        <w:jc w:val="both"/>
        <w:rPr>
          <w:rFonts w:ascii="Times New Roman" w:hAnsi="Times New Roman" w:cs="Times New Roman"/>
          <w:sz w:val="22"/>
        </w:rPr>
      </w:pPr>
    </w:p>
    <w:p w14:paraId="7A077661" w14:textId="11A970CE" w:rsidR="009662A4" w:rsidRPr="000A7727" w:rsidRDefault="009662A4" w:rsidP="000A7727">
      <w:pPr>
        <w:spacing w:line="360" w:lineRule="auto"/>
        <w:jc w:val="both"/>
        <w:rPr>
          <w:rFonts w:ascii="Times New Roman" w:hAnsi="Times New Roman" w:cs="Times New Roman"/>
          <w:sz w:val="22"/>
        </w:rPr>
      </w:pPr>
      <w:r w:rsidRPr="000A7727">
        <w:rPr>
          <w:rFonts w:ascii="Times New Roman" w:hAnsi="Times New Roman" w:cs="Times New Roman"/>
          <w:sz w:val="22"/>
        </w:rPr>
        <w:t>Entre los recursos materiales utilizados para ejecución y desarrollo</w:t>
      </w:r>
      <w:r w:rsidR="00623881" w:rsidRPr="000A7727">
        <w:rPr>
          <w:rFonts w:ascii="Times New Roman" w:hAnsi="Times New Roman" w:cs="Times New Roman"/>
          <w:sz w:val="22"/>
        </w:rPr>
        <w:t xml:space="preserve"> </w:t>
      </w:r>
      <w:r w:rsidRPr="000A7727">
        <w:rPr>
          <w:rFonts w:ascii="Times New Roman" w:hAnsi="Times New Roman" w:cs="Times New Roman"/>
          <w:sz w:val="22"/>
        </w:rPr>
        <w:t xml:space="preserve">de este trabajo final de grado se incluyeron tanto los recursos hardware como los recursos software, que a su vez pueden tener costes asociados al requerimiento de licencias para su uso. Para estimar el coste de amortización, se estipula un periodo de 4 años, presuponiendo un sistema de amortización lineal, en el que se desprecia el material inmovilizado de forma constante durante el periodo de evaluación. Para realizar dicho cálculo, se hace uso de la siguiente ecuación: </w:t>
      </w:r>
    </w:p>
    <w:p w14:paraId="31E98268" w14:textId="44632004" w:rsidR="009662A4" w:rsidRDefault="009662A4" w:rsidP="00384DB0">
      <w:pPr>
        <w:spacing w:line="360" w:lineRule="auto"/>
        <w:jc w:val="both"/>
        <w:rPr>
          <w:rFonts w:ascii="Times New Roman" w:hAnsi="Times New Roman" w:cs="Times New Roman"/>
          <w:sz w:val="22"/>
        </w:rPr>
      </w:pPr>
    </w:p>
    <w:p w14:paraId="29D0073B" w14:textId="58E454E3" w:rsidR="005B2A2D" w:rsidRDefault="005B2A2D" w:rsidP="00384DB0">
      <w:pPr>
        <w:spacing w:line="360" w:lineRule="auto"/>
        <w:ind w:firstLine="360"/>
        <w:jc w:val="center"/>
        <w:rPr>
          <w:rFonts w:ascii="Times New Roman" w:hAnsi="Times New Roman" w:cs="Times New Roman"/>
          <w:sz w:val="22"/>
        </w:rPr>
      </w:pPr>
      <m:oMath>
        <m:r>
          <w:rPr>
            <w:rFonts w:ascii="Cambria Math" w:hAnsi="Cambria Math" w:cs="Times New Roman"/>
          </w:rPr>
          <m:t>Coste de amortización=</m:t>
        </m:r>
        <m:f>
          <m:fPr>
            <m:ctrlPr>
              <w:rPr>
                <w:rFonts w:ascii="Cambria Math" w:hAnsi="Cambria Math" w:cs="Times New Roman"/>
                <w:i/>
              </w:rPr>
            </m:ctrlPr>
          </m:fPr>
          <m:num>
            <m:r>
              <w:rPr>
                <w:rFonts w:ascii="Cambria Math" w:hAnsi="Cambria Math" w:cs="Times New Roman"/>
              </w:rPr>
              <m:t>Valor de adquisición-Valor residual</m:t>
            </m:r>
          </m:num>
          <m:den>
            <m:r>
              <w:rPr>
                <w:rFonts w:ascii="Cambria Math" w:hAnsi="Cambria Math" w:cs="Times New Roman"/>
              </w:rPr>
              <m:t>Años de vida útil</m:t>
            </m:r>
          </m:den>
        </m:f>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125E8E15" w14:textId="507D79AB" w:rsidR="009662A4" w:rsidRDefault="009662A4" w:rsidP="00384DB0">
      <w:pPr>
        <w:spacing w:line="360" w:lineRule="auto"/>
        <w:jc w:val="both"/>
        <w:rPr>
          <w:rFonts w:ascii="Times New Roman" w:hAnsi="Times New Roman" w:cs="Times New Roman"/>
          <w:sz w:val="22"/>
        </w:rPr>
      </w:pPr>
    </w:p>
    <w:p w14:paraId="78B17E3E" w14:textId="2540D286" w:rsidR="009662A4" w:rsidRPr="000A7727" w:rsidRDefault="009662A4" w:rsidP="000A7727">
      <w:pPr>
        <w:spacing w:line="360" w:lineRule="auto"/>
        <w:jc w:val="both"/>
        <w:rPr>
          <w:rFonts w:ascii="Times New Roman" w:hAnsi="Times New Roman" w:cs="Times New Roman"/>
          <w:sz w:val="22"/>
        </w:rPr>
      </w:pPr>
      <w:r w:rsidRPr="000A7727">
        <w:rPr>
          <w:rFonts w:ascii="Times New Roman" w:hAnsi="Times New Roman" w:cs="Times New Roman"/>
          <w:sz w:val="22"/>
        </w:rPr>
        <w:t>Como el presente proyecto tiene una duración de 300 horas distribuidas de manera aproximada en 4 meses, y este periodo es inferior a los 4 años del coste estipulado de amortización, dicho coste será el derivado de los 4 meses en los que se desarrolla el proyecto.</w:t>
      </w:r>
    </w:p>
    <w:p w14:paraId="42D91275" w14:textId="1CA5D9B0" w:rsidR="005B2A2D" w:rsidRDefault="005B2A2D" w:rsidP="00384DB0">
      <w:pPr>
        <w:pStyle w:val="Prrafodelista"/>
        <w:spacing w:line="360" w:lineRule="auto"/>
        <w:ind w:left="360"/>
        <w:jc w:val="both"/>
        <w:rPr>
          <w:rFonts w:ascii="Times New Roman" w:hAnsi="Times New Roman" w:cs="Times New Roman"/>
          <w:sz w:val="22"/>
        </w:rPr>
      </w:pPr>
    </w:p>
    <w:p w14:paraId="219CFDD8" w14:textId="50134135" w:rsidR="005B2A2D" w:rsidRDefault="005B2A2D" w:rsidP="000A7727">
      <w:pPr>
        <w:spacing w:line="360" w:lineRule="auto"/>
        <w:jc w:val="both"/>
        <w:rPr>
          <w:rFonts w:ascii="Times New Roman" w:hAnsi="Times New Roman" w:cs="Times New Roman"/>
          <w:sz w:val="22"/>
        </w:rPr>
      </w:pPr>
      <w:r w:rsidRPr="000A7727">
        <w:rPr>
          <w:rFonts w:ascii="Times New Roman" w:hAnsi="Times New Roman" w:cs="Times New Roman"/>
          <w:sz w:val="22"/>
        </w:rPr>
        <w:t>Entre los recursos hardware empleados para el desarrollo de este proyecto se encuentran:</w:t>
      </w:r>
    </w:p>
    <w:p w14:paraId="0DB96C38" w14:textId="77777777" w:rsidR="000A7727" w:rsidRPr="000A7727" w:rsidRDefault="000A7727" w:rsidP="000A7727">
      <w:pPr>
        <w:spacing w:line="360" w:lineRule="auto"/>
        <w:jc w:val="both"/>
        <w:rPr>
          <w:rFonts w:ascii="Times New Roman" w:hAnsi="Times New Roman" w:cs="Times New Roman"/>
          <w:sz w:val="22"/>
        </w:rPr>
      </w:pPr>
    </w:p>
    <w:p w14:paraId="00960FA4" w14:textId="44A1304E" w:rsidR="005B2A2D" w:rsidRDefault="005B2A2D" w:rsidP="00384DB0">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 xml:space="preserve">Ordenador portátil Macbook Air 13” 2015. </w:t>
      </w:r>
    </w:p>
    <w:p w14:paraId="76C6F59A" w14:textId="0A163BED" w:rsidR="005B2A2D" w:rsidRDefault="005B2A2D" w:rsidP="00384DB0">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Trípode.</w:t>
      </w:r>
    </w:p>
    <w:p w14:paraId="4CBD9F32" w14:textId="35A34625" w:rsidR="00F33EB5" w:rsidRDefault="005B2A2D" w:rsidP="000A7727">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 xml:space="preserve">Móvil Huawei Mate 10. </w:t>
      </w:r>
    </w:p>
    <w:p w14:paraId="53C6DA66" w14:textId="77777777" w:rsidR="000A7727" w:rsidRPr="000A7727" w:rsidRDefault="000A7727" w:rsidP="000A7727">
      <w:pPr>
        <w:pStyle w:val="Prrafodelista"/>
        <w:spacing w:line="360" w:lineRule="auto"/>
        <w:ind w:left="643"/>
        <w:jc w:val="both"/>
        <w:rPr>
          <w:rFonts w:ascii="Times New Roman" w:hAnsi="Times New Roman" w:cs="Times New Roman"/>
          <w:sz w:val="22"/>
        </w:rPr>
      </w:pPr>
    </w:p>
    <w:tbl>
      <w:tblPr>
        <w:tblStyle w:val="Tablaconcuadrcula"/>
        <w:tblW w:w="8642" w:type="dxa"/>
        <w:tblInd w:w="-5" w:type="dxa"/>
        <w:tblLook w:val="04A0" w:firstRow="1" w:lastRow="0" w:firstColumn="1" w:lastColumn="0" w:noHBand="0" w:noVBand="1"/>
      </w:tblPr>
      <w:tblGrid>
        <w:gridCol w:w="1838"/>
        <w:gridCol w:w="2410"/>
        <w:gridCol w:w="1843"/>
        <w:gridCol w:w="2551"/>
      </w:tblGrid>
      <w:tr w:rsidR="00F33EB5" w14:paraId="36B6D0EF" w14:textId="77777777" w:rsidTr="000A7727">
        <w:trPr>
          <w:trHeight w:val="491"/>
        </w:trPr>
        <w:tc>
          <w:tcPr>
            <w:tcW w:w="1838" w:type="dxa"/>
          </w:tcPr>
          <w:p w14:paraId="584EAFEF" w14:textId="526204F2"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Recurso</w:t>
            </w:r>
          </w:p>
        </w:tc>
        <w:tc>
          <w:tcPr>
            <w:tcW w:w="2410" w:type="dxa"/>
          </w:tcPr>
          <w:p w14:paraId="5DC03E09" w14:textId="7D5E431D"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Valor de adquisición (€)</w:t>
            </w:r>
          </w:p>
        </w:tc>
        <w:tc>
          <w:tcPr>
            <w:tcW w:w="1843" w:type="dxa"/>
          </w:tcPr>
          <w:p w14:paraId="3318D3C9" w14:textId="2350557B"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Valor residual (€)</w:t>
            </w:r>
          </w:p>
        </w:tc>
        <w:tc>
          <w:tcPr>
            <w:tcW w:w="2551" w:type="dxa"/>
          </w:tcPr>
          <w:p w14:paraId="5A818ACD" w14:textId="1F11E220"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Coste de amortización (€)</w:t>
            </w:r>
          </w:p>
        </w:tc>
      </w:tr>
      <w:tr w:rsidR="00F33EB5" w14:paraId="17E37968" w14:textId="77777777" w:rsidTr="000A7727">
        <w:trPr>
          <w:trHeight w:val="374"/>
        </w:trPr>
        <w:tc>
          <w:tcPr>
            <w:tcW w:w="1838" w:type="dxa"/>
          </w:tcPr>
          <w:p w14:paraId="1E7A4156" w14:textId="033FF818"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Ordenador portátil</w:t>
            </w:r>
          </w:p>
        </w:tc>
        <w:tc>
          <w:tcPr>
            <w:tcW w:w="2410" w:type="dxa"/>
          </w:tcPr>
          <w:p w14:paraId="532931EB" w14:textId="5343ED32"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990</w:t>
            </w:r>
          </w:p>
        </w:tc>
        <w:tc>
          <w:tcPr>
            <w:tcW w:w="1843" w:type="dxa"/>
          </w:tcPr>
          <w:p w14:paraId="6E6CEE9E" w14:textId="016CCFA7"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390</w:t>
            </w:r>
          </w:p>
        </w:tc>
        <w:tc>
          <w:tcPr>
            <w:tcW w:w="2551" w:type="dxa"/>
          </w:tcPr>
          <w:p w14:paraId="640B12F7" w14:textId="3BFA4643" w:rsidR="00F33EB5" w:rsidRDefault="000A41E4" w:rsidP="00384DB0">
            <w:pPr>
              <w:spacing w:line="360" w:lineRule="auto"/>
              <w:jc w:val="center"/>
              <w:rPr>
                <w:rFonts w:ascii="Times New Roman" w:hAnsi="Times New Roman" w:cs="Times New Roman"/>
                <w:sz w:val="22"/>
              </w:rPr>
            </w:pPr>
            <w:r>
              <w:rPr>
                <w:rFonts w:ascii="Times New Roman" w:hAnsi="Times New Roman" w:cs="Times New Roman"/>
                <w:sz w:val="22"/>
              </w:rPr>
              <w:t>50</w:t>
            </w:r>
          </w:p>
        </w:tc>
      </w:tr>
      <w:tr w:rsidR="00F33EB5" w14:paraId="414042E7" w14:textId="77777777" w:rsidTr="000A7727">
        <w:trPr>
          <w:trHeight w:val="374"/>
        </w:trPr>
        <w:tc>
          <w:tcPr>
            <w:tcW w:w="1838" w:type="dxa"/>
          </w:tcPr>
          <w:p w14:paraId="0CB53EEF" w14:textId="34EB462F"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Móvil</w:t>
            </w:r>
          </w:p>
        </w:tc>
        <w:tc>
          <w:tcPr>
            <w:tcW w:w="2410" w:type="dxa"/>
          </w:tcPr>
          <w:p w14:paraId="203C1A7D" w14:textId="0D954E69" w:rsidR="00F33EB5" w:rsidRDefault="00FA3ED1" w:rsidP="00384DB0">
            <w:pPr>
              <w:spacing w:line="360" w:lineRule="auto"/>
              <w:jc w:val="center"/>
              <w:rPr>
                <w:rFonts w:ascii="Times New Roman" w:hAnsi="Times New Roman" w:cs="Times New Roman"/>
                <w:sz w:val="22"/>
              </w:rPr>
            </w:pPr>
            <w:r>
              <w:rPr>
                <w:rFonts w:ascii="Times New Roman" w:hAnsi="Times New Roman" w:cs="Times New Roman"/>
                <w:sz w:val="22"/>
              </w:rPr>
              <w:t>595</w:t>
            </w:r>
          </w:p>
        </w:tc>
        <w:tc>
          <w:tcPr>
            <w:tcW w:w="1843" w:type="dxa"/>
          </w:tcPr>
          <w:p w14:paraId="3CD0E1B6" w14:textId="7F86EA5E"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189</w:t>
            </w:r>
          </w:p>
        </w:tc>
        <w:tc>
          <w:tcPr>
            <w:tcW w:w="2551" w:type="dxa"/>
          </w:tcPr>
          <w:p w14:paraId="346FD4B7" w14:textId="6493ABEC" w:rsidR="00F33EB5" w:rsidRDefault="000A41E4" w:rsidP="00384DB0">
            <w:pPr>
              <w:spacing w:line="360" w:lineRule="auto"/>
              <w:jc w:val="center"/>
              <w:rPr>
                <w:rFonts w:ascii="Times New Roman" w:hAnsi="Times New Roman" w:cs="Times New Roman"/>
                <w:sz w:val="22"/>
              </w:rPr>
            </w:pPr>
            <w:r>
              <w:rPr>
                <w:rFonts w:ascii="Times New Roman" w:hAnsi="Times New Roman" w:cs="Times New Roman"/>
                <w:sz w:val="22"/>
              </w:rPr>
              <w:t>33,83</w:t>
            </w:r>
          </w:p>
        </w:tc>
      </w:tr>
      <w:tr w:rsidR="00F33EB5" w14:paraId="09D6F1ED" w14:textId="77777777" w:rsidTr="000A7727">
        <w:trPr>
          <w:trHeight w:val="374"/>
        </w:trPr>
        <w:tc>
          <w:tcPr>
            <w:tcW w:w="1838" w:type="dxa"/>
          </w:tcPr>
          <w:p w14:paraId="57C7CB04" w14:textId="75E6899B"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Trípode</w:t>
            </w:r>
          </w:p>
        </w:tc>
        <w:tc>
          <w:tcPr>
            <w:tcW w:w="2410" w:type="dxa"/>
          </w:tcPr>
          <w:p w14:paraId="26C43943" w14:textId="18E305FD"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4</w:t>
            </w:r>
            <w:r w:rsidR="00DD2AF9">
              <w:rPr>
                <w:rFonts w:ascii="Times New Roman" w:hAnsi="Times New Roman" w:cs="Times New Roman"/>
                <w:sz w:val="22"/>
              </w:rPr>
              <w:t>,</w:t>
            </w:r>
            <w:r>
              <w:rPr>
                <w:rFonts w:ascii="Times New Roman" w:hAnsi="Times New Roman" w:cs="Times New Roman"/>
                <w:sz w:val="22"/>
              </w:rPr>
              <w:t>95</w:t>
            </w:r>
          </w:p>
        </w:tc>
        <w:tc>
          <w:tcPr>
            <w:tcW w:w="1843" w:type="dxa"/>
          </w:tcPr>
          <w:p w14:paraId="50D58CE4" w14:textId="7BAAAE7D"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2,32</w:t>
            </w:r>
          </w:p>
        </w:tc>
        <w:tc>
          <w:tcPr>
            <w:tcW w:w="2551" w:type="dxa"/>
          </w:tcPr>
          <w:p w14:paraId="2B8AE098" w14:textId="43E0473B" w:rsidR="00F33EB5" w:rsidRDefault="00AA7ABD" w:rsidP="00384DB0">
            <w:pPr>
              <w:spacing w:line="360" w:lineRule="auto"/>
              <w:jc w:val="center"/>
              <w:rPr>
                <w:rFonts w:ascii="Times New Roman" w:hAnsi="Times New Roman" w:cs="Times New Roman"/>
                <w:sz w:val="22"/>
              </w:rPr>
            </w:pPr>
            <w:r>
              <w:rPr>
                <w:rFonts w:ascii="Times New Roman" w:hAnsi="Times New Roman" w:cs="Times New Roman"/>
                <w:sz w:val="22"/>
              </w:rPr>
              <w:t>0,22</w:t>
            </w:r>
          </w:p>
        </w:tc>
      </w:tr>
      <w:tr w:rsidR="00F33EB5" w14:paraId="4B2730CF" w14:textId="77777777" w:rsidTr="000A7727">
        <w:trPr>
          <w:trHeight w:val="155"/>
        </w:trPr>
        <w:tc>
          <w:tcPr>
            <w:tcW w:w="6091" w:type="dxa"/>
            <w:gridSpan w:val="3"/>
          </w:tcPr>
          <w:p w14:paraId="7959DCD0" w14:textId="7F0143F6"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 xml:space="preserve">Total: </w:t>
            </w:r>
          </w:p>
        </w:tc>
        <w:tc>
          <w:tcPr>
            <w:tcW w:w="2551" w:type="dxa"/>
          </w:tcPr>
          <w:p w14:paraId="077914FF" w14:textId="48C00CCB" w:rsidR="00F33EB5" w:rsidRDefault="00AA7ABD" w:rsidP="00384DB0">
            <w:pPr>
              <w:keepNext/>
              <w:spacing w:line="360" w:lineRule="auto"/>
              <w:jc w:val="center"/>
              <w:rPr>
                <w:rFonts w:ascii="Times New Roman" w:hAnsi="Times New Roman" w:cs="Times New Roman"/>
                <w:sz w:val="22"/>
              </w:rPr>
            </w:pPr>
            <w:r>
              <w:rPr>
                <w:rFonts w:ascii="Times New Roman" w:hAnsi="Times New Roman" w:cs="Times New Roman"/>
                <w:sz w:val="22"/>
              </w:rPr>
              <w:t>84,05</w:t>
            </w:r>
          </w:p>
        </w:tc>
      </w:tr>
    </w:tbl>
    <w:p w14:paraId="1E14CA0E" w14:textId="77777777" w:rsidR="009C74A4" w:rsidRPr="009C74A4" w:rsidRDefault="009C74A4" w:rsidP="000A7727">
      <w:pPr>
        <w:pStyle w:val="Descripcin"/>
        <w:spacing w:line="360" w:lineRule="auto"/>
        <w:rPr>
          <w:rFonts w:ascii="Times New Roman" w:hAnsi="Times New Roman" w:cs="Times New Roman"/>
          <w:sz w:val="11"/>
          <w:szCs w:val="20"/>
        </w:rPr>
      </w:pPr>
    </w:p>
    <w:p w14:paraId="1C1E703F" w14:textId="751AB0BA" w:rsidR="00F33EB5" w:rsidRPr="009C74A4" w:rsidRDefault="009C74A4" w:rsidP="00384DB0">
      <w:pPr>
        <w:pStyle w:val="Descripcin"/>
        <w:spacing w:line="360" w:lineRule="auto"/>
        <w:jc w:val="center"/>
        <w:rPr>
          <w:rFonts w:ascii="Times New Roman" w:hAnsi="Times New Roman" w:cs="Times New Roman"/>
          <w:i w:val="0"/>
          <w:sz w:val="22"/>
        </w:rPr>
      </w:pPr>
      <w:bookmarkStart w:id="138" w:name="_Toc44511702"/>
      <w:r w:rsidRPr="009C74A4">
        <w:rPr>
          <w:rFonts w:ascii="Times New Roman" w:hAnsi="Times New Roman" w:cs="Times New Roman"/>
          <w:sz w:val="20"/>
          <w:szCs w:val="20"/>
        </w:rPr>
        <w:t xml:space="preserve">Tabla </w:t>
      </w:r>
      <w:r w:rsidRPr="009C74A4">
        <w:rPr>
          <w:rFonts w:ascii="Times New Roman" w:hAnsi="Times New Roman" w:cs="Times New Roman"/>
          <w:sz w:val="20"/>
          <w:szCs w:val="20"/>
        </w:rPr>
        <w:fldChar w:fldCharType="begin"/>
      </w:r>
      <w:r w:rsidRPr="009C74A4">
        <w:rPr>
          <w:rFonts w:ascii="Times New Roman" w:hAnsi="Times New Roman" w:cs="Times New Roman"/>
          <w:sz w:val="20"/>
          <w:szCs w:val="20"/>
        </w:rPr>
        <w:instrText xml:space="preserve"> SEQ Tabla \* ARABIC </w:instrText>
      </w:r>
      <w:r w:rsidRPr="009C74A4">
        <w:rPr>
          <w:rFonts w:ascii="Times New Roman" w:hAnsi="Times New Roman" w:cs="Times New Roman"/>
          <w:sz w:val="20"/>
          <w:szCs w:val="20"/>
        </w:rPr>
        <w:fldChar w:fldCharType="separate"/>
      </w:r>
      <w:r w:rsidR="00C54E46">
        <w:rPr>
          <w:rFonts w:ascii="Times New Roman" w:hAnsi="Times New Roman" w:cs="Times New Roman"/>
          <w:noProof/>
          <w:sz w:val="20"/>
          <w:szCs w:val="20"/>
        </w:rPr>
        <w:t>3</w:t>
      </w:r>
      <w:r w:rsidRPr="009C74A4">
        <w:rPr>
          <w:rFonts w:ascii="Times New Roman" w:hAnsi="Times New Roman" w:cs="Times New Roman"/>
          <w:sz w:val="20"/>
          <w:szCs w:val="20"/>
        </w:rPr>
        <w:fldChar w:fldCharType="end"/>
      </w:r>
      <w:r w:rsidRPr="009C74A4">
        <w:rPr>
          <w:rFonts w:ascii="Times New Roman" w:hAnsi="Times New Roman" w:cs="Times New Roman"/>
          <w:sz w:val="20"/>
          <w:szCs w:val="20"/>
        </w:rPr>
        <w:t xml:space="preserve">. </w:t>
      </w:r>
      <w:r w:rsidRPr="009C74A4">
        <w:rPr>
          <w:rFonts w:ascii="Times New Roman" w:hAnsi="Times New Roman" w:cs="Times New Roman"/>
          <w:i w:val="0"/>
          <w:sz w:val="20"/>
          <w:szCs w:val="20"/>
        </w:rPr>
        <w:t>Recursos hardware</w:t>
      </w:r>
      <w:r w:rsidRPr="009C74A4">
        <w:rPr>
          <w:i w:val="0"/>
        </w:rPr>
        <w:t>.</w:t>
      </w:r>
      <w:bookmarkEnd w:id="138"/>
    </w:p>
    <w:p w14:paraId="3255ABAB" w14:textId="1BE37229" w:rsidR="009C74A4" w:rsidRDefault="009C74A4" w:rsidP="000A7727">
      <w:pPr>
        <w:spacing w:line="360" w:lineRule="auto"/>
        <w:jc w:val="both"/>
        <w:rPr>
          <w:rFonts w:ascii="Times New Roman" w:hAnsi="Times New Roman" w:cs="Times New Roman"/>
          <w:sz w:val="22"/>
        </w:rPr>
      </w:pPr>
      <w:r>
        <w:rPr>
          <w:rFonts w:ascii="Times New Roman" w:hAnsi="Times New Roman" w:cs="Times New Roman"/>
          <w:sz w:val="22"/>
        </w:rPr>
        <w:t>El coste de amortización asociado a los recursos hardware asciende a ochenta y cuatro euros y cinco céntimos (84,05 €).</w:t>
      </w:r>
    </w:p>
    <w:p w14:paraId="4EA9A2B5" w14:textId="77777777" w:rsidR="009C74A4" w:rsidRDefault="009C74A4" w:rsidP="00384DB0">
      <w:pPr>
        <w:spacing w:line="360" w:lineRule="auto"/>
        <w:ind w:left="567"/>
        <w:jc w:val="both"/>
        <w:rPr>
          <w:rFonts w:ascii="Times New Roman" w:hAnsi="Times New Roman" w:cs="Times New Roman"/>
          <w:sz w:val="22"/>
        </w:rPr>
      </w:pPr>
    </w:p>
    <w:p w14:paraId="20D96C0F" w14:textId="10B116D2" w:rsidR="000A7727" w:rsidRDefault="00B230A3" w:rsidP="000A7727">
      <w:pPr>
        <w:spacing w:line="360" w:lineRule="auto"/>
        <w:jc w:val="both"/>
        <w:rPr>
          <w:rFonts w:ascii="Times New Roman" w:hAnsi="Times New Roman" w:cs="Times New Roman"/>
          <w:sz w:val="22"/>
        </w:rPr>
      </w:pPr>
      <w:r w:rsidRPr="000A7727">
        <w:rPr>
          <w:rFonts w:ascii="Times New Roman" w:hAnsi="Times New Roman" w:cs="Times New Roman"/>
          <w:sz w:val="22"/>
        </w:rPr>
        <w:t>En lo que respecta a los recursos software, entre las herramientas utilizadas se encuentras: MATLAB R2019b y Microsoft Office 2019.</w:t>
      </w:r>
      <w:r w:rsidR="00FB78CE" w:rsidRPr="000A7727">
        <w:rPr>
          <w:rFonts w:ascii="Times New Roman" w:hAnsi="Times New Roman" w:cs="Times New Roman"/>
          <w:sz w:val="22"/>
        </w:rPr>
        <w:t xml:space="preserve"> En este caso, las herramientas utilizadas</w:t>
      </w:r>
      <w:r w:rsidR="00FC6E1B" w:rsidRPr="000A7727">
        <w:rPr>
          <w:rFonts w:ascii="Times New Roman" w:hAnsi="Times New Roman" w:cs="Times New Roman"/>
          <w:sz w:val="22"/>
        </w:rPr>
        <w:t xml:space="preserve"> disponen de licencias para su uso, pero al pertenecer a la comunidad universitaria de la Universidad de las Palmas de Gran Canaria no conllevan costes de amortización asociados, ya que se ha</w:t>
      </w:r>
      <w:r w:rsidR="007E5546">
        <w:rPr>
          <w:rFonts w:ascii="Times New Roman" w:hAnsi="Times New Roman" w:cs="Times New Roman"/>
          <w:sz w:val="22"/>
        </w:rPr>
        <w:t>n</w:t>
      </w:r>
      <w:r w:rsidR="00FC6E1B" w:rsidRPr="000A7727">
        <w:rPr>
          <w:rFonts w:ascii="Times New Roman" w:hAnsi="Times New Roman" w:cs="Times New Roman"/>
          <w:sz w:val="22"/>
        </w:rPr>
        <w:t xml:space="preserve"> otorgado de manera </w:t>
      </w:r>
      <w:r w:rsidR="00263103" w:rsidRPr="000A7727">
        <w:rPr>
          <w:rFonts w:ascii="Times New Roman" w:hAnsi="Times New Roman" w:cs="Times New Roman"/>
          <w:sz w:val="22"/>
        </w:rPr>
        <w:t>gratuita</w:t>
      </w:r>
      <w:r w:rsidR="00FC6E1B" w:rsidRPr="000A7727">
        <w:rPr>
          <w:rFonts w:ascii="Times New Roman" w:hAnsi="Times New Roman" w:cs="Times New Roman"/>
          <w:sz w:val="22"/>
        </w:rPr>
        <w:t>.</w:t>
      </w:r>
    </w:p>
    <w:p w14:paraId="608BE355" w14:textId="77777777" w:rsidR="003305B7" w:rsidRPr="000A7727" w:rsidRDefault="003305B7" w:rsidP="000A7727">
      <w:pPr>
        <w:spacing w:line="360" w:lineRule="auto"/>
        <w:jc w:val="both"/>
        <w:rPr>
          <w:rFonts w:ascii="Times New Roman" w:hAnsi="Times New Roman" w:cs="Times New Roman"/>
          <w:sz w:val="22"/>
        </w:rPr>
      </w:pPr>
    </w:p>
    <w:p w14:paraId="670AD767" w14:textId="14B12246" w:rsidR="000A7727" w:rsidRPr="003305B7" w:rsidRDefault="000A7727" w:rsidP="003305B7">
      <w:pPr>
        <w:pStyle w:val="Ttulo2"/>
        <w:numPr>
          <w:ilvl w:val="0"/>
          <w:numId w:val="36"/>
        </w:numPr>
        <w:rPr>
          <w:rFonts w:ascii="Times New Roman" w:hAnsi="Times New Roman" w:cs="Times New Roman"/>
          <w:b/>
          <w:color w:val="auto"/>
          <w:sz w:val="24"/>
          <w:szCs w:val="24"/>
        </w:rPr>
      </w:pPr>
      <w:bookmarkStart w:id="139" w:name="_Toc44872977"/>
      <w:r w:rsidRPr="003305B7">
        <w:rPr>
          <w:rFonts w:ascii="Times New Roman" w:hAnsi="Times New Roman" w:cs="Times New Roman"/>
          <w:b/>
          <w:color w:val="auto"/>
          <w:sz w:val="24"/>
          <w:szCs w:val="24"/>
        </w:rPr>
        <w:t>Trabajo tarifado por tiempo empleado</w:t>
      </w:r>
      <w:bookmarkEnd w:id="139"/>
    </w:p>
    <w:p w14:paraId="12BFE6ED" w14:textId="77777777" w:rsidR="000A7727" w:rsidRDefault="000A7727" w:rsidP="00384DB0">
      <w:pPr>
        <w:pStyle w:val="Prrafodelista"/>
        <w:spacing w:line="360" w:lineRule="auto"/>
        <w:ind w:left="360"/>
        <w:jc w:val="both"/>
        <w:rPr>
          <w:rFonts w:ascii="Times New Roman" w:hAnsi="Times New Roman" w:cs="Times New Roman"/>
          <w:sz w:val="22"/>
        </w:rPr>
      </w:pPr>
    </w:p>
    <w:p w14:paraId="7F65AA62" w14:textId="6A7CA1E8" w:rsidR="007D5DCB" w:rsidRPr="000A7727" w:rsidRDefault="009C74A4" w:rsidP="000A7727">
      <w:pPr>
        <w:spacing w:line="360" w:lineRule="auto"/>
        <w:jc w:val="both"/>
        <w:rPr>
          <w:rFonts w:ascii="Times New Roman" w:hAnsi="Times New Roman" w:cs="Times New Roman"/>
          <w:sz w:val="22"/>
        </w:rPr>
      </w:pPr>
      <w:r w:rsidRPr="000A7727">
        <w:rPr>
          <w:rFonts w:ascii="Times New Roman" w:hAnsi="Times New Roman" w:cs="Times New Roman"/>
          <w:sz w:val="22"/>
        </w:rPr>
        <w:t>E</w:t>
      </w:r>
      <w:r w:rsidR="00263103" w:rsidRPr="000A7727">
        <w:rPr>
          <w:rFonts w:ascii="Times New Roman" w:hAnsi="Times New Roman" w:cs="Times New Roman"/>
          <w:sz w:val="22"/>
        </w:rPr>
        <w:t xml:space="preserve">l proyecto se ha desarrollado en un tiempo de 4 meses, en los que se incluyen tareas de formación, especificación, desarrollo y documentación necesarias para la realización de este. Para hacer una estimación de los honorarios que debe recibir el ingeniero por el trabajo realizado se sigue las recomendaciones del COITT, empleando la siguiente expresión: </w:t>
      </w:r>
    </w:p>
    <w:p w14:paraId="6CD34B7D" w14:textId="0103DD52" w:rsidR="00263103" w:rsidRDefault="00263103" w:rsidP="00384DB0">
      <w:pPr>
        <w:spacing w:line="360" w:lineRule="auto"/>
        <w:jc w:val="both"/>
        <w:rPr>
          <w:rFonts w:ascii="Times New Roman" w:hAnsi="Times New Roman" w:cs="Times New Roman"/>
          <w:sz w:val="22"/>
        </w:rPr>
      </w:pPr>
    </w:p>
    <w:p w14:paraId="78D4921C" w14:textId="269BC023" w:rsidR="00263103" w:rsidRDefault="00263103" w:rsidP="00384DB0">
      <w:pPr>
        <w:spacing w:line="360" w:lineRule="auto"/>
        <w:ind w:left="708" w:firstLine="708"/>
        <w:jc w:val="center"/>
        <w:rPr>
          <w:rFonts w:ascii="Times New Roman" w:eastAsiaTheme="minorEastAsia" w:hAnsi="Times New Roman" w:cs="Times New Roman"/>
          <w:sz w:val="22"/>
        </w:rPr>
      </w:pPr>
      <m:oMath>
        <m:r>
          <w:rPr>
            <w:rFonts w:ascii="Cambria Math" w:hAnsi="Cambria Math" w:cs="Times New Roman"/>
          </w:rPr>
          <m:t>H=</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 xml:space="preserve">*74,88* </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*96,72*</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e</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4026C200" w14:textId="29ED5830" w:rsidR="00263103" w:rsidRDefault="00263103" w:rsidP="00384DB0">
      <w:pPr>
        <w:spacing w:line="360" w:lineRule="auto"/>
        <w:ind w:left="708" w:firstLine="708"/>
        <w:jc w:val="both"/>
        <w:rPr>
          <w:rFonts w:ascii="Times New Roman" w:eastAsiaTheme="minorEastAsia" w:hAnsi="Times New Roman" w:cs="Times New Roman"/>
          <w:sz w:val="22"/>
        </w:rPr>
      </w:pPr>
    </w:p>
    <w:p w14:paraId="01294658" w14:textId="5A144BD5" w:rsidR="000A7727" w:rsidRDefault="00263103"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Donde: </w:t>
      </w:r>
      <w:r w:rsidRPr="000A7727">
        <w:rPr>
          <w:rFonts w:ascii="Times New Roman" w:eastAsiaTheme="minorEastAsia" w:hAnsi="Times New Roman" w:cs="Times New Roman"/>
          <w:i/>
          <w:sz w:val="22"/>
        </w:rPr>
        <w:t>H</w:t>
      </w:r>
      <w:r w:rsidRPr="000A7727">
        <w:rPr>
          <w:rFonts w:ascii="Times New Roman" w:eastAsiaTheme="minorEastAsia" w:hAnsi="Times New Roman" w:cs="Times New Roman"/>
          <w:sz w:val="22"/>
        </w:rPr>
        <w:t xml:space="preserve"> son los honorarios totales por el tiempo dedicado, </w:t>
      </w:r>
      <w:r w:rsidRPr="000A7727">
        <w:rPr>
          <w:rFonts w:ascii="Times New Roman" w:eastAsiaTheme="minorEastAsia" w:hAnsi="Times New Roman" w:cs="Times New Roman"/>
          <w:i/>
          <w:sz w:val="22"/>
        </w:rPr>
        <w:t>Ct</w:t>
      </w:r>
      <w:r w:rsidRPr="000A7727">
        <w:rPr>
          <w:rFonts w:ascii="Times New Roman" w:eastAsiaTheme="minorEastAsia" w:hAnsi="Times New Roman" w:cs="Times New Roman"/>
          <w:sz w:val="22"/>
        </w:rPr>
        <w:t xml:space="preserve"> es un factor de corrección en función del número de horas trabajadas y </w:t>
      </w:r>
      <w:r w:rsidRPr="000A7727">
        <w:rPr>
          <w:rFonts w:ascii="Times New Roman" w:eastAsiaTheme="minorEastAsia" w:hAnsi="Times New Roman" w:cs="Times New Roman"/>
          <w:i/>
          <w:sz w:val="22"/>
        </w:rPr>
        <w:t>He</w:t>
      </w:r>
      <w:r w:rsidRPr="000A7727">
        <w:rPr>
          <w:rFonts w:ascii="Times New Roman" w:eastAsiaTheme="minorEastAsia" w:hAnsi="Times New Roman" w:cs="Times New Roman"/>
          <w:sz w:val="22"/>
        </w:rPr>
        <w:t xml:space="preserve"> son las horas trabajadas (dentro de la jornada laboral). </w:t>
      </w:r>
      <w:r w:rsidR="000A7727">
        <w:rPr>
          <w:rFonts w:ascii="Times New Roman" w:eastAsiaTheme="minorEastAsia" w:hAnsi="Times New Roman" w:cs="Times New Roman"/>
          <w:sz w:val="22"/>
        </w:rPr>
        <w:t xml:space="preserve"> </w:t>
      </w:r>
      <w:r w:rsidRPr="000A7727">
        <w:rPr>
          <w:rFonts w:ascii="Times New Roman" w:eastAsiaTheme="minorEastAsia" w:hAnsi="Times New Roman" w:cs="Times New Roman"/>
          <w:sz w:val="22"/>
        </w:rPr>
        <w:t xml:space="preserve">Según el COITT, el coeficiente mencionado con anterioridad, </w:t>
      </w:r>
      <w:r w:rsidRPr="000A7727">
        <w:rPr>
          <w:rFonts w:ascii="Times New Roman" w:eastAsiaTheme="minorEastAsia" w:hAnsi="Times New Roman" w:cs="Times New Roman"/>
          <w:i/>
          <w:sz w:val="22"/>
        </w:rPr>
        <w:t>Ct</w:t>
      </w:r>
      <w:r w:rsidRPr="000A7727">
        <w:rPr>
          <w:rFonts w:ascii="Times New Roman" w:eastAsiaTheme="minorEastAsia" w:hAnsi="Times New Roman" w:cs="Times New Roman"/>
          <w:sz w:val="22"/>
        </w:rPr>
        <w:t>, tiene un valor variable en función del número de horas empleadas de acuerdo con la siguiente tabla:</w:t>
      </w:r>
    </w:p>
    <w:p w14:paraId="6675BDC9" w14:textId="77777777" w:rsidR="000A7727" w:rsidRPr="000A7727" w:rsidRDefault="000A7727" w:rsidP="000A7727">
      <w:pPr>
        <w:spacing w:line="360" w:lineRule="auto"/>
        <w:jc w:val="both"/>
        <w:rPr>
          <w:rFonts w:ascii="Times New Roman" w:eastAsiaTheme="minorEastAsia" w:hAnsi="Times New Roman" w:cs="Times New Roman"/>
          <w:sz w:val="22"/>
        </w:rPr>
      </w:pPr>
    </w:p>
    <w:tbl>
      <w:tblPr>
        <w:tblStyle w:val="Tablaconcuadrcula"/>
        <w:tblW w:w="0" w:type="auto"/>
        <w:tblInd w:w="1794" w:type="dxa"/>
        <w:tblLook w:val="04A0" w:firstRow="1" w:lastRow="0" w:firstColumn="1" w:lastColumn="0" w:noHBand="0" w:noVBand="1"/>
      </w:tblPr>
      <w:tblGrid>
        <w:gridCol w:w="2444"/>
        <w:gridCol w:w="2444"/>
      </w:tblGrid>
      <w:tr w:rsidR="00263103" w14:paraId="5BBABDCD" w14:textId="77777777" w:rsidTr="005A2815">
        <w:trPr>
          <w:trHeight w:val="372"/>
        </w:trPr>
        <w:tc>
          <w:tcPr>
            <w:tcW w:w="2444" w:type="dxa"/>
          </w:tcPr>
          <w:p w14:paraId="1023405D" w14:textId="363D7D52"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Horas empleadas</w:t>
            </w:r>
          </w:p>
        </w:tc>
        <w:tc>
          <w:tcPr>
            <w:tcW w:w="2444" w:type="dxa"/>
          </w:tcPr>
          <w:p w14:paraId="3368EF8D" w14:textId="6B87B20F"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 xml:space="preserve">Factor de corrección </w:t>
            </w:r>
            <w:r w:rsidRPr="00263103">
              <w:rPr>
                <w:rFonts w:ascii="Times New Roman" w:eastAsiaTheme="minorEastAsia" w:hAnsi="Times New Roman" w:cs="Times New Roman"/>
                <w:i/>
                <w:sz w:val="22"/>
              </w:rPr>
              <w:t>Ct</w:t>
            </w:r>
          </w:p>
        </w:tc>
      </w:tr>
      <w:tr w:rsidR="00263103" w14:paraId="5D4FC5E9" w14:textId="77777777" w:rsidTr="005A2815">
        <w:trPr>
          <w:trHeight w:val="372"/>
        </w:trPr>
        <w:tc>
          <w:tcPr>
            <w:tcW w:w="2444" w:type="dxa"/>
          </w:tcPr>
          <w:p w14:paraId="2610498D" w14:textId="4B88EA70"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Hasta 36 horas</w:t>
            </w:r>
          </w:p>
        </w:tc>
        <w:tc>
          <w:tcPr>
            <w:tcW w:w="2444" w:type="dxa"/>
          </w:tcPr>
          <w:p w14:paraId="59E26529" w14:textId="52AC6670"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1,00</w:t>
            </w:r>
          </w:p>
        </w:tc>
      </w:tr>
      <w:tr w:rsidR="00263103" w14:paraId="6237464A" w14:textId="77777777" w:rsidTr="005A2815">
        <w:trPr>
          <w:trHeight w:val="387"/>
        </w:trPr>
        <w:tc>
          <w:tcPr>
            <w:tcW w:w="2444" w:type="dxa"/>
          </w:tcPr>
          <w:p w14:paraId="58686AB0" w14:textId="07AC29FC"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36 a 72 horas</w:t>
            </w:r>
          </w:p>
        </w:tc>
        <w:tc>
          <w:tcPr>
            <w:tcW w:w="2444" w:type="dxa"/>
          </w:tcPr>
          <w:p w14:paraId="38D1C31F" w14:textId="338C3DA7"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0,90</w:t>
            </w:r>
          </w:p>
        </w:tc>
      </w:tr>
      <w:tr w:rsidR="00263103" w14:paraId="740E1F79" w14:textId="77777777" w:rsidTr="005A2815">
        <w:trPr>
          <w:trHeight w:val="372"/>
        </w:trPr>
        <w:tc>
          <w:tcPr>
            <w:tcW w:w="2444" w:type="dxa"/>
          </w:tcPr>
          <w:p w14:paraId="7D907067" w14:textId="7B6EEC31"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lastRenderedPageBreak/>
              <w:t>De 72 a 108 horas</w:t>
            </w:r>
          </w:p>
        </w:tc>
        <w:tc>
          <w:tcPr>
            <w:tcW w:w="2444" w:type="dxa"/>
          </w:tcPr>
          <w:p w14:paraId="2935125C" w14:textId="6B589BA3"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0,80</w:t>
            </w:r>
          </w:p>
        </w:tc>
      </w:tr>
      <w:tr w:rsidR="00263103" w14:paraId="41359057" w14:textId="77777777" w:rsidTr="005A2815">
        <w:trPr>
          <w:trHeight w:val="372"/>
        </w:trPr>
        <w:tc>
          <w:tcPr>
            <w:tcW w:w="2444" w:type="dxa"/>
          </w:tcPr>
          <w:p w14:paraId="5CDA4CCE" w14:textId="57739850"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108 a 144 horas</w:t>
            </w:r>
          </w:p>
        </w:tc>
        <w:tc>
          <w:tcPr>
            <w:tcW w:w="2444" w:type="dxa"/>
          </w:tcPr>
          <w:p w14:paraId="3DC171BF" w14:textId="1A432265"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0,70</w:t>
            </w:r>
          </w:p>
        </w:tc>
      </w:tr>
      <w:tr w:rsidR="005A2815" w14:paraId="22BD9A8B" w14:textId="77777777" w:rsidTr="005A2815">
        <w:trPr>
          <w:trHeight w:val="372"/>
        </w:trPr>
        <w:tc>
          <w:tcPr>
            <w:tcW w:w="2444" w:type="dxa"/>
          </w:tcPr>
          <w:p w14:paraId="61D909C9" w14:textId="06468C8D"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144 a 180 horas</w:t>
            </w:r>
          </w:p>
        </w:tc>
        <w:tc>
          <w:tcPr>
            <w:tcW w:w="2444" w:type="dxa"/>
          </w:tcPr>
          <w:p w14:paraId="5E594BCB" w14:textId="571B8877"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0,65</w:t>
            </w:r>
          </w:p>
        </w:tc>
      </w:tr>
      <w:tr w:rsidR="005A2815" w14:paraId="65BFC152" w14:textId="77777777" w:rsidTr="005A2815">
        <w:trPr>
          <w:trHeight w:val="387"/>
        </w:trPr>
        <w:tc>
          <w:tcPr>
            <w:tcW w:w="2444" w:type="dxa"/>
          </w:tcPr>
          <w:p w14:paraId="7B5010FD" w14:textId="27897D6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180 a 360 horas</w:t>
            </w:r>
          </w:p>
        </w:tc>
        <w:tc>
          <w:tcPr>
            <w:tcW w:w="2444" w:type="dxa"/>
          </w:tcPr>
          <w:p w14:paraId="49A8A49C" w14:textId="2358188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0,60</w:t>
            </w:r>
          </w:p>
        </w:tc>
      </w:tr>
      <w:tr w:rsidR="005A2815" w14:paraId="052875F7" w14:textId="77777777" w:rsidTr="005A2815">
        <w:trPr>
          <w:trHeight w:val="372"/>
        </w:trPr>
        <w:tc>
          <w:tcPr>
            <w:tcW w:w="2444" w:type="dxa"/>
          </w:tcPr>
          <w:p w14:paraId="051FA8B1" w14:textId="7A649DF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360 a 540 horas</w:t>
            </w:r>
          </w:p>
        </w:tc>
        <w:tc>
          <w:tcPr>
            <w:tcW w:w="2444" w:type="dxa"/>
          </w:tcPr>
          <w:p w14:paraId="2A973066" w14:textId="40D073FA"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0,55</w:t>
            </w:r>
          </w:p>
        </w:tc>
      </w:tr>
      <w:tr w:rsidR="005A2815" w14:paraId="493E3001" w14:textId="77777777" w:rsidTr="005A2815">
        <w:trPr>
          <w:trHeight w:val="372"/>
        </w:trPr>
        <w:tc>
          <w:tcPr>
            <w:tcW w:w="2444" w:type="dxa"/>
          </w:tcPr>
          <w:p w14:paraId="0B0D6223" w14:textId="2542ED26"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540 a 720 horas</w:t>
            </w:r>
          </w:p>
        </w:tc>
        <w:tc>
          <w:tcPr>
            <w:tcW w:w="2444" w:type="dxa"/>
          </w:tcPr>
          <w:p w14:paraId="1B7A98A2" w14:textId="7966DC93"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0,50</w:t>
            </w:r>
          </w:p>
        </w:tc>
      </w:tr>
      <w:tr w:rsidR="005A2815" w14:paraId="0C193F5C" w14:textId="77777777" w:rsidTr="005A2815">
        <w:trPr>
          <w:trHeight w:val="372"/>
        </w:trPr>
        <w:tc>
          <w:tcPr>
            <w:tcW w:w="2444" w:type="dxa"/>
          </w:tcPr>
          <w:p w14:paraId="21F0D85E" w14:textId="20857D45"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720 a 1080 horas</w:t>
            </w:r>
          </w:p>
        </w:tc>
        <w:tc>
          <w:tcPr>
            <w:tcW w:w="2444" w:type="dxa"/>
          </w:tcPr>
          <w:p w14:paraId="2FA94718" w14:textId="070D05A3"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0,45</w:t>
            </w:r>
          </w:p>
        </w:tc>
      </w:tr>
      <w:tr w:rsidR="005A2815" w14:paraId="2BC3207D" w14:textId="77777777" w:rsidTr="005A2815">
        <w:trPr>
          <w:trHeight w:val="372"/>
        </w:trPr>
        <w:tc>
          <w:tcPr>
            <w:tcW w:w="2444" w:type="dxa"/>
          </w:tcPr>
          <w:p w14:paraId="583CE1E9" w14:textId="26D1B4E6"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Más de 1080 horas</w:t>
            </w:r>
          </w:p>
        </w:tc>
        <w:tc>
          <w:tcPr>
            <w:tcW w:w="2444" w:type="dxa"/>
          </w:tcPr>
          <w:p w14:paraId="32B3835C" w14:textId="30E94D69" w:rsidR="005A2815" w:rsidRDefault="005A2815" w:rsidP="00384DB0">
            <w:pPr>
              <w:pStyle w:val="Prrafodelista"/>
              <w:keepNext/>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0,40</w:t>
            </w:r>
          </w:p>
        </w:tc>
      </w:tr>
    </w:tbl>
    <w:p w14:paraId="5A558EA6" w14:textId="541EB27D" w:rsidR="00263103" w:rsidRPr="005A2815" w:rsidRDefault="005A2815" w:rsidP="00384DB0">
      <w:pPr>
        <w:pStyle w:val="Descripcin"/>
        <w:spacing w:line="360" w:lineRule="auto"/>
        <w:jc w:val="center"/>
        <w:rPr>
          <w:rFonts w:ascii="Times New Roman" w:eastAsiaTheme="minorEastAsia" w:hAnsi="Times New Roman" w:cs="Times New Roman"/>
          <w:sz w:val="24"/>
        </w:rPr>
      </w:pPr>
      <w:r>
        <w:rPr>
          <w:rFonts w:ascii="Times New Roman" w:hAnsi="Times New Roman" w:cs="Times New Roman"/>
          <w:sz w:val="20"/>
        </w:rPr>
        <w:br/>
      </w:r>
      <w:bookmarkStart w:id="140" w:name="_Toc44511703"/>
      <w:r w:rsidRPr="005A2815">
        <w:rPr>
          <w:rFonts w:ascii="Times New Roman" w:hAnsi="Times New Roman" w:cs="Times New Roman"/>
          <w:sz w:val="20"/>
        </w:rPr>
        <w:t xml:space="preserve">Tabla </w:t>
      </w:r>
      <w:r w:rsidRPr="005A2815">
        <w:rPr>
          <w:rFonts w:ascii="Times New Roman" w:hAnsi="Times New Roman" w:cs="Times New Roman"/>
          <w:sz w:val="20"/>
        </w:rPr>
        <w:fldChar w:fldCharType="begin"/>
      </w:r>
      <w:r w:rsidRPr="005A2815">
        <w:rPr>
          <w:rFonts w:ascii="Times New Roman" w:hAnsi="Times New Roman" w:cs="Times New Roman"/>
          <w:sz w:val="20"/>
        </w:rPr>
        <w:instrText xml:space="preserve"> SEQ Tabla \* ARABIC </w:instrText>
      </w:r>
      <w:r w:rsidRPr="005A2815">
        <w:rPr>
          <w:rFonts w:ascii="Times New Roman" w:hAnsi="Times New Roman" w:cs="Times New Roman"/>
          <w:sz w:val="20"/>
        </w:rPr>
        <w:fldChar w:fldCharType="separate"/>
      </w:r>
      <w:r w:rsidR="00C54E46">
        <w:rPr>
          <w:rFonts w:ascii="Times New Roman" w:hAnsi="Times New Roman" w:cs="Times New Roman"/>
          <w:noProof/>
          <w:sz w:val="20"/>
        </w:rPr>
        <w:t>4</w:t>
      </w:r>
      <w:r w:rsidRPr="005A2815">
        <w:rPr>
          <w:rFonts w:ascii="Times New Roman" w:hAnsi="Times New Roman" w:cs="Times New Roman"/>
          <w:sz w:val="20"/>
        </w:rPr>
        <w:fldChar w:fldCharType="end"/>
      </w:r>
      <w:r w:rsidRPr="005A2815">
        <w:rPr>
          <w:rFonts w:ascii="Times New Roman" w:hAnsi="Times New Roman" w:cs="Times New Roman"/>
          <w:sz w:val="20"/>
        </w:rPr>
        <w:t xml:space="preserve">. </w:t>
      </w:r>
      <w:r w:rsidRPr="005A2815">
        <w:rPr>
          <w:rFonts w:ascii="Times New Roman" w:hAnsi="Times New Roman" w:cs="Times New Roman"/>
          <w:i w:val="0"/>
          <w:sz w:val="20"/>
        </w:rPr>
        <w:t>Factor de corrección en función del número de horas invertidas.</w:t>
      </w:r>
      <w:bookmarkEnd w:id="140"/>
    </w:p>
    <w:p w14:paraId="0C4E3D47" w14:textId="13A30A46" w:rsidR="00263103" w:rsidRPr="000A7727" w:rsidRDefault="005A2815" w:rsidP="000A7727">
      <w:pPr>
        <w:spacing w:line="360" w:lineRule="auto"/>
        <w:jc w:val="both"/>
        <w:rPr>
          <w:rFonts w:ascii="Times New Roman" w:hAnsi="Times New Roman" w:cs="Times New Roman"/>
          <w:sz w:val="22"/>
        </w:rPr>
      </w:pPr>
      <w:r w:rsidRPr="000A7727">
        <w:rPr>
          <w:rFonts w:ascii="Times New Roman" w:hAnsi="Times New Roman" w:cs="Times New Roman"/>
          <w:sz w:val="22"/>
        </w:rPr>
        <w:t>En base a la tabla anterior, observamos que en función de la duración del trabajo final de grado deberíamos de estar en la región de 180 a 360 horas con un factor de 0,60. Al aplicar el factor de corrección y las horas empleadas en la expresión anterior, esta quedarías de la siguiente forma:</w:t>
      </w:r>
    </w:p>
    <w:p w14:paraId="70CDD9CC" w14:textId="77777777" w:rsidR="005A2815" w:rsidRDefault="005A2815" w:rsidP="00384DB0">
      <w:pPr>
        <w:pStyle w:val="Prrafodelista"/>
        <w:spacing w:line="360" w:lineRule="auto"/>
        <w:ind w:left="360"/>
        <w:jc w:val="center"/>
        <w:rPr>
          <w:rFonts w:ascii="Times New Roman" w:hAnsi="Times New Roman" w:cs="Times New Roman"/>
          <w:sz w:val="22"/>
        </w:rPr>
      </w:pPr>
    </w:p>
    <w:p w14:paraId="3BA22C87" w14:textId="3C8EF1F9" w:rsidR="005A2815" w:rsidRDefault="005A2815" w:rsidP="00F30CAB">
      <w:pPr>
        <w:spacing w:line="360" w:lineRule="auto"/>
        <w:ind w:firstLine="360"/>
        <w:jc w:val="center"/>
        <w:rPr>
          <w:rFonts w:ascii="Times New Roman" w:eastAsiaTheme="minorEastAsia" w:hAnsi="Times New Roman" w:cs="Times New Roman"/>
          <w:sz w:val="22"/>
        </w:rPr>
      </w:pPr>
      <m:oMath>
        <m:r>
          <w:rPr>
            <w:rFonts w:ascii="Cambria Math" w:hAnsi="Cambria Math" w:cs="Times New Roman"/>
          </w:rPr>
          <m:t>H=</m:t>
        </m:r>
      </m:oMath>
      <w:r w:rsidRPr="00263103">
        <w:rPr>
          <w:rFonts w:ascii="Times New Roman" w:eastAsiaTheme="minorEastAsia" w:hAnsi="Times New Roman" w:cs="Times New Roman"/>
        </w:rPr>
        <w:t xml:space="preserve"> </w:t>
      </w:r>
      <m:oMath>
        <m:r>
          <w:rPr>
            <w:rFonts w:ascii="Cambria Math" w:eastAsiaTheme="minorEastAsia" w:hAnsi="Cambria Math" w:cs="Times New Roman"/>
          </w:rPr>
          <m:t>0,6*74,88* 300+0,6*96,72*0=13.478,40 €</m:t>
        </m:r>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3CB8A922" w14:textId="133D56BE" w:rsidR="005A2815" w:rsidRDefault="005A2815" w:rsidP="00384DB0">
      <w:pPr>
        <w:spacing w:line="360" w:lineRule="auto"/>
        <w:jc w:val="center"/>
        <w:rPr>
          <w:rFonts w:ascii="Times New Roman" w:eastAsiaTheme="minorEastAsia" w:hAnsi="Times New Roman" w:cs="Times New Roman"/>
          <w:sz w:val="22"/>
        </w:rPr>
      </w:pPr>
    </w:p>
    <w:p w14:paraId="33358540" w14:textId="0154EE6D" w:rsidR="005A2815" w:rsidRPr="000A7727" w:rsidRDefault="005A2815"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Finalmente, los honorarios totales por tiempo dedicado libres de impuestos, asciende a la cantidad de trece mil cuatrocientos setenta y ocho euros con cuarenta céntimos (13.478,40 €).</w:t>
      </w:r>
    </w:p>
    <w:p w14:paraId="391BB0FE" w14:textId="77777777" w:rsidR="005A2815" w:rsidRPr="005A2815" w:rsidRDefault="005A2815" w:rsidP="00384DB0">
      <w:pPr>
        <w:pStyle w:val="Prrafodelista"/>
        <w:spacing w:line="360" w:lineRule="auto"/>
        <w:ind w:left="360"/>
        <w:jc w:val="both"/>
        <w:rPr>
          <w:rFonts w:ascii="Times New Roman" w:hAnsi="Times New Roman" w:cs="Times New Roman"/>
          <w:sz w:val="22"/>
        </w:rPr>
      </w:pPr>
    </w:p>
    <w:p w14:paraId="32380759" w14:textId="57DA2CC0" w:rsidR="007D5DCB" w:rsidRPr="000A7727" w:rsidRDefault="005A2815" w:rsidP="000A7727">
      <w:pPr>
        <w:spacing w:line="360" w:lineRule="auto"/>
        <w:jc w:val="both"/>
        <w:rPr>
          <w:rFonts w:ascii="Times New Roman" w:hAnsi="Times New Roman" w:cs="Times New Roman"/>
          <w:sz w:val="22"/>
        </w:rPr>
      </w:pPr>
      <w:r w:rsidRPr="000A7727">
        <w:rPr>
          <w:rFonts w:ascii="Times New Roman" w:hAnsi="Times New Roman" w:cs="Times New Roman"/>
          <w:sz w:val="22"/>
        </w:rPr>
        <w:t>El importe de la redacción del proyecto se calcula de acuerdo con la siguiente expresión:</w:t>
      </w:r>
    </w:p>
    <w:p w14:paraId="079FEDBA" w14:textId="20BA350E" w:rsidR="005A2815" w:rsidRDefault="005A2815" w:rsidP="00384DB0">
      <w:pPr>
        <w:spacing w:line="360" w:lineRule="auto"/>
        <w:jc w:val="both"/>
        <w:rPr>
          <w:rFonts w:ascii="Times New Roman" w:hAnsi="Times New Roman" w:cs="Times New Roman"/>
          <w:sz w:val="22"/>
        </w:rPr>
      </w:pPr>
    </w:p>
    <w:p w14:paraId="6515261E" w14:textId="5B47E4A3" w:rsidR="005A2815" w:rsidRDefault="005A2815" w:rsidP="00384DB0">
      <w:pPr>
        <w:spacing w:line="360" w:lineRule="auto"/>
        <w:ind w:left="2124" w:firstLine="708"/>
        <w:jc w:val="center"/>
        <w:rPr>
          <w:rFonts w:ascii="Times New Roman" w:eastAsiaTheme="minorEastAsia" w:hAnsi="Times New Roman" w:cs="Times New Roman"/>
          <w:sz w:val="22"/>
        </w:rPr>
      </w:pPr>
      <m:oMath>
        <m:r>
          <w:rPr>
            <w:rFonts w:ascii="Cambria Math" w:hAnsi="Cambria Math" w:cs="Times New Roman"/>
          </w:rPr>
          <m:t>R=</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0,07*P*C</m:t>
            </m:r>
          </m:e>
          <m:sub>
            <m:r>
              <w:rPr>
                <w:rFonts w:ascii="Cambria Math" w:eastAsiaTheme="minorEastAsia" w:hAnsi="Cambria Math" w:cs="Times New Roman"/>
              </w:rPr>
              <m:t>n</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2E6D236C" w14:textId="45247FBC" w:rsidR="005A2815" w:rsidRDefault="005A2815" w:rsidP="00384DB0">
      <w:pPr>
        <w:pStyle w:val="Prrafodelista"/>
        <w:spacing w:line="360" w:lineRule="auto"/>
        <w:ind w:left="360"/>
        <w:jc w:val="both"/>
        <w:rPr>
          <w:rFonts w:ascii="Times New Roman" w:hAnsi="Times New Roman" w:cs="Times New Roman"/>
          <w:sz w:val="22"/>
        </w:rPr>
      </w:pPr>
    </w:p>
    <w:p w14:paraId="24451AFA" w14:textId="26ED46FA" w:rsidR="005A2815" w:rsidRPr="000A7727" w:rsidRDefault="005A2815" w:rsidP="000A7727">
      <w:pPr>
        <w:spacing w:line="360" w:lineRule="auto"/>
        <w:jc w:val="both"/>
        <w:rPr>
          <w:rFonts w:ascii="Times New Roman" w:hAnsi="Times New Roman" w:cs="Times New Roman"/>
          <w:sz w:val="22"/>
        </w:rPr>
      </w:pPr>
      <w:r w:rsidRPr="000A7727">
        <w:rPr>
          <w:rFonts w:ascii="Times New Roman" w:hAnsi="Times New Roman" w:cs="Times New Roman"/>
          <w:sz w:val="22"/>
        </w:rPr>
        <w:t xml:space="preserve">Donde, </w:t>
      </w:r>
      <w:r w:rsidRPr="000A7727">
        <w:rPr>
          <w:rFonts w:ascii="Times New Roman" w:hAnsi="Times New Roman" w:cs="Times New Roman"/>
          <w:i/>
          <w:sz w:val="22"/>
        </w:rPr>
        <w:t>P</w:t>
      </w:r>
      <w:r w:rsidRPr="000A7727">
        <w:rPr>
          <w:rFonts w:ascii="Times New Roman" w:hAnsi="Times New Roman" w:cs="Times New Roman"/>
          <w:sz w:val="22"/>
        </w:rPr>
        <w:t xml:space="preserve"> es el presupuesto del proyecto y </w:t>
      </w:r>
      <w:r w:rsidRPr="000A7727">
        <w:rPr>
          <w:rFonts w:ascii="Times New Roman" w:hAnsi="Times New Roman" w:cs="Times New Roman"/>
          <w:i/>
          <w:sz w:val="22"/>
        </w:rPr>
        <w:t>Cn</w:t>
      </w:r>
      <w:r w:rsidRPr="000A7727">
        <w:rPr>
          <w:rFonts w:ascii="Times New Roman" w:hAnsi="Times New Roman" w:cs="Times New Roman"/>
          <w:sz w:val="22"/>
        </w:rPr>
        <w:t xml:space="preserve"> es el coeficiente de ponderación en función del presupuesto. El coeficiente </w:t>
      </w:r>
      <w:r w:rsidRPr="000A7727">
        <w:rPr>
          <w:rFonts w:ascii="Times New Roman" w:hAnsi="Times New Roman" w:cs="Times New Roman"/>
          <w:i/>
          <w:sz w:val="22"/>
        </w:rPr>
        <w:t>Cn</w:t>
      </w:r>
      <w:r w:rsidRPr="000A7727">
        <w:rPr>
          <w:rFonts w:ascii="Times New Roman" w:hAnsi="Times New Roman" w:cs="Times New Roman"/>
          <w:sz w:val="22"/>
        </w:rPr>
        <w:t xml:space="preserve"> está determinado por el presupuesto del proyecto en el que, hasta el momento, incluye los siguientes recursos:</w:t>
      </w:r>
    </w:p>
    <w:p w14:paraId="77C8B2BF" w14:textId="77777777" w:rsidR="005A2815" w:rsidRDefault="005A2815" w:rsidP="00384DB0">
      <w:pPr>
        <w:pStyle w:val="Prrafodelista"/>
        <w:spacing w:line="360" w:lineRule="auto"/>
        <w:ind w:left="360"/>
        <w:jc w:val="both"/>
        <w:rPr>
          <w:rFonts w:ascii="Times New Roman" w:hAnsi="Times New Roman" w:cs="Times New Roman"/>
          <w:sz w:val="22"/>
        </w:rPr>
      </w:pPr>
    </w:p>
    <w:tbl>
      <w:tblPr>
        <w:tblStyle w:val="Tablaconcuadrcula"/>
        <w:tblW w:w="0" w:type="auto"/>
        <w:tblInd w:w="1727" w:type="dxa"/>
        <w:tblLook w:val="04A0" w:firstRow="1" w:lastRow="0" w:firstColumn="1" w:lastColumn="0" w:noHBand="0" w:noVBand="1"/>
      </w:tblPr>
      <w:tblGrid>
        <w:gridCol w:w="3639"/>
        <w:gridCol w:w="1383"/>
      </w:tblGrid>
      <w:tr w:rsidR="005A2815" w14:paraId="37A7897E" w14:textId="77777777" w:rsidTr="002003C8">
        <w:trPr>
          <w:trHeight w:val="371"/>
        </w:trPr>
        <w:tc>
          <w:tcPr>
            <w:tcW w:w="3639" w:type="dxa"/>
          </w:tcPr>
          <w:p w14:paraId="67EE5981" w14:textId="5AA62358"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w:t>
            </w:r>
          </w:p>
        </w:tc>
        <w:tc>
          <w:tcPr>
            <w:tcW w:w="1383" w:type="dxa"/>
          </w:tcPr>
          <w:p w14:paraId="3DEC91F0" w14:textId="571DADE5"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Coste (€)</w:t>
            </w:r>
          </w:p>
        </w:tc>
      </w:tr>
      <w:tr w:rsidR="005A2815" w14:paraId="734918C2" w14:textId="77777777" w:rsidTr="002003C8">
        <w:trPr>
          <w:trHeight w:val="371"/>
        </w:trPr>
        <w:tc>
          <w:tcPr>
            <w:tcW w:w="3639" w:type="dxa"/>
          </w:tcPr>
          <w:p w14:paraId="3152706E" w14:textId="2AC060AD"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hardware</w:t>
            </w:r>
          </w:p>
        </w:tc>
        <w:tc>
          <w:tcPr>
            <w:tcW w:w="1383" w:type="dxa"/>
          </w:tcPr>
          <w:p w14:paraId="42AFF4A4" w14:textId="5641C3B9" w:rsidR="005A2815"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84,05</w:t>
            </w:r>
          </w:p>
        </w:tc>
      </w:tr>
      <w:tr w:rsidR="005A2815" w14:paraId="4E9DDE8F" w14:textId="77777777" w:rsidTr="002003C8">
        <w:trPr>
          <w:trHeight w:val="386"/>
        </w:trPr>
        <w:tc>
          <w:tcPr>
            <w:tcW w:w="3639" w:type="dxa"/>
          </w:tcPr>
          <w:p w14:paraId="5647BADE" w14:textId="14160AB2"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software</w:t>
            </w:r>
          </w:p>
        </w:tc>
        <w:tc>
          <w:tcPr>
            <w:tcW w:w="1383" w:type="dxa"/>
          </w:tcPr>
          <w:p w14:paraId="18D8C22C" w14:textId="47C50B88" w:rsidR="005A2815"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0</w:t>
            </w:r>
          </w:p>
        </w:tc>
      </w:tr>
      <w:tr w:rsidR="005A2815" w14:paraId="0531B27A" w14:textId="77777777" w:rsidTr="002003C8">
        <w:trPr>
          <w:trHeight w:val="371"/>
        </w:trPr>
        <w:tc>
          <w:tcPr>
            <w:tcW w:w="3639" w:type="dxa"/>
          </w:tcPr>
          <w:p w14:paraId="71395622" w14:textId="032F3F5E"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Trabajo tarifado por tiempo empleado</w:t>
            </w:r>
          </w:p>
        </w:tc>
        <w:tc>
          <w:tcPr>
            <w:tcW w:w="1383" w:type="dxa"/>
          </w:tcPr>
          <w:p w14:paraId="3FAA5954" w14:textId="6CD879C9"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13</w:t>
            </w:r>
            <w:r w:rsidR="002003C8">
              <w:rPr>
                <w:rFonts w:ascii="Times New Roman" w:hAnsi="Times New Roman" w:cs="Times New Roman"/>
                <w:sz w:val="22"/>
              </w:rPr>
              <w:t>.</w:t>
            </w:r>
            <w:r>
              <w:rPr>
                <w:rFonts w:ascii="Times New Roman" w:hAnsi="Times New Roman" w:cs="Times New Roman"/>
                <w:sz w:val="22"/>
              </w:rPr>
              <w:t>478</w:t>
            </w:r>
            <w:r w:rsidR="002003C8">
              <w:rPr>
                <w:rFonts w:ascii="Times New Roman" w:hAnsi="Times New Roman" w:cs="Times New Roman"/>
                <w:sz w:val="22"/>
              </w:rPr>
              <w:t>,40</w:t>
            </w:r>
          </w:p>
        </w:tc>
      </w:tr>
      <w:tr w:rsidR="002003C8" w14:paraId="4D026572" w14:textId="77777777" w:rsidTr="002003C8">
        <w:trPr>
          <w:trHeight w:val="371"/>
        </w:trPr>
        <w:tc>
          <w:tcPr>
            <w:tcW w:w="3639" w:type="dxa"/>
          </w:tcPr>
          <w:p w14:paraId="7F992E0F" w14:textId="1B33DD12" w:rsidR="002003C8"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Total</w:t>
            </w:r>
          </w:p>
        </w:tc>
        <w:tc>
          <w:tcPr>
            <w:tcW w:w="1383" w:type="dxa"/>
          </w:tcPr>
          <w:p w14:paraId="32890144" w14:textId="6A59BF51" w:rsidR="002003C8" w:rsidRDefault="002003C8" w:rsidP="00384DB0">
            <w:pPr>
              <w:pStyle w:val="Prrafodelista"/>
              <w:keepNext/>
              <w:spacing w:line="360" w:lineRule="auto"/>
              <w:ind w:left="0"/>
              <w:jc w:val="both"/>
              <w:rPr>
                <w:rFonts w:ascii="Times New Roman" w:hAnsi="Times New Roman" w:cs="Times New Roman"/>
                <w:sz w:val="22"/>
              </w:rPr>
            </w:pPr>
            <w:r>
              <w:rPr>
                <w:rFonts w:ascii="Times New Roman" w:hAnsi="Times New Roman" w:cs="Times New Roman"/>
                <w:sz w:val="22"/>
              </w:rPr>
              <w:t>13.562,45</w:t>
            </w:r>
          </w:p>
        </w:tc>
      </w:tr>
    </w:tbl>
    <w:p w14:paraId="1DC7086C" w14:textId="4D999F89" w:rsidR="005A2815" w:rsidRPr="002003C8" w:rsidRDefault="002003C8" w:rsidP="00384DB0">
      <w:pPr>
        <w:pStyle w:val="Descripcin"/>
        <w:spacing w:line="360" w:lineRule="auto"/>
        <w:jc w:val="center"/>
        <w:rPr>
          <w:rFonts w:ascii="Times New Roman" w:hAnsi="Times New Roman" w:cs="Times New Roman"/>
          <w:i w:val="0"/>
          <w:sz w:val="20"/>
        </w:rPr>
      </w:pPr>
      <w:r>
        <w:rPr>
          <w:sz w:val="20"/>
        </w:rPr>
        <w:br/>
      </w:r>
      <w:bookmarkStart w:id="141" w:name="_Toc44511704"/>
      <w:r w:rsidRPr="002003C8">
        <w:rPr>
          <w:rFonts w:ascii="Times New Roman" w:hAnsi="Times New Roman" w:cs="Times New Roman"/>
          <w:sz w:val="20"/>
        </w:rPr>
        <w:t xml:space="preserve">Tabla </w:t>
      </w:r>
      <w:r w:rsidRPr="002003C8">
        <w:rPr>
          <w:rFonts w:ascii="Times New Roman" w:hAnsi="Times New Roman" w:cs="Times New Roman"/>
          <w:sz w:val="20"/>
        </w:rPr>
        <w:fldChar w:fldCharType="begin"/>
      </w:r>
      <w:r w:rsidRPr="002003C8">
        <w:rPr>
          <w:rFonts w:ascii="Times New Roman" w:hAnsi="Times New Roman" w:cs="Times New Roman"/>
          <w:sz w:val="20"/>
        </w:rPr>
        <w:instrText xml:space="preserve"> SEQ Tabla \* ARABIC </w:instrText>
      </w:r>
      <w:r w:rsidRPr="002003C8">
        <w:rPr>
          <w:rFonts w:ascii="Times New Roman" w:hAnsi="Times New Roman" w:cs="Times New Roman"/>
          <w:sz w:val="20"/>
        </w:rPr>
        <w:fldChar w:fldCharType="separate"/>
      </w:r>
      <w:r w:rsidR="00C54E46">
        <w:rPr>
          <w:rFonts w:ascii="Times New Roman" w:hAnsi="Times New Roman" w:cs="Times New Roman"/>
          <w:noProof/>
          <w:sz w:val="20"/>
        </w:rPr>
        <w:t>5</w:t>
      </w:r>
      <w:r w:rsidRPr="002003C8">
        <w:rPr>
          <w:rFonts w:ascii="Times New Roman" w:hAnsi="Times New Roman" w:cs="Times New Roman"/>
          <w:sz w:val="20"/>
        </w:rPr>
        <w:fldChar w:fldCharType="end"/>
      </w:r>
      <w:r w:rsidRPr="002003C8">
        <w:rPr>
          <w:rFonts w:ascii="Times New Roman" w:hAnsi="Times New Roman" w:cs="Times New Roman"/>
          <w:sz w:val="20"/>
        </w:rPr>
        <w:t xml:space="preserve">. </w:t>
      </w:r>
      <w:r w:rsidRPr="002003C8">
        <w:rPr>
          <w:rFonts w:ascii="Times New Roman" w:hAnsi="Times New Roman" w:cs="Times New Roman"/>
          <w:i w:val="0"/>
          <w:sz w:val="20"/>
        </w:rPr>
        <w:t>Presupuesto de ejecución material.</w:t>
      </w:r>
      <w:bookmarkEnd w:id="141"/>
    </w:p>
    <w:p w14:paraId="18FFF4C2" w14:textId="42A2D524" w:rsidR="002003C8" w:rsidRPr="000A7727" w:rsidRDefault="002003C8" w:rsidP="000A7727">
      <w:pPr>
        <w:spacing w:line="360" w:lineRule="auto"/>
        <w:jc w:val="both"/>
        <w:rPr>
          <w:rFonts w:ascii="Times New Roman" w:hAnsi="Times New Roman" w:cs="Times New Roman"/>
          <w:sz w:val="22"/>
        </w:rPr>
      </w:pPr>
      <w:r w:rsidRPr="000A7727">
        <w:rPr>
          <w:rFonts w:ascii="Times New Roman" w:hAnsi="Times New Roman" w:cs="Times New Roman"/>
          <w:sz w:val="22"/>
        </w:rPr>
        <w:lastRenderedPageBreak/>
        <w:t>El coeficiente de ponderación para presupuestos menores de 30</w:t>
      </w:r>
      <w:r w:rsidR="00384DB0" w:rsidRPr="000A7727">
        <w:rPr>
          <w:rFonts w:ascii="Times New Roman" w:hAnsi="Times New Roman" w:cs="Times New Roman"/>
          <w:sz w:val="22"/>
        </w:rPr>
        <w:t>050,00 € es de 1,00, por lo que el coste derivado de la redacción del presente informe es de:</w:t>
      </w:r>
    </w:p>
    <w:p w14:paraId="7BD798B9" w14:textId="3E7E01C9" w:rsidR="00384DB0" w:rsidRDefault="00384DB0"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ab/>
      </w:r>
    </w:p>
    <w:p w14:paraId="33621248" w14:textId="26B6CCCF" w:rsidR="00384DB0" w:rsidRDefault="00384DB0" w:rsidP="00384DB0">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rPr>
          <m:t>R=</m:t>
        </m:r>
        <m:r>
          <m:rPr>
            <m:sty m:val="p"/>
          </m:rPr>
          <w:rPr>
            <w:rFonts w:ascii="Cambria Math" w:eastAsiaTheme="minorEastAsia" w:hAnsi="Cambria Math" w:cs="Times New Roman"/>
          </w:rPr>
          <m:t>0,07*13.562,45*1,00 =949,37 €</m:t>
        </m:r>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4DDBE36F" w14:textId="77777777" w:rsidR="00384DB0" w:rsidRPr="00384DB0" w:rsidRDefault="00384DB0" w:rsidP="00384DB0">
      <w:pPr>
        <w:spacing w:line="360" w:lineRule="auto"/>
        <w:ind w:left="1416" w:firstLine="708"/>
        <w:jc w:val="center"/>
        <w:rPr>
          <w:rFonts w:ascii="Times New Roman" w:eastAsiaTheme="minorEastAsia" w:hAnsi="Times New Roman" w:cs="Times New Roman"/>
          <w:sz w:val="22"/>
        </w:rPr>
      </w:pPr>
    </w:p>
    <w:p w14:paraId="2114C606" w14:textId="7C6B8DEC" w:rsidR="00384DB0" w:rsidRDefault="00384DB0" w:rsidP="000A7727">
      <w:pPr>
        <w:spacing w:line="360" w:lineRule="auto"/>
        <w:rPr>
          <w:rFonts w:ascii="Times New Roman" w:eastAsiaTheme="minorEastAsia" w:hAnsi="Times New Roman" w:cs="Times New Roman"/>
          <w:sz w:val="22"/>
        </w:rPr>
      </w:pPr>
      <w:r w:rsidRPr="000A7727">
        <w:rPr>
          <w:rFonts w:ascii="Times New Roman" w:eastAsiaTheme="minorEastAsia" w:hAnsi="Times New Roman" w:cs="Times New Roman"/>
          <w:sz w:val="22"/>
        </w:rPr>
        <w:t>Por lo tanto, el coste libre de impuestos derivados de la redacción del proyecto asciende a los novecientos cuarenta y nueve con treinta y siete céntimos (949,37 €).</w:t>
      </w:r>
    </w:p>
    <w:p w14:paraId="4671E0E3" w14:textId="4F6D1B75" w:rsidR="000A7727" w:rsidRDefault="000A7727" w:rsidP="000A7727">
      <w:pPr>
        <w:spacing w:line="360" w:lineRule="auto"/>
        <w:rPr>
          <w:rFonts w:ascii="Times New Roman" w:eastAsiaTheme="minorEastAsia" w:hAnsi="Times New Roman" w:cs="Times New Roman"/>
          <w:sz w:val="22"/>
        </w:rPr>
      </w:pPr>
    </w:p>
    <w:p w14:paraId="27C338FD" w14:textId="076E0174" w:rsidR="003305B7" w:rsidRDefault="003305B7" w:rsidP="000A7727">
      <w:pPr>
        <w:spacing w:line="360" w:lineRule="auto"/>
        <w:rPr>
          <w:rFonts w:ascii="Times New Roman" w:eastAsiaTheme="minorEastAsia" w:hAnsi="Times New Roman" w:cs="Times New Roman"/>
          <w:sz w:val="22"/>
        </w:rPr>
      </w:pPr>
    </w:p>
    <w:p w14:paraId="223A73D1" w14:textId="3FDBEBEE" w:rsidR="003305B7" w:rsidRDefault="003305B7" w:rsidP="000A7727">
      <w:pPr>
        <w:spacing w:line="360" w:lineRule="auto"/>
        <w:rPr>
          <w:rFonts w:ascii="Times New Roman" w:eastAsiaTheme="minorEastAsia" w:hAnsi="Times New Roman" w:cs="Times New Roman"/>
          <w:sz w:val="22"/>
        </w:rPr>
      </w:pPr>
    </w:p>
    <w:p w14:paraId="72F6E997" w14:textId="77777777" w:rsidR="003305B7" w:rsidRPr="000A7727" w:rsidRDefault="003305B7" w:rsidP="000A7727">
      <w:pPr>
        <w:spacing w:line="360" w:lineRule="auto"/>
        <w:rPr>
          <w:rFonts w:ascii="Times New Roman" w:eastAsiaTheme="minorEastAsia" w:hAnsi="Times New Roman" w:cs="Times New Roman"/>
          <w:sz w:val="22"/>
        </w:rPr>
      </w:pPr>
    </w:p>
    <w:p w14:paraId="5390FDF5" w14:textId="42364CF0" w:rsidR="000A7727" w:rsidRPr="003305B7" w:rsidRDefault="000A7727" w:rsidP="003305B7">
      <w:pPr>
        <w:pStyle w:val="Ttulo2"/>
        <w:numPr>
          <w:ilvl w:val="0"/>
          <w:numId w:val="36"/>
        </w:numPr>
        <w:rPr>
          <w:rFonts w:ascii="Times New Roman" w:hAnsi="Times New Roman" w:cs="Times New Roman"/>
          <w:b/>
          <w:color w:val="auto"/>
          <w:sz w:val="24"/>
        </w:rPr>
      </w:pPr>
      <w:bookmarkStart w:id="142" w:name="_Toc44872978"/>
      <w:r w:rsidRPr="003305B7">
        <w:rPr>
          <w:rFonts w:ascii="Times New Roman" w:hAnsi="Times New Roman" w:cs="Times New Roman"/>
          <w:b/>
          <w:color w:val="auto"/>
          <w:sz w:val="24"/>
        </w:rPr>
        <w:t>Derechos del visado del COITT</w:t>
      </w:r>
      <w:bookmarkEnd w:id="142"/>
    </w:p>
    <w:p w14:paraId="7821A9DA" w14:textId="77777777" w:rsidR="00384DB0" w:rsidRPr="00384DB0" w:rsidRDefault="00384DB0" w:rsidP="00384DB0">
      <w:pPr>
        <w:spacing w:line="360" w:lineRule="auto"/>
        <w:jc w:val="center"/>
        <w:rPr>
          <w:rFonts w:ascii="Times New Roman" w:eastAsiaTheme="minorEastAsia" w:hAnsi="Times New Roman" w:cs="Times New Roman"/>
          <w:sz w:val="22"/>
        </w:rPr>
      </w:pPr>
    </w:p>
    <w:p w14:paraId="12DF06BE" w14:textId="19CD3205" w:rsidR="000357D4" w:rsidRPr="000A7727" w:rsidRDefault="00384DB0" w:rsidP="000A7727">
      <w:pPr>
        <w:spacing w:line="360" w:lineRule="auto"/>
        <w:jc w:val="both"/>
        <w:rPr>
          <w:rFonts w:ascii="Times New Roman" w:hAnsi="Times New Roman" w:cs="Times New Roman"/>
          <w:sz w:val="22"/>
        </w:rPr>
      </w:pPr>
      <w:r w:rsidRPr="000A7727">
        <w:rPr>
          <w:rFonts w:ascii="Times New Roman" w:hAnsi="Times New Roman" w:cs="Times New Roman"/>
          <w:sz w:val="22"/>
        </w:rPr>
        <w:t>Los gastos de</w:t>
      </w:r>
      <w:r w:rsidR="000357D4" w:rsidRPr="000A7727">
        <w:rPr>
          <w:rFonts w:ascii="Times New Roman" w:hAnsi="Times New Roman" w:cs="Times New Roman"/>
          <w:sz w:val="22"/>
        </w:rPr>
        <w:t xml:space="preserve"> visado del COITT se tarifan mediante la siguiente expresión:</w:t>
      </w:r>
    </w:p>
    <w:p w14:paraId="0B4257E3" w14:textId="622ED225" w:rsidR="00384DB0" w:rsidRDefault="00384DB0" w:rsidP="000357D4">
      <w:pPr>
        <w:pStyle w:val="Prrafodelista"/>
        <w:spacing w:line="360" w:lineRule="auto"/>
        <w:ind w:left="360"/>
        <w:jc w:val="both"/>
        <w:rPr>
          <w:rFonts w:ascii="Times New Roman" w:hAnsi="Times New Roman" w:cs="Times New Roman"/>
          <w:sz w:val="22"/>
        </w:rPr>
      </w:pPr>
    </w:p>
    <w:p w14:paraId="3940B0B5" w14:textId="77DA4BE8" w:rsidR="00385D18" w:rsidRDefault="00385D18" w:rsidP="00385D18">
      <w:pPr>
        <w:spacing w:line="360" w:lineRule="auto"/>
        <w:ind w:left="2124" w:firstLine="708"/>
        <w:jc w:val="center"/>
        <w:rPr>
          <w:rFonts w:ascii="Times New Roman" w:eastAsiaTheme="minorEastAsia" w:hAnsi="Times New Roman" w:cs="Times New Roman"/>
          <w:sz w:val="22"/>
        </w:rPr>
      </w:pPr>
      <m:oMath>
        <m:r>
          <w:rPr>
            <w:rFonts w:ascii="Cambria Math" w:hAnsi="Cambria Math" w:cs="Times New Roman"/>
          </w:rPr>
          <m:t>V=</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0,006*P*C</m:t>
            </m:r>
          </m:e>
          <m:sub>
            <m:r>
              <w:rPr>
                <w:rFonts w:ascii="Cambria Math" w:eastAsiaTheme="minorEastAsia" w:hAnsi="Cambria Math" w:cs="Times New Roman"/>
              </w:rPr>
              <m:t>v</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0C9EEAFC" w14:textId="47A98802" w:rsidR="00385D18" w:rsidRPr="00385D18" w:rsidRDefault="00385D18" w:rsidP="00385D18">
      <w:pPr>
        <w:spacing w:line="360" w:lineRule="auto"/>
        <w:rPr>
          <w:rFonts w:ascii="Times New Roman" w:eastAsiaTheme="minorEastAsia" w:hAnsi="Times New Roman" w:cs="Times New Roman"/>
          <w:sz w:val="22"/>
        </w:rPr>
      </w:pPr>
    </w:p>
    <w:p w14:paraId="2BD272ED" w14:textId="77777777" w:rsidR="00A74B96" w:rsidRPr="000A7727" w:rsidRDefault="00385D18"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Donde, </w:t>
      </w:r>
      <w:r w:rsidRPr="000A7727">
        <w:rPr>
          <w:rFonts w:ascii="Times New Roman" w:eastAsiaTheme="minorEastAsia" w:hAnsi="Times New Roman" w:cs="Times New Roman"/>
          <w:i/>
          <w:sz w:val="22"/>
        </w:rPr>
        <w:t>P</w:t>
      </w:r>
      <w:r w:rsidRPr="000A7727">
        <w:rPr>
          <w:rFonts w:ascii="Times New Roman" w:eastAsiaTheme="minorEastAsia" w:hAnsi="Times New Roman" w:cs="Times New Roman"/>
          <w:sz w:val="22"/>
        </w:rPr>
        <w:t xml:space="preserve"> es el presupuesto del trabajo y </w:t>
      </w:r>
      <w:r w:rsidRPr="000A7727">
        <w:rPr>
          <w:rFonts w:ascii="Times New Roman" w:eastAsiaTheme="minorEastAsia" w:hAnsi="Times New Roman" w:cs="Times New Roman"/>
          <w:i/>
          <w:sz w:val="22"/>
        </w:rPr>
        <w:t>Cv</w:t>
      </w:r>
      <w:r w:rsidRPr="000A7727">
        <w:rPr>
          <w:rFonts w:ascii="Times New Roman" w:eastAsiaTheme="minorEastAsia" w:hAnsi="Times New Roman" w:cs="Times New Roman"/>
          <w:sz w:val="22"/>
        </w:rPr>
        <w:t xml:space="preserve"> es el coeficiente reductor en función del presupuesto del trabajo. De esta forma, el pre</w:t>
      </w:r>
      <w:r w:rsidR="00A74B96" w:rsidRPr="000A7727">
        <w:rPr>
          <w:rFonts w:ascii="Times New Roman" w:eastAsiaTheme="minorEastAsia" w:hAnsi="Times New Roman" w:cs="Times New Roman"/>
          <w:sz w:val="22"/>
        </w:rPr>
        <w:t xml:space="preserve">supuesto calculado hasta el momento asciende hasta la suma de los costes de ejecución material y de redacción, al no existir costes de material consumible, por no ser necesaria la impresión del documento para su evaluación. </w:t>
      </w:r>
    </w:p>
    <w:p w14:paraId="7986A6F1" w14:textId="77777777" w:rsidR="00A74B96" w:rsidRPr="00A74B96" w:rsidRDefault="00A74B96" w:rsidP="00A74B96">
      <w:pPr>
        <w:pStyle w:val="Prrafodelista"/>
        <w:spacing w:line="360" w:lineRule="auto"/>
        <w:ind w:left="360"/>
        <w:jc w:val="both"/>
        <w:rPr>
          <w:rFonts w:ascii="Times New Roman" w:eastAsiaTheme="minorEastAsia" w:hAnsi="Times New Roman" w:cs="Times New Roman"/>
        </w:rPr>
      </w:pPr>
    </w:p>
    <w:p w14:paraId="6336D5A4" w14:textId="6CD1751B" w:rsidR="00A74B96" w:rsidRDefault="00A74B96" w:rsidP="002301AD">
      <w:pPr>
        <w:spacing w:line="360" w:lineRule="auto"/>
        <w:ind w:left="708" w:firstLine="708"/>
        <w:jc w:val="center"/>
        <w:rPr>
          <w:rFonts w:ascii="Times New Roman" w:eastAsia="Times New Roman" w:hAnsi="Times New Roman" w:cs="Times New Roman"/>
          <w:sz w:val="22"/>
        </w:rPr>
      </w:pPr>
      <m:oMath>
        <m:r>
          <w:rPr>
            <w:rFonts w:ascii="Cambria Math" w:hAnsi="Cambria Math" w:cs="Times New Roman"/>
          </w:rPr>
          <m:t>P=</m:t>
        </m:r>
        <m:r>
          <m:rPr>
            <m:sty m:val="p"/>
          </m:rPr>
          <w:rPr>
            <w:rFonts w:ascii="Cambria Math" w:eastAsiaTheme="minorEastAsia" w:hAnsi="Cambria Math" w:cs="Times New Roman"/>
          </w:rPr>
          <m:t>13.562,45+</m:t>
        </m:r>
        <m:r>
          <w:rPr>
            <w:rFonts w:ascii="Cambria Math" w:eastAsiaTheme="minorEastAsia" w:hAnsi="Cambria Math" w:cs="Times New Roman"/>
          </w:rPr>
          <m:t>949,37=14.</m:t>
        </m:r>
        <m:r>
          <w:rPr>
            <w:rFonts w:ascii="Cambria Math" w:eastAsia="Times New Roman" w:hAnsi="Cambria Math" w:cs="Times New Roman"/>
          </w:rPr>
          <m:t>511,82 €</m:t>
        </m:r>
      </m:oMath>
      <w:r>
        <w:rPr>
          <w:rFonts w:ascii="Times New Roman" w:eastAsia="Times New Roman" w:hAnsi="Times New Roman" w:cs="Times New Roman"/>
          <w:lang w:eastAsia="es-ES_tradnl"/>
        </w:rPr>
        <w:tab/>
      </w:r>
      <w:r>
        <w:rPr>
          <w:rFonts w:ascii="Times New Roman" w:eastAsia="Times New Roman" w:hAnsi="Times New Roman" w:cs="Times New Roman"/>
          <w:lang w:eastAsia="es-ES_tradnl"/>
        </w:rPr>
        <w:tab/>
      </w:r>
      <w:r>
        <w:rPr>
          <w:rFonts w:ascii="Times New Roman" w:eastAsia="Times New Roman" w:hAnsi="Times New Roman" w:cs="Times New Roman"/>
          <w:lang w:eastAsia="es-ES_tradnl"/>
        </w:rPr>
        <w:tab/>
      </w:r>
      <m:oMath>
        <m:r>
          <w:rPr>
            <w:rFonts w:ascii="Cambria Math" w:eastAsiaTheme="minorEastAsia" w:hAnsi="Cambria Math" w:cs="Times New Roman"/>
            <w:sz w:val="22"/>
          </w:rPr>
          <m:t>[Ecuación X]</m:t>
        </m:r>
      </m:oMath>
    </w:p>
    <w:p w14:paraId="537089BC" w14:textId="1F60CC68" w:rsidR="002301AD" w:rsidRPr="002301AD" w:rsidRDefault="002301AD" w:rsidP="002301AD">
      <w:pPr>
        <w:spacing w:line="360" w:lineRule="auto"/>
        <w:jc w:val="both"/>
        <w:rPr>
          <w:rFonts w:ascii="Times New Roman" w:eastAsia="Times New Roman" w:hAnsi="Times New Roman" w:cs="Times New Roman"/>
        </w:rPr>
      </w:pPr>
    </w:p>
    <w:p w14:paraId="5F8E73B7" w14:textId="7EE9682D" w:rsidR="002301AD" w:rsidRPr="000A7727" w:rsidRDefault="002301AD" w:rsidP="000A7727">
      <w:pPr>
        <w:spacing w:line="360" w:lineRule="auto"/>
        <w:jc w:val="both"/>
        <w:rPr>
          <w:rFonts w:ascii="Times New Roman" w:eastAsia="Times New Roman" w:hAnsi="Times New Roman" w:cs="Times New Roman"/>
          <w:sz w:val="22"/>
        </w:rPr>
      </w:pPr>
      <w:r w:rsidRPr="000A7727">
        <w:rPr>
          <w:rFonts w:ascii="Times New Roman" w:eastAsia="Times New Roman" w:hAnsi="Times New Roman" w:cs="Times New Roman"/>
          <w:sz w:val="22"/>
        </w:rPr>
        <w:t>El coeficiente de ponderación para presupuestos menores de 30.050,00 € definido por el COITT tiene un valor de 1,00, por lo que, el coste de los derechos de visado del trabajo asciende finalmente a:</w:t>
      </w:r>
    </w:p>
    <w:p w14:paraId="5B4E7E75" w14:textId="1E537E43" w:rsidR="002301AD" w:rsidRDefault="002301AD" w:rsidP="002301AD">
      <w:pPr>
        <w:pStyle w:val="Prrafodelista"/>
        <w:spacing w:line="360" w:lineRule="auto"/>
        <w:ind w:left="360"/>
        <w:jc w:val="both"/>
        <w:rPr>
          <w:rFonts w:ascii="Times New Roman" w:eastAsia="Times New Roman" w:hAnsi="Times New Roman" w:cs="Times New Roman"/>
          <w:sz w:val="22"/>
        </w:rPr>
      </w:pPr>
    </w:p>
    <w:p w14:paraId="5FD54C9C" w14:textId="0A6AA0F3" w:rsidR="002301AD" w:rsidRDefault="002301AD" w:rsidP="002301AD">
      <w:pPr>
        <w:spacing w:line="360" w:lineRule="auto"/>
        <w:ind w:left="708" w:firstLine="708"/>
        <w:jc w:val="center"/>
        <w:rPr>
          <w:rFonts w:ascii="Times New Roman" w:eastAsiaTheme="minorEastAsia" w:hAnsi="Times New Roman" w:cs="Times New Roman"/>
          <w:sz w:val="22"/>
        </w:rPr>
      </w:pPr>
      <m:oMath>
        <m:r>
          <w:rPr>
            <w:rFonts w:ascii="Cambria Math" w:hAnsi="Cambria Math" w:cs="Times New Roman"/>
          </w:rPr>
          <m:t>V=0,006*14.511,82*1,00=87,07 €</m:t>
        </m:r>
      </m:oMath>
      <w:r>
        <w:rPr>
          <w:rFonts w:ascii="Times New Roman" w:eastAsiaTheme="minorEastAsia" w:hAnsi="Times New Roman" w:cs="Times New Roman"/>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37AD4BB1" w14:textId="0E3D8EBC" w:rsidR="002301AD" w:rsidRPr="002301AD" w:rsidRDefault="002301AD" w:rsidP="002301AD">
      <w:pPr>
        <w:spacing w:line="360" w:lineRule="auto"/>
        <w:rPr>
          <w:rFonts w:ascii="Times New Roman" w:eastAsiaTheme="minorEastAsia" w:hAnsi="Times New Roman" w:cs="Times New Roman"/>
        </w:rPr>
      </w:pPr>
    </w:p>
    <w:p w14:paraId="6A997612" w14:textId="193BA359" w:rsidR="002301AD" w:rsidRDefault="002301AD"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Por lo tanto, </w:t>
      </w:r>
      <w:r w:rsidR="00B86B4F" w:rsidRPr="000A7727">
        <w:rPr>
          <w:rFonts w:ascii="Times New Roman" w:eastAsiaTheme="minorEastAsia" w:hAnsi="Times New Roman" w:cs="Times New Roman"/>
          <w:sz w:val="22"/>
        </w:rPr>
        <w:t>el coste de los derechos de visado del proyecto suma</w:t>
      </w:r>
      <w:r w:rsidRPr="000A7727">
        <w:rPr>
          <w:rFonts w:ascii="Times New Roman" w:eastAsiaTheme="minorEastAsia" w:hAnsi="Times New Roman" w:cs="Times New Roman"/>
          <w:sz w:val="22"/>
        </w:rPr>
        <w:t xml:space="preserve"> ochenta y siete euros con siete céntimos (87,07 €).</w:t>
      </w:r>
    </w:p>
    <w:p w14:paraId="1FF658B6" w14:textId="77777777" w:rsidR="000A7727" w:rsidRPr="000A7727" w:rsidRDefault="000A7727" w:rsidP="000A7727">
      <w:pPr>
        <w:spacing w:line="360" w:lineRule="auto"/>
        <w:jc w:val="both"/>
        <w:rPr>
          <w:rFonts w:ascii="Times New Roman" w:eastAsiaTheme="minorEastAsia" w:hAnsi="Times New Roman" w:cs="Times New Roman"/>
          <w:sz w:val="22"/>
        </w:rPr>
      </w:pPr>
    </w:p>
    <w:p w14:paraId="5E3B04FF" w14:textId="6552F4B9" w:rsidR="000A7727" w:rsidRPr="003305B7" w:rsidRDefault="000A7727" w:rsidP="003305B7">
      <w:pPr>
        <w:pStyle w:val="Ttulo2"/>
        <w:numPr>
          <w:ilvl w:val="0"/>
          <w:numId w:val="36"/>
        </w:numPr>
        <w:rPr>
          <w:rFonts w:ascii="Times New Roman" w:hAnsi="Times New Roman" w:cs="Times New Roman"/>
          <w:b/>
          <w:color w:val="auto"/>
          <w:sz w:val="24"/>
        </w:rPr>
      </w:pPr>
      <w:bookmarkStart w:id="143" w:name="_Toc44872979"/>
      <w:r w:rsidRPr="003305B7">
        <w:rPr>
          <w:rFonts w:ascii="Times New Roman" w:hAnsi="Times New Roman" w:cs="Times New Roman"/>
          <w:b/>
          <w:color w:val="auto"/>
          <w:sz w:val="24"/>
        </w:rPr>
        <w:t>Gastos de tramitación y envío</w:t>
      </w:r>
      <w:bookmarkEnd w:id="143"/>
    </w:p>
    <w:p w14:paraId="79CA3AB4" w14:textId="77777777" w:rsidR="000A7727" w:rsidRDefault="000A7727" w:rsidP="000357D4">
      <w:pPr>
        <w:pStyle w:val="Prrafodelista"/>
        <w:spacing w:line="360" w:lineRule="auto"/>
        <w:ind w:left="360"/>
        <w:jc w:val="both"/>
        <w:rPr>
          <w:rFonts w:ascii="Times New Roman" w:hAnsi="Times New Roman" w:cs="Times New Roman"/>
          <w:sz w:val="22"/>
        </w:rPr>
      </w:pPr>
    </w:p>
    <w:p w14:paraId="61DE6078" w14:textId="138DE9A6" w:rsidR="007D5DCB" w:rsidRDefault="002301AD" w:rsidP="000A7727">
      <w:pPr>
        <w:spacing w:line="360" w:lineRule="auto"/>
        <w:jc w:val="both"/>
        <w:rPr>
          <w:rFonts w:ascii="Times New Roman" w:hAnsi="Times New Roman" w:cs="Times New Roman"/>
          <w:sz w:val="22"/>
        </w:rPr>
      </w:pPr>
      <w:r w:rsidRPr="000A7727">
        <w:rPr>
          <w:rFonts w:ascii="Times New Roman" w:hAnsi="Times New Roman" w:cs="Times New Roman"/>
          <w:sz w:val="22"/>
        </w:rPr>
        <w:t>Los gastos de tramitación y envío están estipulados en seis euros y un céntimo (6.01 €).</w:t>
      </w:r>
    </w:p>
    <w:p w14:paraId="4649442B" w14:textId="03C90EAD" w:rsidR="000A7727" w:rsidRDefault="000A7727" w:rsidP="000A7727">
      <w:pPr>
        <w:spacing w:line="360" w:lineRule="auto"/>
        <w:jc w:val="both"/>
        <w:rPr>
          <w:rFonts w:ascii="Times New Roman" w:hAnsi="Times New Roman" w:cs="Times New Roman"/>
          <w:sz w:val="22"/>
        </w:rPr>
      </w:pPr>
    </w:p>
    <w:p w14:paraId="0C1F3655" w14:textId="4383ADC0" w:rsidR="000A7727" w:rsidRPr="003305B7" w:rsidRDefault="000A7727" w:rsidP="003305B7">
      <w:pPr>
        <w:pStyle w:val="Ttulo2"/>
        <w:numPr>
          <w:ilvl w:val="0"/>
          <w:numId w:val="36"/>
        </w:numPr>
        <w:rPr>
          <w:rFonts w:ascii="Times New Roman" w:hAnsi="Times New Roman" w:cs="Times New Roman"/>
          <w:b/>
          <w:color w:val="auto"/>
          <w:sz w:val="24"/>
          <w:szCs w:val="24"/>
        </w:rPr>
      </w:pPr>
      <w:bookmarkStart w:id="144" w:name="_Toc44872980"/>
      <w:r w:rsidRPr="003305B7">
        <w:rPr>
          <w:rFonts w:ascii="Times New Roman" w:hAnsi="Times New Roman" w:cs="Times New Roman"/>
          <w:b/>
          <w:color w:val="auto"/>
          <w:sz w:val="24"/>
          <w:szCs w:val="24"/>
        </w:rPr>
        <w:t>Aplicación de impuestos</w:t>
      </w:r>
      <w:r w:rsidR="003305B7">
        <w:rPr>
          <w:rFonts w:ascii="Times New Roman" w:hAnsi="Times New Roman" w:cs="Times New Roman"/>
          <w:b/>
          <w:color w:val="auto"/>
          <w:sz w:val="24"/>
          <w:szCs w:val="24"/>
        </w:rPr>
        <w:t xml:space="preserve"> y presupuesto final</w:t>
      </w:r>
      <w:bookmarkEnd w:id="144"/>
    </w:p>
    <w:p w14:paraId="5344A949" w14:textId="77777777" w:rsidR="000A7727" w:rsidRPr="000A7727" w:rsidRDefault="000A7727" w:rsidP="000A7727">
      <w:pPr>
        <w:spacing w:line="360" w:lineRule="auto"/>
        <w:jc w:val="both"/>
        <w:rPr>
          <w:rFonts w:ascii="Times New Roman" w:hAnsi="Times New Roman" w:cs="Times New Roman"/>
          <w:sz w:val="22"/>
        </w:rPr>
      </w:pPr>
    </w:p>
    <w:p w14:paraId="7E14425F" w14:textId="2995D176" w:rsidR="009662A4" w:rsidRPr="000A7727" w:rsidRDefault="002301AD" w:rsidP="000A7727">
      <w:pPr>
        <w:spacing w:line="360" w:lineRule="auto"/>
        <w:jc w:val="both"/>
        <w:rPr>
          <w:rFonts w:ascii="Times New Roman" w:hAnsi="Times New Roman" w:cs="Times New Roman"/>
          <w:sz w:val="22"/>
        </w:rPr>
      </w:pPr>
      <w:r w:rsidRPr="000A7727">
        <w:rPr>
          <w:rFonts w:ascii="Times New Roman" w:hAnsi="Times New Roman" w:cs="Times New Roman"/>
          <w:sz w:val="22"/>
        </w:rPr>
        <w:t xml:space="preserve">El coste total del proyecto con la aplicación de los correspondientes impuestos asciende a la cuantía de </w:t>
      </w:r>
      <w:r w:rsidR="00EE70CA" w:rsidRPr="000A7727">
        <w:rPr>
          <w:rFonts w:ascii="Times New Roman" w:hAnsi="Times New Roman" w:cs="Times New Roman"/>
          <w:sz w:val="22"/>
        </w:rPr>
        <w:t>14.604,9 €. A esta cantidad hay que sumarle el Impuesto General Indirecto Canario, que es de un 7%.</w:t>
      </w:r>
    </w:p>
    <w:p w14:paraId="5F663B12" w14:textId="77777777" w:rsidR="00B86B4F" w:rsidRPr="00B86B4F" w:rsidRDefault="00B86B4F" w:rsidP="00B86B4F">
      <w:pPr>
        <w:pStyle w:val="Prrafodelista"/>
        <w:rPr>
          <w:rFonts w:ascii="Times New Roman" w:hAnsi="Times New Roman" w:cs="Times New Roman"/>
          <w:sz w:val="22"/>
        </w:rPr>
      </w:pPr>
    </w:p>
    <w:p w14:paraId="7937736F" w14:textId="77777777" w:rsidR="00EE70CA" w:rsidRPr="00B86B4F" w:rsidRDefault="00EE70CA" w:rsidP="00B86B4F">
      <w:pPr>
        <w:rPr>
          <w:rFonts w:ascii="Times New Roman" w:hAnsi="Times New Roman" w:cs="Times New Roman"/>
          <w:sz w:val="22"/>
        </w:rPr>
      </w:pPr>
    </w:p>
    <w:tbl>
      <w:tblPr>
        <w:tblStyle w:val="Tablaconcuadrcula"/>
        <w:tblW w:w="0" w:type="auto"/>
        <w:tblInd w:w="360" w:type="dxa"/>
        <w:tblLook w:val="04A0" w:firstRow="1" w:lastRow="0" w:firstColumn="1" w:lastColumn="0" w:noHBand="0" w:noVBand="1"/>
      </w:tblPr>
      <w:tblGrid>
        <w:gridCol w:w="4313"/>
        <w:gridCol w:w="3815"/>
      </w:tblGrid>
      <w:tr w:rsidR="00EE70CA" w14:paraId="7A4E28EB" w14:textId="77777777" w:rsidTr="00EE70CA">
        <w:tc>
          <w:tcPr>
            <w:tcW w:w="4313" w:type="dxa"/>
          </w:tcPr>
          <w:p w14:paraId="62E2D052" w14:textId="11A87BB7"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Recurso</w:t>
            </w:r>
          </w:p>
        </w:tc>
        <w:tc>
          <w:tcPr>
            <w:tcW w:w="3815" w:type="dxa"/>
          </w:tcPr>
          <w:p w14:paraId="325ECF94" w14:textId="11CFBF66"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Coste (€)</w:t>
            </w:r>
          </w:p>
        </w:tc>
      </w:tr>
      <w:tr w:rsidR="00EE70CA" w14:paraId="5EEA4884" w14:textId="77777777" w:rsidTr="00EE70CA">
        <w:tc>
          <w:tcPr>
            <w:tcW w:w="4313" w:type="dxa"/>
          </w:tcPr>
          <w:p w14:paraId="2384BC81" w14:textId="18135E40"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materiales</w:t>
            </w:r>
          </w:p>
        </w:tc>
        <w:tc>
          <w:tcPr>
            <w:tcW w:w="3815" w:type="dxa"/>
          </w:tcPr>
          <w:p w14:paraId="36406187" w14:textId="0F62C492" w:rsidR="00EE70CA" w:rsidRDefault="00F30CAB"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84,05</w:t>
            </w:r>
          </w:p>
        </w:tc>
      </w:tr>
      <w:tr w:rsidR="00EE70CA" w14:paraId="39BC3BAB" w14:textId="77777777" w:rsidTr="00EE70CA">
        <w:tc>
          <w:tcPr>
            <w:tcW w:w="4313" w:type="dxa"/>
          </w:tcPr>
          <w:p w14:paraId="5CECCCF0" w14:textId="5BA64A46"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Trabajo tarifado por tiempo empleado</w:t>
            </w:r>
          </w:p>
        </w:tc>
        <w:tc>
          <w:tcPr>
            <w:tcW w:w="3815" w:type="dxa"/>
          </w:tcPr>
          <w:p w14:paraId="037EFCFE" w14:textId="111635FD" w:rsidR="00EE70CA" w:rsidRDefault="00F30CAB"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13.478,40</w:t>
            </w:r>
          </w:p>
        </w:tc>
      </w:tr>
      <w:tr w:rsidR="00EE70CA" w14:paraId="5C84D402" w14:textId="77777777" w:rsidTr="00EE70CA">
        <w:tc>
          <w:tcPr>
            <w:tcW w:w="4313" w:type="dxa"/>
          </w:tcPr>
          <w:p w14:paraId="0549ED16" w14:textId="404A85D5"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Costes asociados a la redacción del documento</w:t>
            </w:r>
          </w:p>
        </w:tc>
        <w:tc>
          <w:tcPr>
            <w:tcW w:w="3815" w:type="dxa"/>
          </w:tcPr>
          <w:p w14:paraId="00190FEE" w14:textId="61A7087F" w:rsidR="00EE70CA" w:rsidRDefault="00225EE7"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949,37</w:t>
            </w:r>
          </w:p>
        </w:tc>
      </w:tr>
      <w:tr w:rsidR="00EE70CA" w14:paraId="6714D110" w14:textId="77777777" w:rsidTr="00EE70CA">
        <w:tc>
          <w:tcPr>
            <w:tcW w:w="4313" w:type="dxa"/>
          </w:tcPr>
          <w:p w14:paraId="6EC6338E" w14:textId="5A8856C3"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Derechos de visado del COITT</w:t>
            </w:r>
          </w:p>
        </w:tc>
        <w:tc>
          <w:tcPr>
            <w:tcW w:w="3815" w:type="dxa"/>
          </w:tcPr>
          <w:p w14:paraId="44B4CC77" w14:textId="33BC041D" w:rsidR="00EE70CA" w:rsidRDefault="00225EE7"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87,07</w:t>
            </w:r>
          </w:p>
        </w:tc>
      </w:tr>
      <w:tr w:rsidR="00EE70CA" w14:paraId="57EA532C" w14:textId="77777777" w:rsidTr="00EE70CA">
        <w:tc>
          <w:tcPr>
            <w:tcW w:w="4313" w:type="dxa"/>
          </w:tcPr>
          <w:p w14:paraId="24A538DE" w14:textId="4B874F7D"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Gastos de tramitación y envío</w:t>
            </w:r>
          </w:p>
        </w:tc>
        <w:tc>
          <w:tcPr>
            <w:tcW w:w="3815" w:type="dxa"/>
          </w:tcPr>
          <w:p w14:paraId="71835F42" w14:textId="37BE5AA7"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6,01</w:t>
            </w:r>
          </w:p>
        </w:tc>
      </w:tr>
      <w:tr w:rsidR="00EE70CA" w14:paraId="2CC37DED" w14:textId="77777777" w:rsidTr="00EE70CA">
        <w:tc>
          <w:tcPr>
            <w:tcW w:w="4313" w:type="dxa"/>
          </w:tcPr>
          <w:p w14:paraId="7ADE3DBE" w14:textId="609515CB"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Subtotal</w:t>
            </w:r>
          </w:p>
        </w:tc>
        <w:tc>
          <w:tcPr>
            <w:tcW w:w="3815" w:type="dxa"/>
          </w:tcPr>
          <w:p w14:paraId="3AF38F0B" w14:textId="7ABEF74C" w:rsidR="00EE70CA" w:rsidRDefault="007863A0"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14.604,9</w:t>
            </w:r>
          </w:p>
        </w:tc>
      </w:tr>
      <w:tr w:rsidR="00EE70CA" w14:paraId="2DD1DDC3" w14:textId="77777777" w:rsidTr="00EE70CA">
        <w:tc>
          <w:tcPr>
            <w:tcW w:w="4313" w:type="dxa"/>
          </w:tcPr>
          <w:p w14:paraId="74BF08A3" w14:textId="7AB65186"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Aplicación de impuestos (IGIC 7%)</w:t>
            </w:r>
          </w:p>
        </w:tc>
        <w:tc>
          <w:tcPr>
            <w:tcW w:w="3815" w:type="dxa"/>
          </w:tcPr>
          <w:p w14:paraId="5FBB41A2" w14:textId="4DA7F1C4" w:rsidR="00EE70CA" w:rsidRDefault="007863A0"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1022,34</w:t>
            </w:r>
          </w:p>
        </w:tc>
      </w:tr>
      <w:tr w:rsidR="00EE70CA" w14:paraId="50A5FE4C" w14:textId="77777777" w:rsidTr="00EE70CA">
        <w:tc>
          <w:tcPr>
            <w:tcW w:w="4313" w:type="dxa"/>
          </w:tcPr>
          <w:p w14:paraId="6704EA69" w14:textId="54503B58"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Total</w:t>
            </w:r>
          </w:p>
        </w:tc>
        <w:tc>
          <w:tcPr>
            <w:tcW w:w="3815" w:type="dxa"/>
          </w:tcPr>
          <w:p w14:paraId="42A1B4E8" w14:textId="79139A3A" w:rsidR="00EE70CA" w:rsidRDefault="007863A0" w:rsidP="00B86B4F">
            <w:pPr>
              <w:pStyle w:val="Prrafodelista"/>
              <w:keepNext/>
              <w:spacing w:line="360" w:lineRule="auto"/>
              <w:ind w:left="0"/>
              <w:jc w:val="center"/>
              <w:rPr>
                <w:rFonts w:ascii="Times New Roman" w:hAnsi="Times New Roman" w:cs="Times New Roman"/>
                <w:sz w:val="22"/>
              </w:rPr>
            </w:pPr>
            <w:r>
              <w:rPr>
                <w:rFonts w:ascii="Times New Roman" w:hAnsi="Times New Roman" w:cs="Times New Roman"/>
                <w:sz w:val="22"/>
              </w:rPr>
              <w:t>15.627,24</w:t>
            </w:r>
          </w:p>
        </w:tc>
      </w:tr>
    </w:tbl>
    <w:p w14:paraId="2CDB6ED4" w14:textId="5C916BCF" w:rsidR="00EE70CA" w:rsidRDefault="00B86B4F" w:rsidP="00B86B4F">
      <w:pPr>
        <w:pStyle w:val="Descripcin"/>
        <w:jc w:val="center"/>
        <w:rPr>
          <w:rFonts w:ascii="Times New Roman" w:hAnsi="Times New Roman" w:cs="Times New Roman"/>
          <w:i w:val="0"/>
          <w:sz w:val="20"/>
        </w:rPr>
      </w:pPr>
      <w:r>
        <w:rPr>
          <w:sz w:val="20"/>
        </w:rPr>
        <w:br/>
      </w:r>
      <w:bookmarkStart w:id="145" w:name="_Toc44511705"/>
      <w:r w:rsidRPr="00B86B4F">
        <w:rPr>
          <w:rFonts w:ascii="Times New Roman" w:hAnsi="Times New Roman" w:cs="Times New Roman"/>
          <w:sz w:val="20"/>
        </w:rPr>
        <w:t xml:space="preserve">Tabla </w:t>
      </w:r>
      <w:r w:rsidRPr="00B86B4F">
        <w:rPr>
          <w:rFonts w:ascii="Times New Roman" w:hAnsi="Times New Roman" w:cs="Times New Roman"/>
          <w:sz w:val="20"/>
        </w:rPr>
        <w:fldChar w:fldCharType="begin"/>
      </w:r>
      <w:r w:rsidRPr="00B86B4F">
        <w:rPr>
          <w:rFonts w:ascii="Times New Roman" w:hAnsi="Times New Roman" w:cs="Times New Roman"/>
          <w:sz w:val="20"/>
        </w:rPr>
        <w:instrText xml:space="preserve"> SEQ Tabla \* ARABIC </w:instrText>
      </w:r>
      <w:r w:rsidRPr="00B86B4F">
        <w:rPr>
          <w:rFonts w:ascii="Times New Roman" w:hAnsi="Times New Roman" w:cs="Times New Roman"/>
          <w:sz w:val="20"/>
        </w:rPr>
        <w:fldChar w:fldCharType="separate"/>
      </w:r>
      <w:r w:rsidR="00C54E46">
        <w:rPr>
          <w:rFonts w:ascii="Times New Roman" w:hAnsi="Times New Roman" w:cs="Times New Roman"/>
          <w:noProof/>
          <w:sz w:val="20"/>
        </w:rPr>
        <w:t>6</w:t>
      </w:r>
      <w:r w:rsidRPr="00B86B4F">
        <w:rPr>
          <w:rFonts w:ascii="Times New Roman" w:hAnsi="Times New Roman" w:cs="Times New Roman"/>
          <w:sz w:val="20"/>
        </w:rPr>
        <w:fldChar w:fldCharType="end"/>
      </w:r>
      <w:r w:rsidRPr="00B86B4F">
        <w:rPr>
          <w:rFonts w:ascii="Times New Roman" w:hAnsi="Times New Roman" w:cs="Times New Roman"/>
          <w:sz w:val="20"/>
        </w:rPr>
        <w:t xml:space="preserve">. </w:t>
      </w:r>
      <w:r w:rsidRPr="00B86B4F">
        <w:rPr>
          <w:rFonts w:ascii="Times New Roman" w:hAnsi="Times New Roman" w:cs="Times New Roman"/>
          <w:i w:val="0"/>
          <w:sz w:val="20"/>
        </w:rPr>
        <w:t>Costes totales del proyecto.</w:t>
      </w:r>
      <w:bookmarkEnd w:id="145"/>
    </w:p>
    <w:p w14:paraId="2ACDA13A" w14:textId="77777777" w:rsidR="00B86B4F" w:rsidRPr="00B86B4F" w:rsidRDefault="00B86B4F" w:rsidP="00B86B4F"/>
    <w:p w14:paraId="73DA77C0" w14:textId="076C9A58" w:rsidR="004C484A" w:rsidRPr="000A7727" w:rsidRDefault="00EE70CA" w:rsidP="000A7727">
      <w:pPr>
        <w:spacing w:line="360" w:lineRule="auto"/>
        <w:jc w:val="both"/>
        <w:rPr>
          <w:rFonts w:ascii="Times New Roman" w:hAnsi="Times New Roman" w:cs="Times New Roman"/>
          <w:sz w:val="22"/>
        </w:rPr>
      </w:pPr>
      <w:r w:rsidRPr="000A7727">
        <w:rPr>
          <w:rFonts w:ascii="Times New Roman" w:hAnsi="Times New Roman" w:cs="Times New Roman"/>
          <w:sz w:val="22"/>
        </w:rPr>
        <w:t xml:space="preserve">El presupuesto tota de este Trabajo de Fin de Grado asciende a la cuantía de </w:t>
      </w:r>
      <w:r w:rsidR="002251C2" w:rsidRPr="000A7727">
        <w:rPr>
          <w:rFonts w:ascii="Times New Roman" w:hAnsi="Times New Roman" w:cs="Times New Roman"/>
          <w:sz w:val="22"/>
        </w:rPr>
        <w:t>quince mil seiscientos veintisiete euros con veinticuatro céntimos</w:t>
      </w:r>
      <w:r w:rsidRPr="000A7727">
        <w:rPr>
          <w:rFonts w:ascii="Times New Roman" w:hAnsi="Times New Roman" w:cs="Times New Roman"/>
          <w:sz w:val="22"/>
        </w:rPr>
        <w:t xml:space="preserve"> (</w:t>
      </w:r>
      <w:r w:rsidR="002251C2" w:rsidRPr="000A7727">
        <w:rPr>
          <w:rFonts w:ascii="Times New Roman" w:hAnsi="Times New Roman" w:cs="Times New Roman"/>
          <w:sz w:val="22"/>
        </w:rPr>
        <w:t xml:space="preserve">15.627,24 </w:t>
      </w:r>
      <w:r w:rsidRPr="000A7727">
        <w:rPr>
          <w:rFonts w:ascii="Times New Roman" w:hAnsi="Times New Roman" w:cs="Times New Roman"/>
          <w:sz w:val="22"/>
        </w:rPr>
        <w:t>€).</w:t>
      </w:r>
    </w:p>
    <w:p w14:paraId="33D6802A" w14:textId="2BE84FF5" w:rsidR="00583302" w:rsidRDefault="00583302" w:rsidP="00384DB0">
      <w:pPr>
        <w:spacing w:line="360" w:lineRule="auto"/>
        <w:jc w:val="both"/>
        <w:rPr>
          <w:rFonts w:ascii="Times New Roman" w:hAnsi="Times New Roman" w:cs="Times New Roman"/>
          <w:sz w:val="22"/>
        </w:rPr>
      </w:pPr>
    </w:p>
    <w:p w14:paraId="0A503071" w14:textId="77777777" w:rsidR="000A7727" w:rsidRDefault="000A7727" w:rsidP="00384DB0">
      <w:pPr>
        <w:spacing w:line="360" w:lineRule="auto"/>
        <w:jc w:val="both"/>
        <w:rPr>
          <w:rFonts w:ascii="Times New Roman" w:hAnsi="Times New Roman" w:cs="Times New Roman"/>
          <w:sz w:val="22"/>
        </w:rPr>
      </w:pPr>
    </w:p>
    <w:p w14:paraId="33026CE8" w14:textId="71AB0939" w:rsidR="00583302"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Las Palmas de Gran Canaria a 1 de julio de 2020</w:t>
      </w:r>
    </w:p>
    <w:p w14:paraId="498DCE30" w14:textId="602BD24A" w:rsidR="00EE70CA" w:rsidRDefault="00EE70CA" w:rsidP="00EE70CA">
      <w:pPr>
        <w:spacing w:line="360" w:lineRule="auto"/>
        <w:jc w:val="center"/>
        <w:rPr>
          <w:rFonts w:ascii="Times New Roman" w:hAnsi="Times New Roman" w:cs="Times New Roman"/>
          <w:sz w:val="22"/>
        </w:rPr>
      </w:pPr>
    </w:p>
    <w:p w14:paraId="0C2F4C55" w14:textId="551F22B6" w:rsidR="00EE70CA"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Firma:</w:t>
      </w:r>
    </w:p>
    <w:p w14:paraId="268394A2" w14:textId="20E9CFA3" w:rsidR="00EE70CA" w:rsidRDefault="00EE70CA" w:rsidP="00EE70CA">
      <w:pPr>
        <w:spacing w:line="360" w:lineRule="auto"/>
        <w:jc w:val="center"/>
        <w:rPr>
          <w:rFonts w:ascii="Times New Roman" w:hAnsi="Times New Roman" w:cs="Times New Roman"/>
          <w:sz w:val="22"/>
        </w:rPr>
      </w:pPr>
    </w:p>
    <w:p w14:paraId="44CF7050" w14:textId="65148D91" w:rsidR="00EE70CA" w:rsidRDefault="00EE70CA" w:rsidP="00EE70CA">
      <w:pPr>
        <w:spacing w:line="360" w:lineRule="auto"/>
        <w:jc w:val="center"/>
        <w:rPr>
          <w:rFonts w:ascii="Times New Roman" w:hAnsi="Times New Roman" w:cs="Times New Roman"/>
          <w:sz w:val="22"/>
        </w:rPr>
      </w:pPr>
    </w:p>
    <w:p w14:paraId="6087F214" w14:textId="415F08A3" w:rsidR="00EE70CA" w:rsidRDefault="00EE70CA" w:rsidP="00EE70CA">
      <w:pPr>
        <w:spacing w:line="360" w:lineRule="auto"/>
        <w:jc w:val="center"/>
        <w:rPr>
          <w:rFonts w:ascii="Times New Roman" w:hAnsi="Times New Roman" w:cs="Times New Roman"/>
          <w:sz w:val="22"/>
        </w:rPr>
      </w:pPr>
    </w:p>
    <w:p w14:paraId="75DB27C8" w14:textId="77777777" w:rsidR="000A7727" w:rsidRDefault="000A7727" w:rsidP="00EE70CA">
      <w:pPr>
        <w:spacing w:line="360" w:lineRule="auto"/>
        <w:jc w:val="center"/>
        <w:rPr>
          <w:rFonts w:ascii="Times New Roman" w:hAnsi="Times New Roman" w:cs="Times New Roman"/>
          <w:sz w:val="22"/>
        </w:rPr>
      </w:pPr>
    </w:p>
    <w:p w14:paraId="02E5382A" w14:textId="2F6F574F" w:rsidR="00EE70CA" w:rsidRDefault="00EE70CA" w:rsidP="00EE70CA">
      <w:pPr>
        <w:spacing w:line="360" w:lineRule="auto"/>
        <w:rPr>
          <w:rFonts w:ascii="Times New Roman" w:hAnsi="Times New Roman" w:cs="Times New Roman"/>
          <w:sz w:val="22"/>
        </w:rPr>
      </w:pPr>
    </w:p>
    <w:p w14:paraId="5D752E04" w14:textId="77777777" w:rsidR="00EE70CA" w:rsidRDefault="00EE70CA" w:rsidP="00EE70CA">
      <w:pPr>
        <w:spacing w:line="360" w:lineRule="auto"/>
        <w:rPr>
          <w:rFonts w:ascii="Times New Roman" w:hAnsi="Times New Roman" w:cs="Times New Roman"/>
          <w:sz w:val="22"/>
        </w:rPr>
      </w:pPr>
    </w:p>
    <w:p w14:paraId="07FDBF8A" w14:textId="6E2F80DC" w:rsidR="00EE70CA"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Alberto Ramos Monagas</w:t>
      </w:r>
    </w:p>
    <w:p w14:paraId="7D221F88" w14:textId="037383F2" w:rsidR="00583302" w:rsidRDefault="00583302" w:rsidP="00384DB0">
      <w:pPr>
        <w:spacing w:line="360" w:lineRule="auto"/>
        <w:jc w:val="both"/>
        <w:rPr>
          <w:rFonts w:ascii="Times New Roman" w:hAnsi="Times New Roman" w:cs="Times New Roman"/>
          <w:sz w:val="22"/>
        </w:rPr>
      </w:pPr>
    </w:p>
    <w:p w14:paraId="01997F69" w14:textId="4E38869D" w:rsidR="00583302" w:rsidRDefault="00583302" w:rsidP="00384DB0">
      <w:pPr>
        <w:spacing w:line="360" w:lineRule="auto"/>
        <w:jc w:val="both"/>
        <w:rPr>
          <w:rFonts w:ascii="Times New Roman" w:hAnsi="Times New Roman" w:cs="Times New Roman"/>
          <w:sz w:val="22"/>
        </w:rPr>
      </w:pPr>
    </w:p>
    <w:p w14:paraId="69911491" w14:textId="76E95575" w:rsidR="00583302" w:rsidRDefault="00583302" w:rsidP="00384DB0">
      <w:pPr>
        <w:spacing w:line="360" w:lineRule="auto"/>
        <w:jc w:val="both"/>
        <w:rPr>
          <w:rFonts w:ascii="Times New Roman" w:hAnsi="Times New Roman" w:cs="Times New Roman"/>
          <w:sz w:val="22"/>
        </w:rPr>
      </w:pPr>
    </w:p>
    <w:p w14:paraId="7080637C" w14:textId="65B8932D" w:rsidR="00583302" w:rsidRDefault="00583302" w:rsidP="00384DB0">
      <w:pPr>
        <w:spacing w:line="360" w:lineRule="auto"/>
        <w:jc w:val="both"/>
        <w:rPr>
          <w:rFonts w:ascii="Times New Roman" w:hAnsi="Times New Roman" w:cs="Times New Roman"/>
          <w:sz w:val="22"/>
        </w:rPr>
      </w:pPr>
    </w:p>
    <w:p w14:paraId="74F304BA" w14:textId="7EE8E68A" w:rsidR="00583302" w:rsidRDefault="00583302" w:rsidP="00384DB0">
      <w:pPr>
        <w:spacing w:line="360" w:lineRule="auto"/>
        <w:jc w:val="both"/>
        <w:rPr>
          <w:rFonts w:ascii="Times New Roman" w:hAnsi="Times New Roman" w:cs="Times New Roman"/>
          <w:sz w:val="22"/>
        </w:rPr>
      </w:pPr>
    </w:p>
    <w:p w14:paraId="47E13631" w14:textId="576D528B" w:rsidR="00583302" w:rsidRDefault="00583302" w:rsidP="00384DB0">
      <w:pPr>
        <w:spacing w:line="360" w:lineRule="auto"/>
        <w:jc w:val="both"/>
        <w:rPr>
          <w:rFonts w:ascii="Times New Roman" w:hAnsi="Times New Roman" w:cs="Times New Roman"/>
          <w:sz w:val="22"/>
        </w:rPr>
      </w:pPr>
    </w:p>
    <w:p w14:paraId="18047EEE" w14:textId="25645733" w:rsidR="00583302" w:rsidRDefault="00583302" w:rsidP="00384DB0">
      <w:pPr>
        <w:spacing w:line="360" w:lineRule="auto"/>
        <w:jc w:val="both"/>
        <w:rPr>
          <w:rFonts w:ascii="Times New Roman" w:hAnsi="Times New Roman" w:cs="Times New Roman"/>
          <w:sz w:val="22"/>
        </w:rPr>
      </w:pPr>
    </w:p>
    <w:p w14:paraId="15720F41" w14:textId="7874DF0F" w:rsidR="00583302" w:rsidRDefault="00583302" w:rsidP="00384DB0">
      <w:pPr>
        <w:spacing w:line="360" w:lineRule="auto"/>
        <w:jc w:val="both"/>
        <w:rPr>
          <w:rFonts w:ascii="Times New Roman" w:hAnsi="Times New Roman" w:cs="Times New Roman"/>
          <w:sz w:val="22"/>
        </w:rPr>
      </w:pPr>
    </w:p>
    <w:p w14:paraId="369E43A0" w14:textId="79DC13A5" w:rsidR="00583302" w:rsidRDefault="00583302" w:rsidP="00384DB0">
      <w:pPr>
        <w:spacing w:line="360" w:lineRule="auto"/>
        <w:jc w:val="both"/>
        <w:rPr>
          <w:rFonts w:ascii="Times New Roman" w:hAnsi="Times New Roman" w:cs="Times New Roman"/>
          <w:sz w:val="22"/>
        </w:rPr>
      </w:pPr>
    </w:p>
    <w:p w14:paraId="0AEA9994" w14:textId="7797789F" w:rsidR="00583302" w:rsidRDefault="00583302" w:rsidP="00384DB0">
      <w:pPr>
        <w:spacing w:line="360" w:lineRule="auto"/>
        <w:jc w:val="both"/>
        <w:rPr>
          <w:rFonts w:ascii="Times New Roman" w:hAnsi="Times New Roman" w:cs="Times New Roman"/>
          <w:sz w:val="22"/>
        </w:rPr>
      </w:pPr>
    </w:p>
    <w:p w14:paraId="08FB690C" w14:textId="7F641783" w:rsidR="00583302" w:rsidRDefault="00583302" w:rsidP="00384DB0">
      <w:pPr>
        <w:spacing w:line="360" w:lineRule="auto"/>
        <w:jc w:val="both"/>
        <w:rPr>
          <w:rFonts w:ascii="Times New Roman" w:hAnsi="Times New Roman" w:cs="Times New Roman"/>
          <w:sz w:val="22"/>
        </w:rPr>
      </w:pPr>
    </w:p>
    <w:p w14:paraId="3DE704F6" w14:textId="47FDE9AB" w:rsidR="00583302" w:rsidRDefault="00583302" w:rsidP="00384DB0">
      <w:pPr>
        <w:spacing w:line="360" w:lineRule="auto"/>
        <w:jc w:val="both"/>
        <w:rPr>
          <w:rFonts w:ascii="Times New Roman" w:hAnsi="Times New Roman" w:cs="Times New Roman"/>
          <w:sz w:val="22"/>
        </w:rPr>
      </w:pPr>
    </w:p>
    <w:p w14:paraId="72FA10B9" w14:textId="175E7FF5" w:rsidR="00583302" w:rsidRDefault="00583302" w:rsidP="00384DB0">
      <w:pPr>
        <w:spacing w:line="360" w:lineRule="auto"/>
        <w:jc w:val="both"/>
        <w:rPr>
          <w:rFonts w:ascii="Times New Roman" w:hAnsi="Times New Roman" w:cs="Times New Roman"/>
          <w:sz w:val="22"/>
        </w:rPr>
      </w:pPr>
    </w:p>
    <w:p w14:paraId="72EC7D2C" w14:textId="77777777" w:rsidR="00EE70CA" w:rsidRPr="00EE70CA" w:rsidRDefault="00EE70CA" w:rsidP="00EE70CA">
      <w:bookmarkStart w:id="146" w:name="_Toc40375343"/>
    </w:p>
    <w:p w14:paraId="0DE3D30F" w14:textId="78C94634" w:rsidR="00856B08"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47" w:name="_Toc44872981"/>
      <w:r w:rsidRPr="00387D69">
        <w:rPr>
          <w:rFonts w:ascii="Times New Roman" w:hAnsi="Times New Roman" w:cs="Times New Roman"/>
          <w:b/>
          <w:color w:val="000000" w:themeColor="text1"/>
          <w:sz w:val="28"/>
        </w:rPr>
        <w:t>CONCLUSIONES Y RECOMENDACIONES</w:t>
      </w:r>
      <w:bookmarkEnd w:id="146"/>
      <w:bookmarkEnd w:id="147"/>
    </w:p>
    <w:p w14:paraId="74874282" w14:textId="77777777" w:rsidR="0014125D" w:rsidRPr="00387D69" w:rsidRDefault="0014125D" w:rsidP="00384DB0">
      <w:pPr>
        <w:spacing w:line="360" w:lineRule="auto"/>
        <w:rPr>
          <w:rFonts w:ascii="Times New Roman" w:hAnsi="Times New Roman" w:cs="Times New Roman"/>
          <w:b/>
          <w:sz w:val="36"/>
        </w:rPr>
      </w:pPr>
    </w:p>
    <w:p w14:paraId="4478471A" w14:textId="4FFDE3BB" w:rsidR="0014125D" w:rsidRPr="00387D69" w:rsidRDefault="0014125D"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este trabajo se resumen las características del diseño de la arquitectura propuesta para la codificación de los vídeos originales con cadenas aleatorias de datos de </w:t>
      </w:r>
      <w:r w:rsidRPr="00387D69">
        <w:rPr>
          <w:rFonts w:ascii="Times New Roman" w:hAnsi="Times New Roman" w:cs="Times New Roman"/>
          <w:sz w:val="22"/>
          <w:highlight w:val="yellow"/>
        </w:rPr>
        <w:t>XX</w:t>
      </w:r>
      <w:r w:rsidRPr="00387D69">
        <w:rPr>
          <w:rFonts w:ascii="Times New Roman" w:hAnsi="Times New Roman" w:cs="Times New Roman"/>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aplicar filtrados gaussianos a las máscaras para reducir su variabilidad paulatina entre la transmisión </w:t>
      </w:r>
      <w:r w:rsidR="00193CF3" w:rsidRPr="00387D69">
        <w:rPr>
          <w:rFonts w:ascii="Times New Roman" w:hAnsi="Times New Roman" w:cs="Times New Roman"/>
          <w:sz w:val="22"/>
        </w:rPr>
        <w:t>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y pretende minimizar las variaciones espaciales para códigos consecutivos, haciendo que la transmisión pase de forma inadvertida al usuario.</w:t>
      </w:r>
    </w:p>
    <w:p w14:paraId="3DEA4B75" w14:textId="16D3D205" w:rsidR="00C03C65" w:rsidRDefault="00C03C65" w:rsidP="00384DB0">
      <w:pPr>
        <w:spacing w:line="360" w:lineRule="auto"/>
        <w:jc w:val="both"/>
        <w:rPr>
          <w:rFonts w:ascii="Times New Roman" w:hAnsi="Times New Roman" w:cs="Times New Roman"/>
          <w:b/>
          <w:sz w:val="36"/>
        </w:rPr>
      </w:pPr>
    </w:p>
    <w:p w14:paraId="6D9A01CD" w14:textId="53886CC6" w:rsidR="00C03C65" w:rsidRDefault="00C03C65" w:rsidP="00384DB0">
      <w:pPr>
        <w:spacing w:line="360" w:lineRule="auto"/>
        <w:rPr>
          <w:rFonts w:ascii="Times New Roman" w:hAnsi="Times New Roman" w:cs="Times New Roman"/>
          <w:b/>
          <w:sz w:val="36"/>
        </w:rPr>
      </w:pPr>
    </w:p>
    <w:p w14:paraId="74993B44" w14:textId="3583A5FA" w:rsidR="00C03C65" w:rsidRDefault="00C03C65" w:rsidP="00384DB0">
      <w:pPr>
        <w:spacing w:line="360" w:lineRule="auto"/>
        <w:jc w:val="both"/>
        <w:rPr>
          <w:rFonts w:ascii="Times New Roman" w:hAnsi="Times New Roman" w:cs="Times New Roman"/>
          <w:b/>
          <w:sz w:val="36"/>
        </w:rPr>
      </w:pPr>
    </w:p>
    <w:p w14:paraId="16832E7B" w14:textId="419AE32D" w:rsidR="00C03C65" w:rsidRDefault="00C03C65" w:rsidP="00384DB0">
      <w:pPr>
        <w:spacing w:line="360" w:lineRule="auto"/>
        <w:jc w:val="both"/>
        <w:rPr>
          <w:rFonts w:ascii="Times New Roman" w:hAnsi="Times New Roman" w:cs="Times New Roman"/>
          <w:b/>
          <w:sz w:val="36"/>
        </w:rPr>
      </w:pPr>
    </w:p>
    <w:p w14:paraId="6E09FB8E" w14:textId="100457FF" w:rsidR="00C03C65" w:rsidRDefault="00C03C65" w:rsidP="00384DB0">
      <w:pPr>
        <w:spacing w:line="360" w:lineRule="auto"/>
        <w:jc w:val="both"/>
        <w:rPr>
          <w:rFonts w:ascii="Times New Roman" w:hAnsi="Times New Roman" w:cs="Times New Roman"/>
          <w:b/>
          <w:sz w:val="36"/>
        </w:rPr>
      </w:pPr>
    </w:p>
    <w:p w14:paraId="11B08A36" w14:textId="3CB2F26A" w:rsidR="00C03C65" w:rsidRDefault="00C03C65" w:rsidP="00384DB0">
      <w:pPr>
        <w:spacing w:line="360" w:lineRule="auto"/>
        <w:jc w:val="both"/>
        <w:rPr>
          <w:rFonts w:ascii="Times New Roman" w:hAnsi="Times New Roman" w:cs="Times New Roman"/>
          <w:b/>
          <w:sz w:val="36"/>
        </w:rPr>
      </w:pPr>
    </w:p>
    <w:p w14:paraId="380A9A36" w14:textId="09CACAF5" w:rsidR="00C03C65" w:rsidRDefault="00C03C65" w:rsidP="00384DB0">
      <w:pPr>
        <w:spacing w:line="360" w:lineRule="auto"/>
        <w:jc w:val="both"/>
        <w:rPr>
          <w:rFonts w:ascii="Times New Roman" w:hAnsi="Times New Roman" w:cs="Times New Roman"/>
          <w:b/>
          <w:sz w:val="36"/>
        </w:rPr>
      </w:pPr>
    </w:p>
    <w:p w14:paraId="43D8DB77" w14:textId="7168427D" w:rsidR="00C03C65" w:rsidRDefault="00C03C65" w:rsidP="00384DB0">
      <w:pPr>
        <w:spacing w:line="360" w:lineRule="auto"/>
        <w:jc w:val="both"/>
        <w:rPr>
          <w:rFonts w:ascii="Times New Roman" w:hAnsi="Times New Roman" w:cs="Times New Roman"/>
          <w:b/>
          <w:sz w:val="36"/>
        </w:rPr>
      </w:pPr>
    </w:p>
    <w:p w14:paraId="47CBA295" w14:textId="6A28FAA1" w:rsidR="00C03C65" w:rsidRDefault="00C03C65" w:rsidP="00384DB0">
      <w:pPr>
        <w:spacing w:line="360" w:lineRule="auto"/>
        <w:jc w:val="both"/>
        <w:rPr>
          <w:rFonts w:ascii="Times New Roman" w:hAnsi="Times New Roman" w:cs="Times New Roman"/>
          <w:b/>
          <w:sz w:val="36"/>
        </w:rPr>
      </w:pPr>
    </w:p>
    <w:p w14:paraId="4123DDC9" w14:textId="77777777" w:rsidR="00C03C65" w:rsidRPr="00387D69" w:rsidRDefault="00C03C65" w:rsidP="00384DB0">
      <w:pPr>
        <w:spacing w:line="360" w:lineRule="auto"/>
        <w:jc w:val="both"/>
        <w:rPr>
          <w:rFonts w:ascii="Times New Roman" w:hAnsi="Times New Roman" w:cs="Times New Roman"/>
          <w:b/>
          <w:sz w:val="36"/>
        </w:rPr>
      </w:pPr>
    </w:p>
    <w:p w14:paraId="688799DE" w14:textId="3526B9DB" w:rsidR="00856B08" w:rsidRPr="00387D69" w:rsidRDefault="00856B08" w:rsidP="00384DB0">
      <w:pPr>
        <w:spacing w:line="360" w:lineRule="auto"/>
        <w:jc w:val="both"/>
        <w:rPr>
          <w:rFonts w:ascii="Times New Roman" w:hAnsi="Times New Roman" w:cs="Times New Roman"/>
          <w:b/>
          <w:sz w:val="36"/>
        </w:rPr>
      </w:pPr>
    </w:p>
    <w:p w14:paraId="29B4E917" w14:textId="1C5EEBBA" w:rsidR="00856B08" w:rsidRPr="00387D69" w:rsidRDefault="00856B08" w:rsidP="00384DB0">
      <w:pPr>
        <w:spacing w:line="360" w:lineRule="auto"/>
        <w:jc w:val="both"/>
        <w:rPr>
          <w:rFonts w:ascii="Times New Roman" w:hAnsi="Times New Roman" w:cs="Times New Roman"/>
          <w:b/>
          <w:sz w:val="36"/>
        </w:rPr>
      </w:pPr>
    </w:p>
    <w:p w14:paraId="1E98667B" w14:textId="758AED2E" w:rsidR="00C03C65" w:rsidRDefault="00C03C65" w:rsidP="00384DB0">
      <w:pPr>
        <w:tabs>
          <w:tab w:val="left" w:pos="2850"/>
        </w:tabs>
        <w:spacing w:line="360" w:lineRule="auto"/>
        <w:jc w:val="both"/>
        <w:rPr>
          <w:rFonts w:ascii="Times New Roman" w:eastAsiaTheme="majorEastAsia" w:hAnsi="Times New Roman" w:cs="Times New Roman"/>
          <w:b/>
          <w:color w:val="000000" w:themeColor="text1"/>
          <w:sz w:val="28"/>
          <w:szCs w:val="32"/>
        </w:rPr>
      </w:pPr>
      <w:bookmarkStart w:id="148" w:name="_Toc40375344"/>
      <w:r>
        <w:rPr>
          <w:rFonts w:ascii="Times New Roman" w:eastAsiaTheme="majorEastAsia" w:hAnsi="Times New Roman" w:cs="Times New Roman"/>
          <w:b/>
          <w:color w:val="000000" w:themeColor="text1"/>
          <w:sz w:val="28"/>
          <w:szCs w:val="32"/>
        </w:rPr>
        <w:tab/>
      </w:r>
    </w:p>
    <w:p w14:paraId="513BF7B7" w14:textId="77777777" w:rsidR="00C03C65" w:rsidRPr="00387D69" w:rsidRDefault="00C03C65" w:rsidP="00384DB0">
      <w:pPr>
        <w:tabs>
          <w:tab w:val="left" w:pos="2850"/>
        </w:tabs>
        <w:spacing w:line="360" w:lineRule="auto"/>
        <w:jc w:val="both"/>
        <w:rPr>
          <w:rFonts w:ascii="Times New Roman" w:eastAsiaTheme="majorEastAsia" w:hAnsi="Times New Roman" w:cs="Times New Roman"/>
          <w:b/>
          <w:color w:val="000000" w:themeColor="text1"/>
          <w:sz w:val="28"/>
          <w:szCs w:val="32"/>
        </w:rPr>
      </w:pPr>
    </w:p>
    <w:p w14:paraId="6771CA73" w14:textId="572A20F5" w:rsidR="009727AF"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49" w:name="_Toc44872982"/>
      <w:r w:rsidRPr="00387D69">
        <w:rPr>
          <w:rFonts w:ascii="Times New Roman" w:hAnsi="Times New Roman" w:cs="Times New Roman"/>
          <w:b/>
          <w:color w:val="000000" w:themeColor="text1"/>
          <w:sz w:val="28"/>
        </w:rPr>
        <w:t>BIBLIOGRAFÍA REFERENCIADA</w:t>
      </w:r>
      <w:bookmarkEnd w:id="148"/>
      <w:bookmarkEnd w:id="149"/>
    </w:p>
    <w:p w14:paraId="40F0B04A" w14:textId="77777777" w:rsidR="00B61028" w:rsidRPr="00387D69" w:rsidRDefault="00B61028" w:rsidP="00384DB0">
      <w:pPr>
        <w:spacing w:line="360" w:lineRule="auto"/>
        <w:rPr>
          <w:rFonts w:ascii="Times New Roman" w:hAnsi="Times New Roman" w:cs="Times New Roman"/>
        </w:rPr>
      </w:pPr>
    </w:p>
    <w:bookmarkStart w:id="150" w:name="_Ref43907466" w:displacedByCustomXml="next"/>
    <w:sdt>
      <w:sdtPr>
        <w:rPr>
          <w:rFonts w:ascii="Times New Roman" w:hAnsi="Times New Roman" w:cs="Times New Roman"/>
        </w:rPr>
        <w:id w:val="790248970"/>
        <w:docPartObj>
          <w:docPartGallery w:val="Bibliographies"/>
          <w:docPartUnique/>
        </w:docPartObj>
      </w:sdtPr>
      <w:sdtContent>
        <w:p w14:paraId="525ACEE4" w14:textId="571379BE" w:rsidR="00ED026E" w:rsidRPr="00387D69" w:rsidRDefault="00ED026E" w:rsidP="00384DB0">
          <w:pPr>
            <w:pStyle w:val="Prrafodelista"/>
            <w:numPr>
              <w:ilvl w:val="0"/>
              <w:numId w:val="3"/>
            </w:numPr>
            <w:spacing w:line="360" w:lineRule="auto"/>
            <w:jc w:val="both"/>
            <w:rPr>
              <w:rFonts w:ascii="Times New Roman" w:hAnsi="Times New Roman" w:cs="Times New Roman"/>
            </w:rPr>
          </w:pPr>
          <w:r w:rsidRPr="00387D69">
            <w:rPr>
              <w:rFonts w:ascii="Times New Roman" w:hAnsi="Times New Roman" w:cs="Times New Roman"/>
            </w:rPr>
            <w:t>Cisco Corporation, Cisco Visual Networking Index: Global Mobile Data Traffic Forecast Update, 2013-2018, 2014.</w:t>
          </w:r>
          <w:bookmarkEnd w:id="150"/>
        </w:p>
        <w:p w14:paraId="00BFE11D" w14:textId="77777777" w:rsidR="00ED026E" w:rsidRPr="00387D69" w:rsidRDefault="00ED026E" w:rsidP="00384DB0">
          <w:pPr>
            <w:pStyle w:val="Prrafodelista"/>
            <w:spacing w:line="360" w:lineRule="auto"/>
            <w:jc w:val="both"/>
            <w:rPr>
              <w:rFonts w:ascii="Times New Roman" w:hAnsi="Times New Roman" w:cs="Times New Roman"/>
              <w:sz w:val="22"/>
            </w:rPr>
          </w:pPr>
        </w:p>
        <w:p w14:paraId="5C2BD8AB" w14:textId="6D292F2E"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51" w:name="_Ref43907640"/>
          <w:r w:rsidRPr="00387D69">
            <w:rPr>
              <w:rFonts w:ascii="Times New Roman" w:hAnsi="Times New Roman" w:cs="Times New Roman"/>
              <w:sz w:val="22"/>
            </w:rPr>
            <w:t>Parth H. Pathak, Xiaotao Feng, Pengfei Hu, y Prasant Mohapatra. (2015). “Visible Light Communication, Networking, and Sensing: A Survey, Potential and Challenges”. IEEE Communications surveys &amp; Tutorials, Vol. 17, No. 4, Fourth Quarte, 2047-2077.</w:t>
          </w:r>
          <w:bookmarkEnd w:id="151"/>
          <w:r w:rsidRPr="00387D69">
            <w:rPr>
              <w:rFonts w:ascii="Times New Roman" w:hAnsi="Times New Roman" w:cs="Times New Roman"/>
              <w:sz w:val="22"/>
            </w:rPr>
            <w:t xml:space="preserve"> </w:t>
          </w:r>
        </w:p>
        <w:p w14:paraId="19240EBD" w14:textId="77777777" w:rsidR="00ED026E" w:rsidRPr="00387D69" w:rsidRDefault="00ED026E" w:rsidP="00384DB0">
          <w:pPr>
            <w:spacing w:line="360" w:lineRule="auto"/>
            <w:jc w:val="both"/>
            <w:rPr>
              <w:rFonts w:ascii="Times New Roman" w:hAnsi="Times New Roman" w:cs="Times New Roman"/>
              <w:sz w:val="22"/>
            </w:rPr>
          </w:pPr>
        </w:p>
        <w:p w14:paraId="175615D8" w14:textId="74239426"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52" w:name="_Ref43907656"/>
          <w:r w:rsidRPr="00387D69">
            <w:rPr>
              <w:rFonts w:ascii="Times New Roman" w:hAnsi="Times New Roman" w:cs="Times New Roman"/>
              <w:sz w:val="22"/>
            </w:rPr>
            <w:t xml:space="preserve">The Institute of Electrical and Electronics Engineers, Inc. (4 de marzo de 2009). IEEE 802.15 WPANTM Task Group 7 (TG7) Visible Light Communication. </w:t>
          </w:r>
          <w:r w:rsidRPr="00387D69">
            <w:rPr>
              <w:rFonts w:ascii="Times New Roman" w:hAnsi="Times New Roman" w:cs="Times New Roman"/>
              <w:sz w:val="22"/>
            </w:rPr>
            <w:br/>
            <w:t xml:space="preserve">Recurso digital:&lt; </w:t>
          </w:r>
          <w:hyperlink r:id="rId49" w:history="1">
            <w:r w:rsidRPr="00387D69">
              <w:rPr>
                <w:rStyle w:val="Hipervnculo"/>
                <w:rFonts w:ascii="Times New Roman" w:hAnsi="Times New Roman" w:cs="Times New Roman"/>
                <w:sz w:val="22"/>
              </w:rPr>
              <w:t>http://www.ieee802.org/15/pub/TG7.html</w:t>
            </w:r>
          </w:hyperlink>
          <w:r w:rsidRPr="00387D69">
            <w:rPr>
              <w:rFonts w:ascii="Times New Roman" w:hAnsi="Times New Roman" w:cs="Times New Roman"/>
              <w:sz w:val="22"/>
            </w:rPr>
            <w:t>&gt;.</w:t>
          </w:r>
          <w:bookmarkEnd w:id="152"/>
        </w:p>
        <w:p w14:paraId="5C90C740" w14:textId="77777777" w:rsidR="00ED026E" w:rsidRPr="00387D69" w:rsidRDefault="00ED026E" w:rsidP="00384DB0">
          <w:pPr>
            <w:pStyle w:val="Prrafodelista"/>
            <w:spacing w:line="360" w:lineRule="auto"/>
            <w:jc w:val="both"/>
            <w:rPr>
              <w:rFonts w:ascii="Times New Roman" w:hAnsi="Times New Roman" w:cs="Times New Roman"/>
              <w:sz w:val="22"/>
            </w:rPr>
          </w:pPr>
        </w:p>
        <w:p w14:paraId="3938BC8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53" w:name="_Ref43907671"/>
          <w:r w:rsidRPr="00387D69">
            <w:rPr>
              <w:rFonts w:ascii="Times New Roman" w:hAnsi="Times New Roman" w:cs="Times New Roman"/>
              <w:sz w:val="22"/>
            </w:rPr>
            <w:t>Md. Shahjalal, Moh. Khalid Hasan, Mostada Zaman Chowdhury, y Yeong Min Jang, (2019). “Future Optical Camera Communication Based Applications and Opportunities for 5G and Beyond”. Department of Electronics Engineering, Kookmin University, Scoul, Korea. IEEE ICAIIC 2019.</w:t>
          </w:r>
          <w:bookmarkEnd w:id="153"/>
          <w:r w:rsidRPr="00387D69">
            <w:rPr>
              <w:rFonts w:ascii="Times New Roman" w:hAnsi="Times New Roman" w:cs="Times New Roman"/>
              <w:sz w:val="22"/>
            </w:rPr>
            <w:t xml:space="preserve"> </w:t>
          </w:r>
        </w:p>
        <w:p w14:paraId="50A5CF40" w14:textId="77777777" w:rsidR="00ED026E" w:rsidRPr="00387D69" w:rsidRDefault="00ED026E" w:rsidP="00384DB0">
          <w:pPr>
            <w:pStyle w:val="Prrafodelista"/>
            <w:spacing w:line="360" w:lineRule="auto"/>
            <w:jc w:val="both"/>
            <w:rPr>
              <w:rFonts w:ascii="Times New Roman" w:hAnsi="Times New Roman" w:cs="Times New Roman"/>
              <w:sz w:val="22"/>
            </w:rPr>
          </w:pPr>
        </w:p>
        <w:p w14:paraId="040CB14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54" w:name="_Ref43907789"/>
          <w:r w:rsidRPr="00387D69">
            <w:rPr>
              <w:rFonts w:ascii="Times New Roman" w:hAnsi="Times New Roman" w:cs="Times New Roman"/>
              <w:sz w:val="22"/>
            </w:rPr>
            <w:t xml:space="preserve">Tianxing Li, Chuankai An, Xinran Xiao, Andrew T. Campbell, and Xia Zhou. 2015. Real-Time Screen-Camera Communication Behind Any Scene. In </w:t>
          </w:r>
          <w:r w:rsidRPr="00387D69">
            <w:rPr>
              <w:rFonts w:ascii="Times New Roman" w:hAnsi="Times New Roman" w:cs="Times New Roman"/>
              <w:i/>
              <w:iCs/>
              <w:sz w:val="22"/>
            </w:rPr>
            <w:t xml:space="preserve">Proceedings of the 13th Annual International Conference on Mobile Systems, Applications, and Services </w:t>
          </w:r>
          <w:r w:rsidRPr="00387D69">
            <w:rPr>
              <w:rFonts w:ascii="Times New Roman" w:hAnsi="Times New Roman" w:cs="Times New Roman"/>
              <w:sz w:val="22"/>
            </w:rPr>
            <w:t>(MobiSys '15). ACM, New York, NY, USA, 197-211.</w:t>
          </w:r>
          <w:bookmarkEnd w:id="154"/>
          <w:r w:rsidRPr="00387D69">
            <w:rPr>
              <w:rFonts w:ascii="Times New Roman" w:hAnsi="Times New Roman" w:cs="Times New Roman"/>
              <w:sz w:val="22"/>
            </w:rPr>
            <w:t xml:space="preserve"> </w:t>
          </w:r>
        </w:p>
        <w:p w14:paraId="75F9C143" w14:textId="77777777" w:rsidR="00ED026E" w:rsidRPr="00387D69" w:rsidRDefault="00ED026E" w:rsidP="00384DB0">
          <w:pPr>
            <w:pStyle w:val="Prrafodelista"/>
            <w:spacing w:line="360" w:lineRule="auto"/>
            <w:jc w:val="both"/>
            <w:rPr>
              <w:rFonts w:ascii="Times New Roman" w:hAnsi="Times New Roman" w:cs="Times New Roman"/>
              <w:sz w:val="22"/>
            </w:rPr>
          </w:pPr>
        </w:p>
        <w:p w14:paraId="09782AB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55" w:name="_Ref43907803"/>
          <w:r w:rsidRPr="00387D69">
            <w:rPr>
              <w:rFonts w:ascii="Times New Roman" w:hAnsi="Times New Roman" w:cs="Times New Roman"/>
              <w:sz w:val="22"/>
            </w:rPr>
            <w:t xml:space="preserve">Porter, T., and Duff, T. Compositing digital images. In ACM SIGGRAPH </w:t>
          </w:r>
          <w:r w:rsidRPr="00387D69">
            <w:rPr>
              <w:rFonts w:ascii="Times New Roman" w:hAnsi="Times New Roman" w:cs="Times New Roman"/>
              <w:i/>
              <w:iCs/>
              <w:sz w:val="22"/>
            </w:rPr>
            <w:t xml:space="preserve">Computer Graphics </w:t>
          </w:r>
          <w:r w:rsidRPr="00387D69">
            <w:rPr>
              <w:rFonts w:ascii="Times New Roman" w:hAnsi="Times New Roman" w:cs="Times New Roman"/>
              <w:sz w:val="22"/>
            </w:rPr>
            <w:t>(1948).</w:t>
          </w:r>
          <w:bookmarkEnd w:id="155"/>
          <w:r w:rsidRPr="00387D69">
            <w:rPr>
              <w:rFonts w:ascii="Times New Roman" w:hAnsi="Times New Roman" w:cs="Times New Roman"/>
              <w:sz w:val="22"/>
            </w:rPr>
            <w:t xml:space="preserve"> </w:t>
          </w:r>
        </w:p>
        <w:p w14:paraId="620A8BCF" w14:textId="77777777" w:rsidR="00ED026E" w:rsidRPr="00387D69" w:rsidRDefault="00ED026E" w:rsidP="00384DB0">
          <w:pPr>
            <w:pStyle w:val="Prrafodelista"/>
            <w:spacing w:line="360" w:lineRule="auto"/>
            <w:jc w:val="both"/>
            <w:rPr>
              <w:rFonts w:ascii="Times New Roman" w:hAnsi="Times New Roman" w:cs="Times New Roman"/>
              <w:sz w:val="22"/>
            </w:rPr>
          </w:pPr>
        </w:p>
        <w:p w14:paraId="49A277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56" w:name="_Ref43907813"/>
          <w:r w:rsidRPr="00387D69">
            <w:rPr>
              <w:rFonts w:ascii="Times New Roman" w:hAnsi="Times New Roman" w:cs="Times New Roman"/>
              <w:sz w:val="22"/>
            </w:rPr>
            <w:t>M. Yuen, H. Wu, A survey of hybrid MC/DPCM/DCT video coding distortions, Signal Process. 70 (3) (1998) 247–278.</w:t>
          </w:r>
          <w:bookmarkEnd w:id="156"/>
          <w:r w:rsidRPr="00387D69">
            <w:rPr>
              <w:rFonts w:ascii="Times New Roman" w:hAnsi="Times New Roman" w:cs="Times New Roman"/>
              <w:sz w:val="22"/>
            </w:rPr>
            <w:t xml:space="preserve"> </w:t>
          </w:r>
        </w:p>
        <w:p w14:paraId="78C72BB8" w14:textId="77777777" w:rsidR="00ED026E" w:rsidRPr="00387D69" w:rsidRDefault="00ED026E" w:rsidP="00384DB0">
          <w:pPr>
            <w:pStyle w:val="Prrafodelista"/>
            <w:spacing w:line="360" w:lineRule="auto"/>
            <w:jc w:val="both"/>
            <w:rPr>
              <w:rFonts w:ascii="Times New Roman" w:hAnsi="Times New Roman" w:cs="Times New Roman"/>
              <w:sz w:val="22"/>
            </w:rPr>
          </w:pPr>
        </w:p>
        <w:p w14:paraId="0BE529E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57" w:name="_Ref43909055"/>
          <w:r w:rsidRPr="00387D69">
            <w:rPr>
              <w:rFonts w:ascii="Times New Roman" w:hAnsi="Times New Roman" w:cs="Times New Roman"/>
              <w:sz w:val="22"/>
            </w:rPr>
            <w:t xml:space="preserve">S. D. Perli, N. Ahmed, and D. Katabi. Pixnet: interference-free wireless links using lcd-camera pairs. In </w:t>
          </w:r>
          <w:r w:rsidRPr="00387D69">
            <w:rPr>
              <w:rFonts w:ascii="Times New Roman" w:hAnsi="Times New Roman" w:cs="Times New Roman"/>
              <w:i/>
              <w:iCs/>
              <w:sz w:val="22"/>
            </w:rPr>
            <w:t>MobiCom</w:t>
          </w:r>
          <w:r w:rsidRPr="00387D69">
            <w:rPr>
              <w:rFonts w:ascii="Times New Roman" w:hAnsi="Times New Roman" w:cs="Times New Roman"/>
              <w:sz w:val="22"/>
            </w:rPr>
            <w:t>, 2010.</w:t>
          </w:r>
          <w:bookmarkEnd w:id="157"/>
          <w:r w:rsidRPr="00387D69">
            <w:rPr>
              <w:rFonts w:ascii="Times New Roman" w:hAnsi="Times New Roman" w:cs="Times New Roman"/>
              <w:sz w:val="22"/>
            </w:rPr>
            <w:t xml:space="preserve"> </w:t>
          </w:r>
        </w:p>
        <w:p w14:paraId="71847646" w14:textId="77777777" w:rsidR="00ED026E" w:rsidRPr="00387D69" w:rsidRDefault="00ED026E" w:rsidP="00384DB0">
          <w:pPr>
            <w:pStyle w:val="Prrafodelista"/>
            <w:spacing w:line="360" w:lineRule="auto"/>
            <w:jc w:val="both"/>
            <w:rPr>
              <w:rFonts w:ascii="Times New Roman" w:hAnsi="Times New Roman" w:cs="Times New Roman"/>
              <w:sz w:val="22"/>
            </w:rPr>
          </w:pPr>
        </w:p>
        <w:p w14:paraId="01BA5DF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T. Hao, R. Zhou, and G. Xing. Cobra: color barcode streaming for smartphone systems. In </w:t>
          </w:r>
          <w:r w:rsidRPr="00387D69">
            <w:rPr>
              <w:rFonts w:ascii="Times New Roman" w:hAnsi="Times New Roman" w:cs="Times New Roman"/>
              <w:i/>
              <w:iCs/>
              <w:sz w:val="22"/>
            </w:rPr>
            <w:t>MobiSys</w:t>
          </w:r>
          <w:r w:rsidRPr="00387D69">
            <w:rPr>
              <w:rFonts w:ascii="Times New Roman" w:hAnsi="Times New Roman" w:cs="Times New Roman"/>
              <w:sz w:val="22"/>
            </w:rPr>
            <w:t xml:space="preserve">, 2012. </w:t>
          </w:r>
        </w:p>
        <w:p w14:paraId="65B343AA" w14:textId="77777777" w:rsidR="00ED026E" w:rsidRPr="00387D69" w:rsidRDefault="00ED026E" w:rsidP="00384DB0">
          <w:pPr>
            <w:pStyle w:val="Prrafodelista"/>
            <w:spacing w:line="360" w:lineRule="auto"/>
            <w:jc w:val="both"/>
            <w:rPr>
              <w:rFonts w:ascii="Times New Roman" w:hAnsi="Times New Roman" w:cs="Times New Roman"/>
              <w:sz w:val="22"/>
            </w:rPr>
          </w:pPr>
        </w:p>
        <w:p w14:paraId="2937AB6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Q. P. Wenjun Hu, Hao Gu. Lightsync: Unsynchronized visual communication over screen- camera links. In </w:t>
          </w:r>
          <w:r w:rsidRPr="00387D69">
            <w:rPr>
              <w:rFonts w:ascii="Times New Roman" w:hAnsi="Times New Roman" w:cs="Times New Roman"/>
              <w:i/>
              <w:iCs/>
              <w:sz w:val="22"/>
            </w:rPr>
            <w:t>MobiCom</w:t>
          </w:r>
          <w:r w:rsidRPr="00387D69">
            <w:rPr>
              <w:rFonts w:ascii="Times New Roman" w:hAnsi="Times New Roman" w:cs="Times New Roman"/>
              <w:sz w:val="22"/>
            </w:rPr>
            <w:t xml:space="preserve">, 2013. </w:t>
          </w:r>
        </w:p>
        <w:p w14:paraId="57B836D5" w14:textId="77777777" w:rsidR="00ED026E" w:rsidRPr="00387D69" w:rsidRDefault="00ED026E" w:rsidP="00384DB0">
          <w:pPr>
            <w:pStyle w:val="Prrafodelista"/>
            <w:spacing w:line="360" w:lineRule="auto"/>
            <w:jc w:val="both"/>
            <w:rPr>
              <w:rFonts w:ascii="Times New Roman" w:hAnsi="Times New Roman" w:cs="Times New Roman"/>
              <w:sz w:val="22"/>
            </w:rPr>
          </w:pPr>
        </w:p>
        <w:p w14:paraId="511C791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8" w:name="_Ref43909062"/>
          <w:r w:rsidRPr="00387D69">
            <w:rPr>
              <w:rFonts w:ascii="Times New Roman" w:hAnsi="Times New Roman" w:cs="Times New Roman"/>
              <w:sz w:val="22"/>
            </w:rPr>
            <w:t xml:space="preserve">A. Wang, S. Ma, C. Hu, J. Huai, C. Peng, and G. Shen. Enhancing reliability to boost the      throughput over screen-camera links. In </w:t>
          </w:r>
          <w:r w:rsidRPr="00387D69">
            <w:rPr>
              <w:rFonts w:ascii="Times New Roman" w:hAnsi="Times New Roman" w:cs="Times New Roman"/>
              <w:i/>
              <w:iCs/>
              <w:sz w:val="22"/>
            </w:rPr>
            <w:t>MobiCom</w:t>
          </w:r>
          <w:r w:rsidRPr="00387D69">
            <w:rPr>
              <w:rFonts w:ascii="Times New Roman" w:hAnsi="Times New Roman" w:cs="Times New Roman"/>
              <w:sz w:val="22"/>
            </w:rPr>
            <w:t>, 2014.</w:t>
          </w:r>
          <w:bookmarkEnd w:id="158"/>
          <w:r w:rsidRPr="00387D69">
            <w:rPr>
              <w:rFonts w:ascii="Times New Roman" w:hAnsi="Times New Roman" w:cs="Times New Roman"/>
              <w:sz w:val="22"/>
            </w:rPr>
            <w:t xml:space="preserve"> </w:t>
          </w:r>
        </w:p>
        <w:p w14:paraId="4C5E8741" w14:textId="77777777" w:rsidR="00ED026E" w:rsidRPr="00387D69" w:rsidRDefault="00ED026E" w:rsidP="00384DB0">
          <w:pPr>
            <w:pStyle w:val="Prrafodelista"/>
            <w:spacing w:line="360" w:lineRule="auto"/>
            <w:jc w:val="both"/>
            <w:rPr>
              <w:rFonts w:ascii="Times New Roman" w:hAnsi="Times New Roman" w:cs="Times New Roman"/>
              <w:sz w:val="22"/>
            </w:rPr>
          </w:pPr>
        </w:p>
        <w:p w14:paraId="617793EA" w14:textId="677102EC"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9" w:name="_Ref43909037"/>
          <w:r w:rsidRPr="00387D69">
            <w:rPr>
              <w:rFonts w:ascii="Times New Roman" w:hAnsi="Times New Roman" w:cs="Times New Roman"/>
              <w:sz w:val="22"/>
            </w:rPr>
            <w:t xml:space="preserve">Cisco Visual Networking Index: Forecast and Methodology, 2013–2018. </w:t>
          </w:r>
          <w:r w:rsidRPr="00387D69">
            <w:rPr>
              <w:rFonts w:ascii="Times New Roman" w:hAnsi="Times New Roman" w:cs="Times New Roman"/>
              <w:sz w:val="22"/>
            </w:rPr>
            <w:br/>
            <w:t xml:space="preserve"> Recurso digital: &lt;</w:t>
          </w:r>
          <w:hyperlink r:id="rId50" w:history="1">
            <w:r w:rsidRPr="00387D69">
              <w:rPr>
                <w:rStyle w:val="Hipervnculo"/>
                <w:rFonts w:ascii="Times New Roman" w:hAnsi="Times New Roman" w:cs="Times New Roman"/>
                <w:sz w:val="22"/>
              </w:rPr>
              <w:t>http://tinyurl.com/mev32z8</w:t>
            </w:r>
          </w:hyperlink>
          <w:r w:rsidRPr="00387D69">
            <w:rPr>
              <w:rFonts w:ascii="Times New Roman" w:hAnsi="Times New Roman" w:cs="Times New Roman"/>
              <w:sz w:val="22"/>
            </w:rPr>
            <w:t>&gt;.</w:t>
          </w:r>
          <w:bookmarkEnd w:id="159"/>
        </w:p>
        <w:p w14:paraId="437266E7" w14:textId="77777777" w:rsidR="00ED026E" w:rsidRPr="00387D69" w:rsidRDefault="00ED026E" w:rsidP="00384DB0">
          <w:pPr>
            <w:pStyle w:val="Prrafodelista"/>
            <w:spacing w:line="360" w:lineRule="auto"/>
            <w:jc w:val="both"/>
            <w:rPr>
              <w:rFonts w:ascii="Times New Roman" w:hAnsi="Times New Roman" w:cs="Times New Roman"/>
              <w:sz w:val="22"/>
            </w:rPr>
          </w:pPr>
        </w:p>
        <w:p w14:paraId="16E27F2B"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0A35408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0" w:name="_Ref43907982"/>
          <w:r w:rsidRPr="00387D69">
            <w:rPr>
              <w:rFonts w:ascii="Times New Roman" w:hAnsi="Times New Roman" w:cs="Times New Roman"/>
              <w:sz w:val="22"/>
            </w:rPr>
            <w:t xml:space="preserve">D. A. Atchison, G. Smith, and G. Smith. </w:t>
          </w:r>
          <w:r w:rsidRPr="00387D69">
            <w:rPr>
              <w:rFonts w:ascii="Times New Roman" w:hAnsi="Times New Roman" w:cs="Times New Roman"/>
              <w:i/>
              <w:iCs/>
              <w:sz w:val="22"/>
            </w:rPr>
            <w:t>Optics of the human eye</w:t>
          </w:r>
          <w:r w:rsidRPr="00387D69">
            <w:rPr>
              <w:rFonts w:ascii="Times New Roman" w:hAnsi="Times New Roman" w:cs="Times New Roman"/>
              <w:sz w:val="22"/>
            </w:rPr>
            <w:t xml:space="preserve">. Butterworth-Heinemann Oxford, </w:t>
          </w:r>
          <w:proofErr w:type="gramStart"/>
          <w:r w:rsidRPr="00387D69">
            <w:rPr>
              <w:rFonts w:ascii="Times New Roman" w:hAnsi="Times New Roman" w:cs="Times New Roman"/>
              <w:sz w:val="22"/>
            </w:rPr>
            <w:t>UK:,</w:t>
          </w:r>
          <w:proofErr w:type="gramEnd"/>
          <w:r w:rsidRPr="00387D69">
            <w:rPr>
              <w:rFonts w:ascii="Times New Roman" w:hAnsi="Times New Roman" w:cs="Times New Roman"/>
              <w:sz w:val="22"/>
            </w:rPr>
            <w:t xml:space="preserve"> 2000.</w:t>
          </w:r>
          <w:bookmarkEnd w:id="160"/>
        </w:p>
        <w:p w14:paraId="37F965D1"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75C3D68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1" w:name="_Ref43907996"/>
          <w:r w:rsidRPr="00387D69">
            <w:rPr>
              <w:rFonts w:ascii="Times New Roman" w:hAnsi="Times New Roman" w:cs="Times New Roman"/>
              <w:sz w:val="22"/>
            </w:rPr>
            <w:t>R. D. Valois and K. D. Valois. Spatial Vision. Oxford University Press, 1988.</w:t>
          </w:r>
          <w:bookmarkEnd w:id="161"/>
        </w:p>
        <w:p w14:paraId="750A879B" w14:textId="77777777" w:rsidR="00ED026E" w:rsidRPr="00387D69" w:rsidRDefault="00ED026E" w:rsidP="00384DB0">
          <w:pPr>
            <w:pStyle w:val="Prrafodelista"/>
            <w:spacing w:line="360" w:lineRule="auto"/>
            <w:jc w:val="both"/>
            <w:rPr>
              <w:rFonts w:ascii="Times New Roman" w:hAnsi="Times New Roman" w:cs="Times New Roman"/>
              <w:sz w:val="22"/>
            </w:rPr>
          </w:pPr>
        </w:p>
        <w:p w14:paraId="300141E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2" w:name="_Ref43908011"/>
          <w:r w:rsidRPr="00387D69">
            <w:rPr>
              <w:rFonts w:ascii="Times New Roman" w:hAnsi="Times New Roman" w:cs="Times New Roman"/>
              <w:sz w:val="22"/>
            </w:rPr>
            <w:t>D. Kelly. Flicker. In Visual psychophysics, pages 273–302, 1972.</w:t>
          </w:r>
          <w:bookmarkEnd w:id="162"/>
        </w:p>
        <w:p w14:paraId="3B4A8A8B" w14:textId="77777777" w:rsidR="00ED026E" w:rsidRPr="00387D69" w:rsidRDefault="00ED026E" w:rsidP="00384DB0">
          <w:pPr>
            <w:pStyle w:val="Prrafodelista"/>
            <w:spacing w:line="360" w:lineRule="auto"/>
            <w:jc w:val="both"/>
            <w:rPr>
              <w:rFonts w:ascii="Times New Roman" w:hAnsi="Times New Roman" w:cs="Times New Roman"/>
              <w:sz w:val="22"/>
            </w:rPr>
          </w:pPr>
        </w:p>
        <w:p w14:paraId="35B1DC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3" w:name="_Ref43908020"/>
          <w:r w:rsidRPr="00387D69">
            <w:rPr>
              <w:rFonts w:ascii="Times New Roman" w:hAnsi="Times New Roman" w:cs="Times New Roman"/>
              <w:sz w:val="22"/>
            </w:rPr>
            <w:t>E. Simonson and J. Brožek. Flicker fusion frequency: background and applications. Physiological reviews, 1952.</w:t>
          </w:r>
          <w:bookmarkEnd w:id="163"/>
        </w:p>
        <w:p w14:paraId="03724F52" w14:textId="77777777" w:rsidR="00ED026E" w:rsidRPr="00387D69" w:rsidRDefault="00ED026E" w:rsidP="00384DB0">
          <w:pPr>
            <w:pStyle w:val="Prrafodelista"/>
            <w:spacing w:line="360" w:lineRule="auto"/>
            <w:jc w:val="both"/>
            <w:rPr>
              <w:rFonts w:ascii="Times New Roman" w:hAnsi="Times New Roman" w:cs="Times New Roman"/>
              <w:sz w:val="22"/>
            </w:rPr>
          </w:pPr>
        </w:p>
        <w:p w14:paraId="5359B22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4" w:name="_Ref43908035"/>
          <w:r w:rsidRPr="00387D69">
            <w:rPr>
              <w:rFonts w:ascii="Times New Roman" w:hAnsi="Times New Roman" w:cs="Times New Roman"/>
              <w:sz w:val="22"/>
            </w:rPr>
            <w:t>G. Brindley, J. Du Croz, and W. Rushton. The flicker fusion frequency of the blue-sensitive mechanism of colour vision. The Journal of physiology, 183(2):497–500, 1966.</w:t>
          </w:r>
          <w:bookmarkEnd w:id="164"/>
        </w:p>
        <w:p w14:paraId="3313CF25" w14:textId="77777777" w:rsidR="00ED026E" w:rsidRPr="00387D69" w:rsidRDefault="00ED026E" w:rsidP="00384DB0">
          <w:pPr>
            <w:pStyle w:val="Prrafodelista"/>
            <w:spacing w:line="360" w:lineRule="auto"/>
            <w:jc w:val="both"/>
            <w:rPr>
              <w:rFonts w:ascii="Times New Roman" w:hAnsi="Times New Roman" w:cs="Times New Roman"/>
              <w:sz w:val="22"/>
            </w:rPr>
          </w:pPr>
        </w:p>
        <w:p w14:paraId="19FE7D8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5" w:name="_Ref43908041"/>
          <w:r w:rsidRPr="00387D69">
            <w:rPr>
              <w:rFonts w:ascii="Times New Roman" w:hAnsi="Times New Roman" w:cs="Times New Roman"/>
              <w:sz w:val="22"/>
            </w:rPr>
            <w:t xml:space="preserve">D. G. Green. Sinusoidal flicker characteristics of the color-sensitive mechanisms of the eye. </w:t>
          </w:r>
          <w:r w:rsidRPr="00387D69">
            <w:rPr>
              <w:rFonts w:ascii="Times New Roman" w:hAnsi="Times New Roman" w:cs="Times New Roman"/>
              <w:i/>
              <w:iCs/>
              <w:sz w:val="22"/>
            </w:rPr>
            <w:t>Vision research</w:t>
          </w:r>
          <w:r w:rsidRPr="00387D69">
            <w:rPr>
              <w:rFonts w:ascii="Times New Roman" w:hAnsi="Times New Roman" w:cs="Times New Roman"/>
              <w:sz w:val="22"/>
            </w:rPr>
            <w:t>, 9(5):591–601, 1969.</w:t>
          </w:r>
          <w:bookmarkEnd w:id="165"/>
        </w:p>
        <w:p w14:paraId="5322A1FF" w14:textId="77777777" w:rsidR="00ED026E" w:rsidRPr="00387D69" w:rsidRDefault="00ED026E" w:rsidP="00384DB0">
          <w:pPr>
            <w:pStyle w:val="Prrafodelista"/>
            <w:spacing w:line="360" w:lineRule="auto"/>
            <w:jc w:val="both"/>
            <w:rPr>
              <w:rFonts w:ascii="Times New Roman" w:hAnsi="Times New Roman" w:cs="Times New Roman"/>
              <w:sz w:val="22"/>
            </w:rPr>
          </w:pPr>
        </w:p>
        <w:p w14:paraId="72AD9A70"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66" w:name="_Ref43908059"/>
          <w:r w:rsidRPr="00387D69">
            <w:rPr>
              <w:rFonts w:ascii="Times New Roman" w:hAnsi="Times New Roman" w:cs="Times New Roman"/>
              <w:sz w:val="22"/>
            </w:rPr>
            <w:t>W. A. Hershberger and J. S. Jordan. The phantom array: a perisaccadic illusion of visual direction. The Psychological Record, 48(1):2, 2012.</w:t>
          </w:r>
          <w:bookmarkEnd w:id="166"/>
        </w:p>
        <w:p w14:paraId="090A9C9F" w14:textId="77777777" w:rsidR="00ED026E" w:rsidRPr="00387D69" w:rsidRDefault="00ED026E" w:rsidP="00384DB0">
          <w:pPr>
            <w:pStyle w:val="Prrafodelista"/>
            <w:spacing w:line="360" w:lineRule="auto"/>
            <w:jc w:val="both"/>
            <w:rPr>
              <w:rFonts w:ascii="Times New Roman" w:hAnsi="Times New Roman" w:cs="Times New Roman"/>
              <w:sz w:val="22"/>
            </w:rPr>
          </w:pPr>
        </w:p>
        <w:p w14:paraId="772742D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7" w:name="_Ref43908069"/>
          <w:r w:rsidRPr="00387D69">
            <w:rPr>
              <w:rFonts w:ascii="Times New Roman" w:hAnsi="Times New Roman" w:cs="Times New Roman"/>
              <w:sz w:val="22"/>
            </w:rPr>
            <w:t xml:space="preserve">J. Roberts and A. Wilkins. Flicker can be perceived during saccades at frequencies in excess of 1 khz. </w:t>
          </w:r>
          <w:r w:rsidRPr="00387D69">
            <w:rPr>
              <w:rFonts w:ascii="Times New Roman" w:hAnsi="Times New Roman" w:cs="Times New Roman"/>
              <w:i/>
              <w:iCs/>
              <w:sz w:val="22"/>
            </w:rPr>
            <w:t>Lighting Research and Technology</w:t>
          </w:r>
          <w:r w:rsidRPr="00387D69">
            <w:rPr>
              <w:rFonts w:ascii="Times New Roman" w:hAnsi="Times New Roman" w:cs="Times New Roman"/>
              <w:sz w:val="22"/>
            </w:rPr>
            <w:t>, 45(1):124–132, 2013.</w:t>
          </w:r>
          <w:bookmarkEnd w:id="167"/>
          <w:r w:rsidRPr="00387D69">
            <w:rPr>
              <w:rFonts w:ascii="Times New Roman" w:hAnsi="Times New Roman" w:cs="Times New Roman"/>
              <w:sz w:val="22"/>
            </w:rPr>
            <w:t xml:space="preserve"> </w:t>
          </w:r>
        </w:p>
        <w:p w14:paraId="383B61EF" w14:textId="77777777" w:rsidR="00ED026E" w:rsidRPr="00387D69" w:rsidRDefault="00ED026E" w:rsidP="00384DB0">
          <w:pPr>
            <w:pStyle w:val="Prrafodelista"/>
            <w:spacing w:line="360" w:lineRule="auto"/>
            <w:jc w:val="both"/>
            <w:rPr>
              <w:rFonts w:ascii="Times New Roman" w:hAnsi="Times New Roman" w:cs="Times New Roman"/>
              <w:sz w:val="22"/>
            </w:rPr>
          </w:pPr>
        </w:p>
        <w:p w14:paraId="5928DA2D" w14:textId="293FEBF4"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8" w:name="_Ref43908076"/>
          <w:r w:rsidRPr="00387D69">
            <w:rPr>
              <w:rFonts w:ascii="Times New Roman" w:hAnsi="Times New Roman" w:cs="Times New Roman"/>
              <w:sz w:val="22"/>
            </w:rPr>
            <w:t>I. Vogels and I. Hernando. Effect of eye movements on perception of temporally modulated light. Recurso digital: &lt;</w:t>
          </w:r>
          <w:hyperlink r:id="rId51" w:history="1">
            <w:r w:rsidRPr="00387D69">
              <w:rPr>
                <w:rStyle w:val="Hipervnculo"/>
                <w:rFonts w:ascii="Times New Roman" w:hAnsi="Times New Roman" w:cs="Times New Roman"/>
                <w:sz w:val="22"/>
              </w:rPr>
              <w:t>http://2012.experiencinglight.nl/doc/28.pdf</w:t>
            </w:r>
          </w:hyperlink>
          <w:r w:rsidRPr="00387D69">
            <w:rPr>
              <w:rFonts w:ascii="Times New Roman" w:hAnsi="Times New Roman" w:cs="Times New Roman"/>
              <w:sz w:val="22"/>
            </w:rPr>
            <w:t>&gt;.</w:t>
          </w:r>
          <w:bookmarkEnd w:id="168"/>
        </w:p>
        <w:p w14:paraId="0F46CDB6" w14:textId="77777777" w:rsidR="00ED026E" w:rsidRPr="00387D69" w:rsidRDefault="00ED026E" w:rsidP="00384DB0">
          <w:pPr>
            <w:pStyle w:val="Prrafodelista"/>
            <w:spacing w:line="360" w:lineRule="auto"/>
            <w:jc w:val="both"/>
            <w:rPr>
              <w:rFonts w:ascii="Times New Roman" w:hAnsi="Times New Roman" w:cs="Times New Roman"/>
              <w:sz w:val="22"/>
            </w:rPr>
          </w:pPr>
        </w:p>
        <w:p w14:paraId="2A4E7F0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9" w:name="_Ref43907897"/>
          <w:r w:rsidRPr="00387D69">
            <w:rPr>
              <w:rFonts w:ascii="Times New Roman" w:hAnsi="Times New Roman" w:cs="Times New Roman"/>
              <w:sz w:val="22"/>
            </w:rPr>
            <w:t>Kandel RE, Schwarts J, Jessell TM. Principles of neural science. 3 ed. New York: Elsevier Science Publishing; 1991. Chapter 28. Phototransduction and information processing in the retina.</w:t>
          </w:r>
          <w:bookmarkEnd w:id="169"/>
        </w:p>
        <w:p w14:paraId="206C2D6D" w14:textId="77777777" w:rsidR="00ED026E" w:rsidRPr="00387D69" w:rsidRDefault="00ED026E" w:rsidP="00384DB0">
          <w:pPr>
            <w:pStyle w:val="Prrafodelista"/>
            <w:spacing w:line="360" w:lineRule="auto"/>
            <w:jc w:val="both"/>
            <w:rPr>
              <w:rFonts w:ascii="Times New Roman" w:hAnsi="Times New Roman" w:cs="Times New Roman"/>
              <w:sz w:val="22"/>
            </w:rPr>
          </w:pPr>
        </w:p>
        <w:p w14:paraId="7117681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Lamme AFV, Roelfsema PR. The distinct modes of vision offered by feedforward and recurrent processing. Trends Neurosci.</w:t>
          </w:r>
        </w:p>
        <w:p w14:paraId="2A003A3B" w14:textId="77777777" w:rsidR="00ED026E" w:rsidRPr="00387D69" w:rsidRDefault="00ED026E" w:rsidP="00384DB0">
          <w:pPr>
            <w:pStyle w:val="Prrafodelista"/>
            <w:spacing w:line="360" w:lineRule="auto"/>
            <w:jc w:val="both"/>
            <w:rPr>
              <w:rFonts w:ascii="Times New Roman" w:hAnsi="Times New Roman" w:cs="Times New Roman"/>
              <w:sz w:val="22"/>
            </w:rPr>
          </w:pPr>
        </w:p>
        <w:p w14:paraId="65C6AC3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Supèr H. Figure-ground activity in V1 and guidance of saccadic eye movements. J. Physiol. </w:t>
          </w:r>
        </w:p>
        <w:p w14:paraId="11C8CDF0" w14:textId="77777777" w:rsidR="00ED026E" w:rsidRPr="00387D69" w:rsidRDefault="00ED026E" w:rsidP="00384DB0">
          <w:pPr>
            <w:pStyle w:val="Prrafodelista"/>
            <w:spacing w:line="360" w:lineRule="auto"/>
            <w:jc w:val="both"/>
            <w:rPr>
              <w:rFonts w:ascii="Times New Roman" w:hAnsi="Times New Roman" w:cs="Times New Roman"/>
              <w:sz w:val="22"/>
            </w:rPr>
          </w:pPr>
        </w:p>
        <w:p w14:paraId="5F91268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Supèr H. Working memory in the primary visual cortex. Arch. Neurol.</w:t>
          </w:r>
        </w:p>
        <w:p w14:paraId="5E7F3D84" w14:textId="77777777" w:rsidR="00ED026E" w:rsidRPr="00387D69" w:rsidRDefault="00ED026E" w:rsidP="00384DB0">
          <w:pPr>
            <w:pStyle w:val="Prrafodelista"/>
            <w:spacing w:line="360" w:lineRule="auto"/>
            <w:jc w:val="both"/>
            <w:rPr>
              <w:rFonts w:ascii="Times New Roman" w:hAnsi="Times New Roman" w:cs="Times New Roman"/>
              <w:sz w:val="22"/>
            </w:rPr>
          </w:pPr>
        </w:p>
        <w:p w14:paraId="5267C73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0" w:name="_Ref43907904"/>
          <w:r w:rsidRPr="00387D69">
            <w:rPr>
              <w:rFonts w:ascii="Times New Roman" w:hAnsi="Times New Roman" w:cs="Times New Roman"/>
              <w:sz w:val="22"/>
            </w:rPr>
            <w:t>Perez D, Travieso D, Magano A, Lopez A, Marquez MT. Precepción visual. Tema 1.</w:t>
          </w:r>
          <w:bookmarkEnd w:id="170"/>
          <w:r w:rsidRPr="00387D69">
            <w:rPr>
              <w:rFonts w:ascii="Times New Roman" w:hAnsi="Times New Roman" w:cs="Times New Roman"/>
              <w:sz w:val="22"/>
            </w:rPr>
            <w:t xml:space="preserve"> </w:t>
          </w:r>
        </w:p>
        <w:p w14:paraId="7251A59F" w14:textId="77777777" w:rsidR="00ED026E" w:rsidRPr="00387D69" w:rsidRDefault="00ED026E" w:rsidP="00384DB0">
          <w:pPr>
            <w:pStyle w:val="Prrafodelista"/>
            <w:spacing w:line="360" w:lineRule="auto"/>
            <w:jc w:val="both"/>
            <w:rPr>
              <w:rFonts w:ascii="Times New Roman" w:hAnsi="Times New Roman" w:cs="Times New Roman"/>
              <w:sz w:val="22"/>
            </w:rPr>
          </w:pPr>
        </w:p>
        <w:p w14:paraId="414BCA8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1" w:name="_Ref43908594"/>
          <w:r w:rsidRPr="00387D69">
            <w:rPr>
              <w:rFonts w:ascii="Times New Roman" w:hAnsi="Times New Roman" w:cs="Times New Roman"/>
              <w:sz w:val="22"/>
            </w:rPr>
            <w:t>Campbell FW, Green DG. Optical and retinal factors affecting visual resolution. J Physiol.</w:t>
          </w:r>
          <w:bookmarkEnd w:id="171"/>
        </w:p>
        <w:p w14:paraId="13A4BFE9" w14:textId="77777777" w:rsidR="00ED026E" w:rsidRPr="00387D69" w:rsidRDefault="00ED026E" w:rsidP="00384DB0">
          <w:pPr>
            <w:pStyle w:val="Prrafodelista"/>
            <w:spacing w:line="360" w:lineRule="auto"/>
            <w:jc w:val="both"/>
            <w:rPr>
              <w:rFonts w:ascii="Times New Roman" w:hAnsi="Times New Roman" w:cs="Times New Roman"/>
              <w:sz w:val="22"/>
            </w:rPr>
          </w:pPr>
        </w:p>
        <w:p w14:paraId="3263099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2" w:name="_Ref43908600"/>
          <w:r w:rsidRPr="00387D69">
            <w:rPr>
              <w:rFonts w:ascii="Times New Roman" w:hAnsi="Times New Roman" w:cs="Times New Roman"/>
              <w:sz w:val="22"/>
            </w:rPr>
            <w:t>Artal P, Navarro R. Monochromatic modulation transfer function of the human eye for different pupil diameters: an analytical expression. J Opt Soc Am A.</w:t>
          </w:r>
          <w:bookmarkEnd w:id="172"/>
        </w:p>
        <w:p w14:paraId="1C73A552" w14:textId="77777777" w:rsidR="00ED026E" w:rsidRPr="00387D69" w:rsidRDefault="00ED026E" w:rsidP="00384DB0">
          <w:pPr>
            <w:pStyle w:val="Prrafodelista"/>
            <w:spacing w:line="360" w:lineRule="auto"/>
            <w:jc w:val="both"/>
            <w:rPr>
              <w:rFonts w:ascii="Times New Roman" w:hAnsi="Times New Roman" w:cs="Times New Roman"/>
              <w:sz w:val="22"/>
            </w:rPr>
          </w:pPr>
        </w:p>
        <w:p w14:paraId="1B9A0ED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3" w:name="_Ref43908606"/>
          <w:r w:rsidRPr="00387D69">
            <w:rPr>
              <w:rFonts w:ascii="Times New Roman" w:hAnsi="Times New Roman" w:cs="Times New Roman"/>
              <w:sz w:val="22"/>
            </w:rPr>
            <w:t>Navarro R, Artal P, Williams DR. Modulation transfer of the human eye as a function of retinal eccentricity. J Opt Soc A.</w:t>
          </w:r>
          <w:bookmarkEnd w:id="173"/>
          <w:r w:rsidRPr="00387D69">
            <w:rPr>
              <w:rFonts w:ascii="Times New Roman" w:hAnsi="Times New Roman" w:cs="Times New Roman"/>
              <w:sz w:val="22"/>
            </w:rPr>
            <w:t xml:space="preserve"> </w:t>
          </w:r>
        </w:p>
        <w:p w14:paraId="0038E01F" w14:textId="77777777" w:rsidR="00ED026E" w:rsidRPr="00387D69" w:rsidRDefault="00ED026E" w:rsidP="00384DB0">
          <w:pPr>
            <w:pStyle w:val="Prrafodelista"/>
            <w:spacing w:line="360" w:lineRule="auto"/>
            <w:jc w:val="both"/>
            <w:rPr>
              <w:rFonts w:ascii="Times New Roman" w:hAnsi="Times New Roman" w:cs="Times New Roman"/>
              <w:sz w:val="22"/>
            </w:rPr>
          </w:pPr>
        </w:p>
        <w:p w14:paraId="20FAC2B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4" w:name="_Ref43908612"/>
          <w:r w:rsidRPr="00387D69">
            <w:rPr>
              <w:rFonts w:ascii="Times New Roman" w:hAnsi="Times New Roman" w:cs="Times New Roman"/>
              <w:sz w:val="22"/>
            </w:rPr>
            <w:t>Williams DR, Artal P, McMahon MJ, Navarro R, Brainard DH. Off- axis optical quality and retinal sampling in the human eye. Vision Res.</w:t>
          </w:r>
          <w:bookmarkEnd w:id="174"/>
        </w:p>
        <w:p w14:paraId="4F0C4B22" w14:textId="77777777" w:rsidR="00ED026E" w:rsidRPr="00387D69" w:rsidRDefault="00ED026E" w:rsidP="00384DB0">
          <w:pPr>
            <w:pStyle w:val="Prrafodelista"/>
            <w:spacing w:line="360" w:lineRule="auto"/>
            <w:jc w:val="both"/>
            <w:rPr>
              <w:rFonts w:ascii="Times New Roman" w:hAnsi="Times New Roman" w:cs="Times New Roman"/>
              <w:sz w:val="22"/>
            </w:rPr>
          </w:pPr>
        </w:p>
        <w:p w14:paraId="25AB341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5" w:name="_Ref43908623"/>
          <w:r w:rsidRPr="00387D69">
            <w:rPr>
              <w:rFonts w:ascii="Times New Roman" w:hAnsi="Times New Roman" w:cs="Times New Roman"/>
              <w:sz w:val="22"/>
            </w:rPr>
            <w:t>Wang YZ, Thibos LN, Bradley A. Effects of refractive error on detection acuity and resolution acuity in peripheral vision. Invest Ophthalmol Vis Sci.</w:t>
          </w:r>
          <w:bookmarkEnd w:id="175"/>
        </w:p>
        <w:p w14:paraId="33FB116E" w14:textId="77777777" w:rsidR="00ED026E" w:rsidRPr="00387D69" w:rsidRDefault="00ED026E" w:rsidP="00384DB0">
          <w:pPr>
            <w:pStyle w:val="Prrafodelista"/>
            <w:spacing w:line="360" w:lineRule="auto"/>
            <w:jc w:val="both"/>
            <w:rPr>
              <w:rFonts w:ascii="Times New Roman" w:hAnsi="Times New Roman" w:cs="Times New Roman"/>
              <w:sz w:val="22"/>
            </w:rPr>
          </w:pPr>
        </w:p>
        <w:p w14:paraId="41D87B1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76" w:name="_Ref43908210"/>
          <w:r w:rsidRPr="00387D69">
            <w:rPr>
              <w:rFonts w:ascii="Times New Roman" w:hAnsi="Times New Roman" w:cs="Times New Roman"/>
              <w:sz w:val="22"/>
            </w:rPr>
            <w:t>B. Breitmeyer, H. Ogmen, Visual Masking: Time Slices Through Conscious and Unconscious Vision, Oxford University Press, New York, NY, USA, 2006.</w:t>
          </w:r>
          <w:bookmarkEnd w:id="176"/>
          <w:r w:rsidRPr="00387D69">
            <w:rPr>
              <w:rFonts w:ascii="Times New Roman" w:hAnsi="Times New Roman" w:cs="Times New Roman"/>
              <w:sz w:val="22"/>
            </w:rPr>
            <w:t xml:space="preserve"> </w:t>
          </w:r>
        </w:p>
        <w:p w14:paraId="28F6B177" w14:textId="77777777" w:rsidR="00ED026E" w:rsidRPr="00387D69" w:rsidRDefault="00ED026E" w:rsidP="00384DB0">
          <w:pPr>
            <w:pStyle w:val="Prrafodelista"/>
            <w:spacing w:line="360" w:lineRule="auto"/>
            <w:jc w:val="both"/>
            <w:rPr>
              <w:rFonts w:ascii="Times New Roman" w:hAnsi="Times New Roman" w:cs="Times New Roman"/>
              <w:sz w:val="22"/>
            </w:rPr>
          </w:pPr>
        </w:p>
        <w:p w14:paraId="1B02FE1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7" w:name="_Ref43908216"/>
          <w:r w:rsidRPr="00387D69">
            <w:rPr>
              <w:rFonts w:ascii="Times New Roman" w:hAnsi="Times New Roman" w:cs="Times New Roman"/>
              <w:sz w:val="22"/>
            </w:rPr>
            <w:t>A.C. Bovik, Automatic prediction of perceptual image and video quality, Proc. IEEE 101.</w:t>
          </w:r>
          <w:bookmarkEnd w:id="177"/>
        </w:p>
        <w:p w14:paraId="5CDAACB8" w14:textId="77777777" w:rsidR="00ED026E" w:rsidRPr="00387D69" w:rsidRDefault="00ED026E" w:rsidP="00384DB0">
          <w:pPr>
            <w:pStyle w:val="Prrafodelista"/>
            <w:spacing w:line="360" w:lineRule="auto"/>
            <w:jc w:val="both"/>
            <w:rPr>
              <w:rFonts w:ascii="Times New Roman" w:hAnsi="Times New Roman" w:cs="Times New Roman"/>
              <w:sz w:val="22"/>
            </w:rPr>
          </w:pPr>
        </w:p>
        <w:p w14:paraId="4C20EC0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8" w:name="_Ref43908223"/>
          <w:r w:rsidRPr="00387D69">
            <w:rPr>
              <w:rFonts w:ascii="Times New Roman" w:hAnsi="Times New Roman" w:cs="Times New Roman"/>
              <w:sz w:val="22"/>
            </w:rPr>
            <w:t>Z. Wang, A.C. Bovik, Reduced- and no-reference image quality assessment, IEEE Signal Process. Mag.</w:t>
          </w:r>
          <w:bookmarkEnd w:id="178"/>
        </w:p>
        <w:p w14:paraId="260CAD6E" w14:textId="77777777" w:rsidR="00ED026E" w:rsidRPr="00387D69" w:rsidRDefault="00ED026E" w:rsidP="00384DB0">
          <w:pPr>
            <w:pStyle w:val="Prrafodelista"/>
            <w:spacing w:line="360" w:lineRule="auto"/>
            <w:jc w:val="both"/>
            <w:rPr>
              <w:rFonts w:ascii="Times New Roman" w:hAnsi="Times New Roman" w:cs="Times New Roman"/>
              <w:sz w:val="22"/>
            </w:rPr>
          </w:pPr>
        </w:p>
        <w:p w14:paraId="4F660E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9" w:name="_Ref43908228"/>
          <w:r w:rsidRPr="00387D69">
            <w:rPr>
              <w:rFonts w:ascii="Times New Roman" w:hAnsi="Times New Roman" w:cs="Times New Roman"/>
              <w:sz w:val="22"/>
            </w:rPr>
            <w:t xml:space="preserve">G.E. Legge, J.M. Foley, Contrast masking </w:t>
          </w:r>
          <w:proofErr w:type="gramStart"/>
          <w:r w:rsidRPr="00387D69">
            <w:rPr>
              <w:rFonts w:ascii="Times New Roman" w:hAnsi="Times New Roman" w:cs="Times New Roman"/>
              <w:sz w:val="22"/>
            </w:rPr>
            <w:t>in human</w:t>
          </w:r>
          <w:proofErr w:type="gramEnd"/>
          <w:r w:rsidRPr="00387D69">
            <w:rPr>
              <w:rFonts w:ascii="Times New Roman" w:hAnsi="Times New Roman" w:cs="Times New Roman"/>
              <w:sz w:val="22"/>
            </w:rPr>
            <w:t xml:space="preserve"> vision, J. Opt. Soc. Amer.</w:t>
          </w:r>
          <w:bookmarkEnd w:id="179"/>
        </w:p>
        <w:p w14:paraId="19419825" w14:textId="77777777" w:rsidR="00ED026E" w:rsidRPr="00387D69" w:rsidRDefault="00ED026E" w:rsidP="00384DB0">
          <w:pPr>
            <w:pStyle w:val="Prrafodelista"/>
            <w:spacing w:line="360" w:lineRule="auto"/>
            <w:jc w:val="both"/>
            <w:rPr>
              <w:rFonts w:ascii="Times New Roman" w:hAnsi="Times New Roman" w:cs="Times New Roman"/>
              <w:sz w:val="22"/>
            </w:rPr>
          </w:pPr>
        </w:p>
        <w:p w14:paraId="04768A2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0" w:name="_Ref43908234"/>
          <w:r w:rsidRPr="00387D69">
            <w:rPr>
              <w:rFonts w:ascii="Times New Roman" w:hAnsi="Times New Roman" w:cs="Times New Roman"/>
              <w:sz w:val="22"/>
            </w:rPr>
            <w:t>Z. Wang, A.C. Bovik, H.R. Sheikh, E.P. Simoncelli, Image quality assessment: From error visibility to structural similarity, IEEE Trans. Image Process.</w:t>
          </w:r>
          <w:bookmarkEnd w:id="180"/>
          <w:r w:rsidRPr="00387D69">
            <w:rPr>
              <w:rFonts w:ascii="Times New Roman" w:hAnsi="Times New Roman" w:cs="Times New Roman"/>
              <w:sz w:val="22"/>
            </w:rPr>
            <w:t xml:space="preserve"> </w:t>
          </w:r>
        </w:p>
        <w:p w14:paraId="529FA5CE" w14:textId="77777777" w:rsidR="00ED026E" w:rsidRPr="00387D69" w:rsidRDefault="00ED026E" w:rsidP="00384DB0">
          <w:pPr>
            <w:pStyle w:val="Prrafodelista"/>
            <w:spacing w:line="360" w:lineRule="auto"/>
            <w:jc w:val="both"/>
            <w:rPr>
              <w:rFonts w:ascii="Times New Roman" w:hAnsi="Times New Roman" w:cs="Times New Roman"/>
              <w:sz w:val="22"/>
            </w:rPr>
          </w:pPr>
        </w:p>
        <w:p w14:paraId="51A8B84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1" w:name="_Ref43908240"/>
          <w:r w:rsidRPr="00387D69">
            <w:rPr>
              <w:rFonts w:ascii="Times New Roman" w:hAnsi="Times New Roman" w:cs="Times New Roman"/>
              <w:sz w:val="22"/>
            </w:rPr>
            <w:t>S.J. Daly, Visible differences predictor: An algorithm for the assessment of image fidelity, in: Proc. SPIE Human Vis. Visual Process. and Digital Display III.</w:t>
          </w:r>
          <w:bookmarkEnd w:id="181"/>
        </w:p>
        <w:p w14:paraId="50B2AA4D" w14:textId="77777777" w:rsidR="00ED026E" w:rsidRPr="00387D69" w:rsidRDefault="00ED026E" w:rsidP="00384DB0">
          <w:pPr>
            <w:pStyle w:val="Prrafodelista"/>
            <w:spacing w:line="360" w:lineRule="auto"/>
            <w:jc w:val="both"/>
            <w:rPr>
              <w:rFonts w:ascii="Times New Roman" w:hAnsi="Times New Roman" w:cs="Times New Roman"/>
              <w:sz w:val="22"/>
            </w:rPr>
          </w:pPr>
        </w:p>
        <w:p w14:paraId="713C276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2" w:name="_Ref43908247"/>
          <w:r w:rsidRPr="00387D69">
            <w:rPr>
              <w:rFonts w:ascii="Times New Roman" w:hAnsi="Times New Roman" w:cs="Times New Roman"/>
              <w:sz w:val="22"/>
            </w:rPr>
            <w:t>D.J. Heeger, Normalization of cell responses in cat striate cortex, Visual Neurosci.</w:t>
          </w:r>
          <w:bookmarkEnd w:id="182"/>
        </w:p>
        <w:p w14:paraId="2BBFCB85" w14:textId="77777777" w:rsidR="00ED026E" w:rsidRPr="00387D69" w:rsidRDefault="00ED026E" w:rsidP="00384DB0">
          <w:pPr>
            <w:pStyle w:val="Prrafodelista"/>
            <w:spacing w:line="360" w:lineRule="auto"/>
            <w:jc w:val="both"/>
            <w:rPr>
              <w:rFonts w:ascii="Times New Roman" w:hAnsi="Times New Roman" w:cs="Times New Roman"/>
              <w:sz w:val="22"/>
            </w:rPr>
          </w:pPr>
        </w:p>
        <w:p w14:paraId="77EF7CF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w:t>
          </w:r>
          <w:bookmarkStart w:id="183" w:name="_Ref43908253"/>
          <w:r w:rsidRPr="00387D69">
            <w:rPr>
              <w:rFonts w:ascii="Times New Roman" w:hAnsi="Times New Roman" w:cs="Times New Roman"/>
              <w:sz w:val="22"/>
            </w:rPr>
            <w:t>P.C. Teo, D.J. Heeger, Perceptual image distortion, in: Proc. SPIE Human Vision, Visual Process., and Digital Display V, vol. 2179.</w:t>
          </w:r>
          <w:bookmarkEnd w:id="183"/>
        </w:p>
        <w:p w14:paraId="3999ECCB" w14:textId="77777777" w:rsidR="00ED026E" w:rsidRPr="00387D69" w:rsidRDefault="00ED026E" w:rsidP="00384DB0">
          <w:pPr>
            <w:pStyle w:val="Prrafodelista"/>
            <w:spacing w:line="360" w:lineRule="auto"/>
            <w:jc w:val="both"/>
            <w:rPr>
              <w:rFonts w:ascii="Times New Roman" w:hAnsi="Times New Roman" w:cs="Times New Roman"/>
              <w:sz w:val="22"/>
            </w:rPr>
          </w:pPr>
        </w:p>
        <w:p w14:paraId="611DF24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4" w:name="_Ref43908262"/>
          <w:r w:rsidRPr="00387D69">
            <w:rPr>
              <w:rFonts w:ascii="Times New Roman" w:hAnsi="Times New Roman" w:cs="Times New Roman"/>
              <w:sz w:val="22"/>
            </w:rPr>
            <w:t xml:space="preserve">G. Sperling, Temporal and spatial visual masking. I. Masking by impulse </w:t>
          </w:r>
          <w:proofErr w:type="gramStart"/>
          <w:r w:rsidRPr="00387D69">
            <w:rPr>
              <w:rFonts w:ascii="Times New Roman" w:hAnsi="Times New Roman" w:cs="Times New Roman"/>
              <w:sz w:val="22"/>
            </w:rPr>
            <w:t>flashes</w:t>
          </w:r>
          <w:proofErr w:type="gramEnd"/>
          <w:r w:rsidRPr="00387D69">
            <w:rPr>
              <w:rFonts w:ascii="Times New Roman" w:hAnsi="Times New Roman" w:cs="Times New Roman"/>
              <w:sz w:val="22"/>
            </w:rPr>
            <w:t>, J. Opt. Soc. Amer.</w:t>
          </w:r>
          <w:bookmarkEnd w:id="184"/>
        </w:p>
        <w:p w14:paraId="54E5438C" w14:textId="77777777" w:rsidR="00ED026E" w:rsidRPr="00387D69" w:rsidRDefault="00ED026E" w:rsidP="00384DB0">
          <w:pPr>
            <w:pStyle w:val="Prrafodelista"/>
            <w:spacing w:line="360" w:lineRule="auto"/>
            <w:jc w:val="both"/>
            <w:rPr>
              <w:rFonts w:ascii="Times New Roman" w:hAnsi="Times New Roman" w:cs="Times New Roman"/>
              <w:sz w:val="22"/>
            </w:rPr>
          </w:pPr>
        </w:p>
        <w:p w14:paraId="7A5D27F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5" w:name="_Ref43908267"/>
          <w:r w:rsidRPr="00387D69">
            <w:rPr>
              <w:rFonts w:ascii="Times New Roman" w:hAnsi="Times New Roman" w:cs="Times New Roman"/>
              <w:sz w:val="22"/>
            </w:rPr>
            <w:t>B.E. Rogowitz, Spatial/temporal interactions: Backward and forward metacontrast masking with sine-wave gratings, Vis. Res.</w:t>
          </w:r>
          <w:bookmarkEnd w:id="185"/>
        </w:p>
        <w:p w14:paraId="62D28A2A" w14:textId="77777777" w:rsidR="00ED026E" w:rsidRPr="00387D69" w:rsidRDefault="00ED026E" w:rsidP="00384DB0">
          <w:pPr>
            <w:pStyle w:val="Prrafodelista"/>
            <w:spacing w:line="360" w:lineRule="auto"/>
            <w:jc w:val="both"/>
            <w:rPr>
              <w:rFonts w:ascii="Times New Roman" w:hAnsi="Times New Roman" w:cs="Times New Roman"/>
              <w:sz w:val="22"/>
            </w:rPr>
          </w:pPr>
        </w:p>
        <w:p w14:paraId="420B54E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6" w:name="_Ref43908273"/>
          <w:r w:rsidRPr="00387D69">
            <w:rPr>
              <w:rFonts w:ascii="Times New Roman" w:hAnsi="Times New Roman" w:cs="Times New Roman"/>
              <w:sz w:val="22"/>
            </w:rPr>
            <w:t>F. Hermens, G. Luksys, W. Gerstner, M. Herzog, U. Ernst, Modeling spatial and temporal aspects of visual backward masking, Psychol.</w:t>
          </w:r>
          <w:bookmarkEnd w:id="186"/>
        </w:p>
        <w:p w14:paraId="47C443F5" w14:textId="77777777" w:rsidR="00ED026E" w:rsidRPr="00387D69" w:rsidRDefault="00ED026E" w:rsidP="00384DB0">
          <w:pPr>
            <w:pStyle w:val="Prrafodelista"/>
            <w:spacing w:line="360" w:lineRule="auto"/>
            <w:jc w:val="both"/>
            <w:rPr>
              <w:rFonts w:ascii="Times New Roman" w:hAnsi="Times New Roman" w:cs="Times New Roman"/>
              <w:sz w:val="22"/>
            </w:rPr>
          </w:pPr>
        </w:p>
        <w:p w14:paraId="4F6FF06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7" w:name="_Ref43908278"/>
          <w:r w:rsidRPr="00387D69">
            <w:rPr>
              <w:rFonts w:ascii="Times New Roman" w:hAnsi="Times New Roman" w:cs="Times New Roman"/>
              <w:sz w:val="22"/>
            </w:rPr>
            <w:t>D.J. Simons, R.A. Rensink, Change blindness: Past, present, and future, Trends Cogn.</w:t>
          </w:r>
          <w:bookmarkEnd w:id="187"/>
        </w:p>
        <w:p w14:paraId="1465CC67" w14:textId="77777777" w:rsidR="00ED026E" w:rsidRPr="00387D69" w:rsidRDefault="00ED026E" w:rsidP="00384DB0">
          <w:pPr>
            <w:pStyle w:val="Prrafodelista"/>
            <w:spacing w:line="360" w:lineRule="auto"/>
            <w:jc w:val="both"/>
            <w:rPr>
              <w:rFonts w:ascii="Times New Roman" w:hAnsi="Times New Roman" w:cs="Times New Roman"/>
              <w:sz w:val="22"/>
            </w:rPr>
          </w:pPr>
        </w:p>
        <w:p w14:paraId="205F350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8" w:name="_Ref43908284"/>
          <w:r w:rsidRPr="00387D69">
            <w:rPr>
              <w:rFonts w:ascii="Times New Roman" w:hAnsi="Times New Roman" w:cs="Times New Roman"/>
              <w:sz w:val="22"/>
            </w:rPr>
            <w:t>D.M. Levi, Crowding—an essential bottleneck for object recognition.</w:t>
          </w:r>
          <w:bookmarkEnd w:id="188"/>
        </w:p>
        <w:p w14:paraId="7F8139EE" w14:textId="77777777" w:rsidR="00ED026E" w:rsidRPr="00387D69" w:rsidRDefault="00ED026E" w:rsidP="00384DB0">
          <w:pPr>
            <w:pStyle w:val="Prrafodelista"/>
            <w:spacing w:line="360" w:lineRule="auto"/>
            <w:jc w:val="both"/>
            <w:rPr>
              <w:rFonts w:ascii="Times New Roman" w:hAnsi="Times New Roman" w:cs="Times New Roman"/>
              <w:sz w:val="22"/>
            </w:rPr>
          </w:pPr>
        </w:p>
        <w:p w14:paraId="1B98661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9" w:name="_Ref43908289"/>
          <w:r w:rsidRPr="00387D69">
            <w:rPr>
              <w:rFonts w:ascii="Times New Roman" w:hAnsi="Times New Roman" w:cs="Times New Roman"/>
              <w:sz w:val="22"/>
            </w:rPr>
            <w:t>J.W. Suchow, G.A. Alvarez, Motion silences awareness of visual change, Curr.</w:t>
          </w:r>
          <w:bookmarkEnd w:id="189"/>
        </w:p>
        <w:p w14:paraId="40920362" w14:textId="77777777" w:rsidR="00ED026E" w:rsidRPr="00387D69" w:rsidRDefault="00ED026E" w:rsidP="00384DB0">
          <w:pPr>
            <w:pStyle w:val="Prrafodelista"/>
            <w:spacing w:line="360" w:lineRule="auto"/>
            <w:jc w:val="both"/>
            <w:rPr>
              <w:rFonts w:ascii="Times New Roman" w:hAnsi="Times New Roman" w:cs="Times New Roman"/>
              <w:sz w:val="22"/>
            </w:rPr>
          </w:pPr>
        </w:p>
        <w:p w14:paraId="3C989DD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90" w:name="_Ref43908516"/>
          <w:r w:rsidRPr="00387D69">
            <w:rPr>
              <w:rFonts w:ascii="Times New Roman" w:hAnsi="Times New Roman" w:cs="Times New Roman"/>
              <w:sz w:val="22"/>
            </w:rPr>
            <w:t>L.K. Choi, A.C. Bovik, L.K. Cormack, Spatiotemporal flicker detector model of motion silencing, Perception.</w:t>
          </w:r>
          <w:bookmarkEnd w:id="190"/>
        </w:p>
        <w:p w14:paraId="45EB4540" w14:textId="77777777" w:rsidR="00ED026E" w:rsidRPr="00387D69" w:rsidRDefault="00ED026E" w:rsidP="00384DB0">
          <w:pPr>
            <w:spacing w:line="360" w:lineRule="auto"/>
            <w:jc w:val="both"/>
            <w:rPr>
              <w:rFonts w:ascii="Times New Roman" w:hAnsi="Times New Roman" w:cs="Times New Roman"/>
              <w:sz w:val="22"/>
            </w:rPr>
          </w:pPr>
        </w:p>
        <w:p w14:paraId="6DCC786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1" w:name="_Ref43908293"/>
          <w:r w:rsidRPr="00387D69">
            <w:rPr>
              <w:rFonts w:ascii="Times New Roman" w:hAnsi="Times New Roman" w:cs="Times New Roman"/>
              <w:sz w:val="22"/>
            </w:rPr>
            <w:t>L.K. Choi, A.C. Bovik, L.K. Cormack, The effect of eccentricity and spatiotemporal energy on motion silencing, J. Vis.</w:t>
          </w:r>
          <w:bookmarkEnd w:id="191"/>
        </w:p>
        <w:p w14:paraId="5834AEB6" w14:textId="77777777" w:rsidR="00ED026E" w:rsidRPr="00387D69" w:rsidRDefault="00ED026E" w:rsidP="00384DB0">
          <w:pPr>
            <w:pStyle w:val="Prrafodelista"/>
            <w:spacing w:line="360" w:lineRule="auto"/>
            <w:jc w:val="both"/>
            <w:rPr>
              <w:rFonts w:ascii="Times New Roman" w:hAnsi="Times New Roman" w:cs="Times New Roman"/>
              <w:sz w:val="22"/>
            </w:rPr>
          </w:pPr>
        </w:p>
        <w:p w14:paraId="781F501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2" w:name="_Ref43908302"/>
          <w:r w:rsidRPr="00387D69">
            <w:rPr>
              <w:rFonts w:ascii="Times New Roman" w:hAnsi="Times New Roman" w:cs="Times New Roman"/>
              <w:sz w:val="22"/>
            </w:rPr>
            <w:t>A.J. Seyler, Z. Budrikis, Detail perception after scene changes in television image presentations, IEEE Trans.</w:t>
          </w:r>
          <w:bookmarkEnd w:id="192"/>
        </w:p>
        <w:p w14:paraId="645133C3" w14:textId="77777777" w:rsidR="00ED026E" w:rsidRPr="00387D69" w:rsidRDefault="00ED026E" w:rsidP="00384DB0">
          <w:pPr>
            <w:pStyle w:val="Prrafodelista"/>
            <w:spacing w:line="360" w:lineRule="auto"/>
            <w:jc w:val="both"/>
            <w:rPr>
              <w:rFonts w:ascii="Times New Roman" w:hAnsi="Times New Roman" w:cs="Times New Roman"/>
              <w:sz w:val="22"/>
            </w:rPr>
          </w:pPr>
        </w:p>
        <w:p w14:paraId="1A3BA7C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3" w:name="_Ref43908307"/>
          <w:r w:rsidRPr="00387D69">
            <w:rPr>
              <w:rFonts w:ascii="Times New Roman" w:hAnsi="Times New Roman" w:cs="Times New Roman"/>
              <w:sz w:val="22"/>
            </w:rPr>
            <w:t>A.N. Netravali, B. Prasada, Adaptive quantization of picture signals using spatial masking.</w:t>
          </w:r>
          <w:bookmarkEnd w:id="193"/>
        </w:p>
        <w:p w14:paraId="7D9FE191" w14:textId="77777777" w:rsidR="00ED026E" w:rsidRPr="00387D69" w:rsidRDefault="00ED026E" w:rsidP="00384DB0">
          <w:pPr>
            <w:pStyle w:val="Prrafodelista"/>
            <w:spacing w:line="360" w:lineRule="auto"/>
            <w:jc w:val="both"/>
            <w:rPr>
              <w:rFonts w:ascii="Times New Roman" w:hAnsi="Times New Roman" w:cs="Times New Roman"/>
              <w:sz w:val="22"/>
            </w:rPr>
          </w:pPr>
        </w:p>
        <w:p w14:paraId="799D6FE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4" w:name="_Ref43908313"/>
          <w:r w:rsidRPr="00387D69">
            <w:rPr>
              <w:rFonts w:ascii="Times New Roman" w:hAnsi="Times New Roman" w:cs="Times New Roman"/>
              <w:sz w:val="22"/>
            </w:rPr>
            <w:t>B.G. Haskell, F.W. Mounts, J.C. Candy, Interframe coding of videotelephone pictures.</w:t>
          </w:r>
          <w:bookmarkEnd w:id="194"/>
        </w:p>
        <w:p w14:paraId="27DC1232" w14:textId="77777777" w:rsidR="00ED026E" w:rsidRPr="00387D69" w:rsidRDefault="00ED026E" w:rsidP="00384DB0">
          <w:pPr>
            <w:pStyle w:val="Prrafodelista"/>
            <w:spacing w:line="360" w:lineRule="auto"/>
            <w:jc w:val="both"/>
            <w:rPr>
              <w:rFonts w:ascii="Times New Roman" w:hAnsi="Times New Roman" w:cs="Times New Roman"/>
              <w:sz w:val="22"/>
            </w:rPr>
          </w:pPr>
        </w:p>
        <w:p w14:paraId="40B2D11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5" w:name="_Ref43908324"/>
          <w:r w:rsidRPr="00387D69">
            <w:rPr>
              <w:rFonts w:ascii="Times New Roman" w:hAnsi="Times New Roman" w:cs="Times New Roman"/>
              <w:sz w:val="22"/>
            </w:rPr>
            <w:t>A. Puri, R. Aravind, Motion-compensated video with adaptive perceptual quantization.</w:t>
          </w:r>
          <w:bookmarkEnd w:id="195"/>
        </w:p>
        <w:p w14:paraId="270B6F44" w14:textId="77777777" w:rsidR="00ED026E" w:rsidRPr="00387D69" w:rsidRDefault="00ED026E" w:rsidP="00384DB0">
          <w:pPr>
            <w:pStyle w:val="Prrafodelista"/>
            <w:spacing w:line="360" w:lineRule="auto"/>
            <w:jc w:val="both"/>
            <w:rPr>
              <w:rFonts w:ascii="Times New Roman" w:hAnsi="Times New Roman" w:cs="Times New Roman"/>
              <w:sz w:val="22"/>
            </w:rPr>
          </w:pPr>
        </w:p>
        <w:p w14:paraId="7CB8415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6" w:name="_Ref43908334"/>
          <w:r w:rsidRPr="00387D69">
            <w:rPr>
              <w:rFonts w:ascii="Times New Roman" w:hAnsi="Times New Roman" w:cs="Times New Roman"/>
              <w:sz w:val="22"/>
            </w:rPr>
            <w:t>B. Girod, The information theoretical significance of spatial and temporal masking in video signals, in: Proc. SPIE Human Vis. Visual Process. and Digital Display.</w:t>
          </w:r>
          <w:bookmarkEnd w:id="196"/>
        </w:p>
        <w:p w14:paraId="43B09FCB" w14:textId="77777777" w:rsidR="00ED026E" w:rsidRPr="00387D69" w:rsidRDefault="00ED026E" w:rsidP="00384DB0">
          <w:pPr>
            <w:pStyle w:val="Prrafodelista"/>
            <w:spacing w:line="360" w:lineRule="auto"/>
            <w:jc w:val="both"/>
            <w:rPr>
              <w:rFonts w:ascii="Times New Roman" w:hAnsi="Times New Roman" w:cs="Times New Roman"/>
              <w:sz w:val="22"/>
            </w:rPr>
          </w:pPr>
        </w:p>
        <w:p w14:paraId="69EF174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7" w:name="_Ref43908339"/>
          <w:r w:rsidRPr="00387D69">
            <w:rPr>
              <w:rFonts w:ascii="Times New Roman" w:hAnsi="Times New Roman" w:cs="Times New Roman"/>
              <w:sz w:val="22"/>
            </w:rPr>
            <w:t>D. Johnston, S.C. Knauer, K.N. Matthews, A.N. Netravali, E.D. Petajan, R.J. Safranek, P.H. Westerink, Adaptive Non-Linear Quantizer, 1992.</w:t>
          </w:r>
          <w:bookmarkEnd w:id="197"/>
        </w:p>
        <w:p w14:paraId="145C9AD2" w14:textId="77777777" w:rsidR="00ED026E" w:rsidRPr="00387D69" w:rsidRDefault="00ED026E" w:rsidP="00384DB0">
          <w:pPr>
            <w:pStyle w:val="Prrafodelista"/>
            <w:spacing w:line="360" w:lineRule="auto"/>
            <w:jc w:val="both"/>
            <w:rPr>
              <w:rFonts w:ascii="Times New Roman" w:hAnsi="Times New Roman" w:cs="Times New Roman"/>
              <w:sz w:val="22"/>
            </w:rPr>
          </w:pPr>
        </w:p>
        <w:p w14:paraId="3FAC1B3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8" w:name="_Ref43908373"/>
          <w:r w:rsidRPr="00387D69">
            <w:rPr>
              <w:rFonts w:ascii="Times New Roman" w:hAnsi="Times New Roman" w:cs="Times New Roman"/>
              <w:sz w:val="22"/>
            </w:rPr>
            <w:t>C.H. Chou, C.W. Chen, A perceptually optimized 3-D subband codec for video communication over wireless channels, IEEE Trans. Circuits Syst. Video Technol. 6 (2) (1996) 143–156.</w:t>
          </w:r>
          <w:bookmarkEnd w:id="198"/>
          <w:r w:rsidRPr="00387D69">
            <w:rPr>
              <w:rFonts w:ascii="Times New Roman" w:hAnsi="Times New Roman" w:cs="Times New Roman"/>
              <w:sz w:val="22"/>
            </w:rPr>
            <w:t xml:space="preserve"> </w:t>
          </w:r>
        </w:p>
        <w:p w14:paraId="489CFE46" w14:textId="77777777" w:rsidR="00ED026E" w:rsidRPr="00387D69" w:rsidRDefault="00ED026E" w:rsidP="00384DB0">
          <w:pPr>
            <w:pStyle w:val="Prrafodelista"/>
            <w:spacing w:line="360" w:lineRule="auto"/>
            <w:jc w:val="both"/>
            <w:rPr>
              <w:rFonts w:ascii="Times New Roman" w:hAnsi="Times New Roman" w:cs="Times New Roman"/>
              <w:sz w:val="22"/>
            </w:rPr>
          </w:pPr>
        </w:p>
        <w:p w14:paraId="49D38F7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9" w:name="_Ref43908378"/>
          <w:r w:rsidRPr="00387D69">
            <w:rPr>
              <w:rFonts w:ascii="Times New Roman" w:hAnsi="Times New Roman" w:cs="Times New Roman"/>
              <w:sz w:val="22"/>
            </w:rPr>
            <w:t>Z. Chen, C. Guillemot, Perceptually-friendly H.264/AVC video coding based on foveated just-noticeable-distortion model, IEEE Trans. Circuits Syst. Video Technol. 20 (6) (2010) 806–819.</w:t>
          </w:r>
          <w:bookmarkEnd w:id="199"/>
          <w:r w:rsidRPr="00387D69">
            <w:rPr>
              <w:rFonts w:ascii="Times New Roman" w:hAnsi="Times New Roman" w:cs="Times New Roman"/>
              <w:sz w:val="22"/>
            </w:rPr>
            <w:t xml:space="preserve"> </w:t>
          </w:r>
        </w:p>
        <w:p w14:paraId="54344989" w14:textId="77777777" w:rsidR="00ED026E" w:rsidRPr="00387D69" w:rsidRDefault="00ED026E" w:rsidP="00384DB0">
          <w:pPr>
            <w:pStyle w:val="Prrafodelista"/>
            <w:spacing w:line="360" w:lineRule="auto"/>
            <w:jc w:val="both"/>
            <w:rPr>
              <w:rFonts w:ascii="Times New Roman" w:hAnsi="Times New Roman" w:cs="Times New Roman"/>
              <w:sz w:val="22"/>
            </w:rPr>
          </w:pPr>
        </w:p>
        <w:p w14:paraId="74F5DD2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0" w:name="_Ref43908384"/>
          <w:proofErr w:type="gramStart"/>
          <w:r w:rsidRPr="00387D69">
            <w:rPr>
              <w:rFonts w:ascii="Times New Roman" w:hAnsi="Times New Roman" w:cs="Times New Roman"/>
              <w:sz w:val="22"/>
            </w:rPr>
            <w:t>J.Lubin</w:t>
          </w:r>
          <w:proofErr w:type="gramEnd"/>
          <w:r w:rsidRPr="00387D69">
            <w:rPr>
              <w:rFonts w:ascii="Times New Roman" w:hAnsi="Times New Roman" w:cs="Times New Roman"/>
              <w:sz w:val="22"/>
            </w:rPr>
            <w:t>, D.Fibush,SarnoffJNDvisionmodel,in:T1A1.5WorkingGroupDocument #97-612, ANSI T1 Standards Committee, 1997.</w:t>
          </w:r>
          <w:bookmarkEnd w:id="200"/>
          <w:r w:rsidRPr="00387D69">
            <w:rPr>
              <w:rFonts w:ascii="Times New Roman" w:hAnsi="Times New Roman" w:cs="Times New Roman"/>
              <w:sz w:val="22"/>
            </w:rPr>
            <w:t xml:space="preserve"> </w:t>
          </w:r>
        </w:p>
        <w:p w14:paraId="173290A4" w14:textId="77777777" w:rsidR="00ED026E" w:rsidRPr="00387D69" w:rsidRDefault="00ED026E" w:rsidP="00384DB0">
          <w:pPr>
            <w:pStyle w:val="Prrafodelista"/>
            <w:spacing w:line="360" w:lineRule="auto"/>
            <w:jc w:val="both"/>
            <w:rPr>
              <w:rFonts w:ascii="Times New Roman" w:hAnsi="Times New Roman" w:cs="Times New Roman"/>
              <w:sz w:val="22"/>
            </w:rPr>
          </w:pPr>
        </w:p>
        <w:p w14:paraId="09E3AB2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1" w:name="_Ref43908484"/>
          <w:r w:rsidRPr="00387D69">
            <w:rPr>
              <w:rFonts w:ascii="Times New Roman" w:hAnsi="Times New Roman" w:cs="Times New Roman"/>
              <w:sz w:val="22"/>
            </w:rPr>
            <w:t xml:space="preserve">X. Fan, W. Gao, Y. Lu, D. Zhao, Flickering reduction in all intra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xml:space="preserve"> coding, in: Proc. JVT-E070, Joint Video Team of ISO/IEC MPEG &amp; ITU-T VCEG </w:t>
          </w:r>
          <w:proofErr w:type="gramStart"/>
          <w:r w:rsidRPr="00387D69">
            <w:rPr>
              <w:rFonts w:ascii="Times New Roman" w:hAnsi="Times New Roman" w:cs="Times New Roman"/>
              <w:sz w:val="22"/>
            </w:rPr>
            <w:t>Meeting</w:t>
          </w:r>
          <w:proofErr w:type="gramEnd"/>
          <w:r w:rsidRPr="00387D69">
            <w:rPr>
              <w:rFonts w:ascii="Times New Roman" w:hAnsi="Times New Roman" w:cs="Times New Roman"/>
              <w:sz w:val="22"/>
            </w:rPr>
            <w:t>, 2002.</w:t>
          </w:r>
          <w:bookmarkEnd w:id="201"/>
          <w:r w:rsidRPr="00387D69">
            <w:rPr>
              <w:rFonts w:ascii="Times New Roman" w:hAnsi="Times New Roman" w:cs="Times New Roman"/>
              <w:sz w:val="22"/>
            </w:rPr>
            <w:t xml:space="preserve"> </w:t>
          </w:r>
        </w:p>
        <w:p w14:paraId="7E292318" w14:textId="77777777" w:rsidR="00ED026E" w:rsidRPr="00387D69" w:rsidRDefault="00ED026E" w:rsidP="00384DB0">
          <w:pPr>
            <w:pStyle w:val="Prrafodelista"/>
            <w:spacing w:line="360" w:lineRule="auto"/>
            <w:jc w:val="both"/>
            <w:rPr>
              <w:rFonts w:ascii="Times New Roman" w:hAnsi="Times New Roman" w:cs="Times New Roman"/>
              <w:sz w:val="22"/>
            </w:rPr>
          </w:pPr>
        </w:p>
        <w:p w14:paraId="0B34579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2" w:name="_Ref43908489"/>
          <w:r w:rsidRPr="00387D69">
            <w:rPr>
              <w:rFonts w:ascii="Times New Roman" w:hAnsi="Times New Roman" w:cs="Times New Roman"/>
              <w:sz w:val="22"/>
            </w:rPr>
            <w:t>E. Gelasca, T. Ebrahimi, On evaluating video object segmentation quality: A perceptually driven objective metric, IEEE J. Sel. Top. Signal Process. 3 (2) (2009) 319–335.</w:t>
          </w:r>
          <w:bookmarkEnd w:id="202"/>
          <w:r w:rsidRPr="00387D69">
            <w:rPr>
              <w:rFonts w:ascii="Times New Roman" w:hAnsi="Times New Roman" w:cs="Times New Roman"/>
              <w:sz w:val="22"/>
            </w:rPr>
            <w:t xml:space="preserve"> </w:t>
          </w:r>
        </w:p>
        <w:p w14:paraId="7210154A" w14:textId="77777777" w:rsidR="00ED026E" w:rsidRPr="00387D69" w:rsidRDefault="00ED026E" w:rsidP="00384DB0">
          <w:pPr>
            <w:pStyle w:val="Prrafodelista"/>
            <w:spacing w:line="360" w:lineRule="auto"/>
            <w:jc w:val="both"/>
            <w:rPr>
              <w:rFonts w:ascii="Times New Roman" w:hAnsi="Times New Roman" w:cs="Times New Roman"/>
              <w:sz w:val="22"/>
            </w:rPr>
          </w:pPr>
        </w:p>
        <w:p w14:paraId="6E0D99E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3" w:name="_Ref43908498"/>
          <w:r w:rsidRPr="00387D69">
            <w:rPr>
              <w:rFonts w:ascii="Times New Roman" w:hAnsi="Times New Roman" w:cs="Times New Roman"/>
              <w:sz w:val="22"/>
            </w:rPr>
            <w:t>L.K. Choi, L.K. Cormack, A.C. Bovik, On the visibility of flicker distortions in naturalistic videos, in: Proc. 5th Int. Workshop Quality of Multimedia Experience, QoMEX, 2013. pp. 164–169.</w:t>
          </w:r>
          <w:bookmarkEnd w:id="203"/>
        </w:p>
        <w:p w14:paraId="1AD589C9" w14:textId="77777777" w:rsidR="00ED026E" w:rsidRPr="00387D69" w:rsidRDefault="00ED026E" w:rsidP="00384DB0">
          <w:pPr>
            <w:pStyle w:val="Prrafodelista"/>
            <w:spacing w:line="360" w:lineRule="auto"/>
            <w:jc w:val="both"/>
            <w:rPr>
              <w:rFonts w:ascii="Times New Roman" w:hAnsi="Times New Roman" w:cs="Times New Roman"/>
              <w:sz w:val="22"/>
            </w:rPr>
          </w:pPr>
        </w:p>
        <w:p w14:paraId="0D13A2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4" w:name="_Ref43908505"/>
          <w:r w:rsidRPr="00387D69">
            <w:rPr>
              <w:rFonts w:ascii="Times New Roman" w:hAnsi="Times New Roman" w:cs="Times New Roman"/>
              <w:sz w:val="22"/>
            </w:rPr>
            <w:t>L.K. Choi, L.K. Cormack, A.C. Bovik, Eccentricity effect of motion silencing on naturalistic videos, in: Proc. IEEE 3</w:t>
          </w:r>
          <w:r w:rsidRPr="00387D69">
            <w:rPr>
              <w:rFonts w:ascii="Cambria Math" w:hAnsi="Cambria Math" w:cs="Cambria Math"/>
              <w:i/>
              <w:iCs/>
              <w:sz w:val="22"/>
            </w:rPr>
            <w:t>𝑟𝑑</w:t>
          </w:r>
          <w:r w:rsidRPr="00387D69">
            <w:rPr>
              <w:rFonts w:ascii="Times New Roman" w:hAnsi="Times New Roman" w:cs="Times New Roman"/>
              <w:i/>
              <w:iCs/>
              <w:sz w:val="22"/>
            </w:rPr>
            <w:t xml:space="preserve"> </w:t>
          </w:r>
          <w:r w:rsidRPr="00387D69">
            <w:rPr>
              <w:rFonts w:ascii="Times New Roman" w:hAnsi="Times New Roman" w:cs="Times New Roman"/>
              <w:sz w:val="22"/>
            </w:rPr>
            <w:t>Global Conf. Sig. and Inf. Process., GlobalSIP, 2015, pp. 1190 1194.</w:t>
          </w:r>
          <w:bookmarkEnd w:id="204"/>
          <w:r w:rsidRPr="00387D69">
            <w:rPr>
              <w:rFonts w:ascii="Times New Roman" w:hAnsi="Times New Roman" w:cs="Times New Roman"/>
              <w:sz w:val="22"/>
            </w:rPr>
            <w:t xml:space="preserve"> </w:t>
          </w:r>
        </w:p>
        <w:p w14:paraId="4545A230" w14:textId="77777777" w:rsidR="00ED026E" w:rsidRPr="00387D69" w:rsidRDefault="00ED026E" w:rsidP="00384DB0">
          <w:pPr>
            <w:pStyle w:val="Prrafodelista"/>
            <w:spacing w:line="360" w:lineRule="auto"/>
            <w:jc w:val="both"/>
            <w:rPr>
              <w:rFonts w:ascii="Times New Roman" w:hAnsi="Times New Roman" w:cs="Times New Roman"/>
              <w:sz w:val="22"/>
            </w:rPr>
          </w:pPr>
        </w:p>
        <w:p w14:paraId="1B6BD2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5" w:name="_Ref43908401"/>
          <w:r w:rsidRPr="00387D69">
            <w:rPr>
              <w:rFonts w:ascii="Times New Roman" w:hAnsi="Times New Roman" w:cs="Times New Roman"/>
              <w:sz w:val="22"/>
            </w:rPr>
            <w:t>R. Blake, R. Sekuler, Perception, fifth ed., McGraw-Hill, New York, NY, USA, 2006.</w:t>
          </w:r>
          <w:bookmarkEnd w:id="205"/>
        </w:p>
        <w:p w14:paraId="12848648" w14:textId="77777777" w:rsidR="00ED026E" w:rsidRPr="00387D69" w:rsidRDefault="00ED026E" w:rsidP="00384DB0">
          <w:pPr>
            <w:pStyle w:val="Prrafodelista"/>
            <w:spacing w:line="360" w:lineRule="auto"/>
            <w:jc w:val="both"/>
            <w:rPr>
              <w:rFonts w:ascii="Times New Roman" w:hAnsi="Times New Roman" w:cs="Times New Roman"/>
              <w:sz w:val="22"/>
            </w:rPr>
          </w:pPr>
        </w:p>
        <w:p w14:paraId="01203B8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6" w:name="_Ref43908413"/>
          <w:r w:rsidRPr="00387D69">
            <w:rPr>
              <w:rFonts w:ascii="Times New Roman" w:hAnsi="Times New Roman" w:cs="Times New Roman"/>
              <w:sz w:val="22"/>
            </w:rPr>
            <w:t>M. Carandini, J.B. Demb, V. Mante, D.J. Tolhurst, Y. Dan, B.A. Olshausen, J.L. Gallant, N.C. Rust, Do we know what the early visual system does?, J. Neurosci. 25 (46) (2005) 10577–10597.</w:t>
          </w:r>
          <w:bookmarkEnd w:id="206"/>
        </w:p>
        <w:p w14:paraId="4C981C1B" w14:textId="77777777" w:rsidR="00ED026E" w:rsidRPr="00387D69" w:rsidRDefault="00ED026E" w:rsidP="00384DB0">
          <w:pPr>
            <w:pStyle w:val="Prrafodelista"/>
            <w:spacing w:line="360" w:lineRule="auto"/>
            <w:jc w:val="both"/>
            <w:rPr>
              <w:rFonts w:ascii="Times New Roman" w:hAnsi="Times New Roman" w:cs="Times New Roman"/>
              <w:sz w:val="22"/>
            </w:rPr>
          </w:pPr>
        </w:p>
        <w:p w14:paraId="027B19E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7" w:name="_Ref43908418"/>
          <w:r w:rsidRPr="00387D69">
            <w:rPr>
              <w:rFonts w:ascii="Times New Roman" w:hAnsi="Times New Roman" w:cs="Times New Roman"/>
              <w:sz w:val="22"/>
            </w:rPr>
            <w:t>E.P. Simoncelli, D.J. Heeger, A model of neuronal responses in visual area MT, Vis. Res. 38 (5) (1998) 743–761.</w:t>
          </w:r>
          <w:bookmarkEnd w:id="207"/>
        </w:p>
        <w:p w14:paraId="479D1C37" w14:textId="77777777" w:rsidR="00ED026E" w:rsidRPr="00387D69" w:rsidRDefault="00ED026E" w:rsidP="00384DB0">
          <w:pPr>
            <w:pStyle w:val="Prrafodelista"/>
            <w:spacing w:line="360" w:lineRule="auto"/>
            <w:jc w:val="both"/>
            <w:rPr>
              <w:rFonts w:ascii="Times New Roman" w:hAnsi="Times New Roman" w:cs="Times New Roman"/>
              <w:sz w:val="22"/>
            </w:rPr>
          </w:pPr>
        </w:p>
        <w:p w14:paraId="7150426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8" w:name="_Ref43908425"/>
          <w:r w:rsidRPr="00387D69">
            <w:rPr>
              <w:rFonts w:ascii="Times New Roman" w:hAnsi="Times New Roman" w:cs="Times New Roman"/>
              <w:sz w:val="22"/>
            </w:rPr>
            <w:t>A.B. Watson, A.J. Ahumada, Model of human visual-motion sensing, J. Opt. Soc. Amer. A 2 (2) (1985) 322–342.</w:t>
          </w:r>
          <w:bookmarkEnd w:id="208"/>
        </w:p>
        <w:p w14:paraId="2F101A6C" w14:textId="77777777" w:rsidR="00ED026E" w:rsidRPr="00387D69" w:rsidRDefault="00ED026E" w:rsidP="00384DB0">
          <w:pPr>
            <w:pStyle w:val="Prrafodelista"/>
            <w:spacing w:line="360" w:lineRule="auto"/>
            <w:jc w:val="both"/>
            <w:rPr>
              <w:rFonts w:ascii="Times New Roman" w:hAnsi="Times New Roman" w:cs="Times New Roman"/>
              <w:sz w:val="22"/>
            </w:rPr>
          </w:pPr>
        </w:p>
        <w:p w14:paraId="17D2734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9" w:name="_Ref43908726"/>
          <w:r w:rsidRPr="00387D69">
            <w:rPr>
              <w:rFonts w:ascii="Times New Roman" w:hAnsi="Times New Roman" w:cs="Times New Roman"/>
              <w:sz w:val="22"/>
            </w:rPr>
            <w:t xml:space="preserve">D. </w:t>
          </w:r>
          <w:proofErr w:type="gramStart"/>
          <w:r w:rsidRPr="00387D69">
            <w:rPr>
              <w:rFonts w:ascii="Times New Roman" w:hAnsi="Times New Roman" w:cs="Times New Roman"/>
              <w:sz w:val="22"/>
            </w:rPr>
            <w:t>Master</w:t>
          </w:r>
          <w:proofErr w:type="gramEnd"/>
          <w:r w:rsidRPr="00387D69">
            <w:rPr>
              <w:rFonts w:ascii="Times New Roman" w:hAnsi="Times New Roman" w:cs="Times New Roman"/>
              <w:sz w:val="22"/>
            </w:rPr>
            <w:t>, "Introducción a la esteganografía". 2004.</w:t>
          </w:r>
          <w:bookmarkEnd w:id="209"/>
        </w:p>
        <w:p w14:paraId="7F9D6705" w14:textId="77777777" w:rsidR="00ED026E" w:rsidRPr="00387D69" w:rsidRDefault="00ED026E" w:rsidP="00384DB0">
          <w:pPr>
            <w:pStyle w:val="Prrafodelista"/>
            <w:spacing w:line="360" w:lineRule="auto"/>
            <w:jc w:val="both"/>
            <w:rPr>
              <w:rFonts w:ascii="Times New Roman" w:hAnsi="Times New Roman" w:cs="Times New Roman"/>
              <w:sz w:val="22"/>
            </w:rPr>
          </w:pPr>
        </w:p>
        <w:p w14:paraId="5486312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0" w:name="_Ref43908735"/>
          <w:r w:rsidRPr="00387D69">
            <w:rPr>
              <w:rFonts w:ascii="Times New Roman" w:hAnsi="Times New Roman" w:cs="Times New Roman"/>
              <w:sz w:val="22"/>
            </w:rPr>
            <w:t>R. G. Cárdenas, "Esteganografía lingüística". 2007.</w:t>
          </w:r>
          <w:bookmarkEnd w:id="210"/>
        </w:p>
        <w:p w14:paraId="3B18E5F6" w14:textId="77777777" w:rsidR="00ED026E" w:rsidRPr="00387D69" w:rsidRDefault="00ED026E" w:rsidP="00384DB0">
          <w:pPr>
            <w:pStyle w:val="Prrafodelista"/>
            <w:spacing w:line="360" w:lineRule="auto"/>
            <w:jc w:val="both"/>
            <w:rPr>
              <w:rFonts w:ascii="Times New Roman" w:hAnsi="Times New Roman" w:cs="Times New Roman"/>
              <w:sz w:val="22"/>
            </w:rPr>
          </w:pPr>
        </w:p>
        <w:p w14:paraId="453ACFB4" w14:textId="774CFD71"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1" w:name="_Ref43908748"/>
          <w:r w:rsidRPr="00387D69">
            <w:rPr>
              <w:rFonts w:ascii="Times New Roman" w:hAnsi="Times New Roman" w:cs="Times New Roman"/>
              <w:sz w:val="22"/>
            </w:rPr>
            <w:t>K.</w:t>
          </w:r>
          <w:proofErr w:type="gramStart"/>
          <w:r w:rsidRPr="00387D69">
            <w:rPr>
              <w:rFonts w:ascii="Times New Roman" w:hAnsi="Times New Roman" w:cs="Times New Roman"/>
              <w:sz w:val="22"/>
            </w:rPr>
            <w:t>M.Sullivan</w:t>
          </w:r>
          <w:proofErr w:type="gramEnd"/>
          <w:r w:rsidRPr="00387D69">
            <w:rPr>
              <w:rFonts w:ascii="Times New Roman" w:hAnsi="Times New Roman" w:cs="Times New Roman"/>
              <w:sz w:val="22"/>
            </w:rPr>
            <w:t xml:space="preserve">, "Image steganalysis: hunting &amp; escaping". 2005. </w:t>
          </w:r>
          <w:r w:rsidRPr="00387D69">
            <w:rPr>
              <w:rFonts w:ascii="Times New Roman" w:hAnsi="Times New Roman" w:cs="Times New Roman"/>
              <w:sz w:val="22"/>
            </w:rPr>
            <w:br/>
            <w:t>Recurso digital:&lt;</w:t>
          </w:r>
          <w:r w:rsidRPr="00387D69">
            <w:rPr>
              <w:rFonts w:ascii="Times New Roman" w:eastAsia="Times New Roman" w:hAnsi="Times New Roman" w:cs="Times New Roman"/>
              <w:lang w:eastAsia="es-ES_tradnl"/>
            </w:rPr>
            <w:t xml:space="preserve"> </w:t>
          </w:r>
          <w:hyperlink r:id="rId52" w:history="1">
            <w:r w:rsidRPr="00387D69">
              <w:rPr>
                <w:rStyle w:val="Hipervnculo"/>
                <w:rFonts w:ascii="Times New Roman" w:hAnsi="Times New Roman" w:cs="Times New Roman"/>
                <w:sz w:val="22"/>
              </w:rPr>
              <w:t>http://vision.ece.ucsb.edu/publications/05ThesisSullivan.pdf</w:t>
            </w:r>
          </w:hyperlink>
          <w:r w:rsidRPr="00387D69">
            <w:rPr>
              <w:rFonts w:ascii="Times New Roman" w:hAnsi="Times New Roman" w:cs="Times New Roman"/>
              <w:sz w:val="22"/>
            </w:rPr>
            <w:t>&gt;.</w:t>
          </w:r>
          <w:bookmarkEnd w:id="211"/>
          <w:r w:rsidRPr="00387D69">
            <w:rPr>
              <w:rFonts w:ascii="Times New Roman" w:hAnsi="Times New Roman" w:cs="Times New Roman"/>
              <w:sz w:val="22"/>
            </w:rPr>
            <w:t xml:space="preserve"> </w:t>
          </w:r>
        </w:p>
        <w:p w14:paraId="7C3F1536" w14:textId="77777777" w:rsidR="00ED026E" w:rsidRPr="00387D69" w:rsidRDefault="00ED026E" w:rsidP="00384DB0">
          <w:pPr>
            <w:pStyle w:val="Prrafodelista"/>
            <w:spacing w:line="360" w:lineRule="auto"/>
            <w:jc w:val="both"/>
            <w:rPr>
              <w:rFonts w:ascii="Times New Roman" w:hAnsi="Times New Roman" w:cs="Times New Roman"/>
              <w:sz w:val="22"/>
            </w:rPr>
          </w:pPr>
        </w:p>
        <w:p w14:paraId="1B1DBD3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2" w:name="_Ref43908758"/>
          <w:r w:rsidRPr="00387D69">
            <w:rPr>
              <w:rFonts w:ascii="Times New Roman" w:hAnsi="Times New Roman" w:cs="Times New Roman"/>
              <w:sz w:val="22"/>
            </w:rPr>
            <w:t>F. Diatel, "Esteganografía y marcas de agua". 2002.</w:t>
          </w:r>
          <w:bookmarkEnd w:id="212"/>
        </w:p>
        <w:p w14:paraId="5EF1BA7B" w14:textId="77777777" w:rsidR="00ED026E" w:rsidRPr="00387D69" w:rsidRDefault="00ED026E" w:rsidP="00384DB0">
          <w:pPr>
            <w:pStyle w:val="Prrafodelista"/>
            <w:spacing w:line="360" w:lineRule="auto"/>
            <w:jc w:val="both"/>
            <w:rPr>
              <w:rFonts w:ascii="Times New Roman" w:hAnsi="Times New Roman" w:cs="Times New Roman"/>
              <w:sz w:val="22"/>
            </w:rPr>
          </w:pPr>
        </w:p>
        <w:p w14:paraId="7A8BDB0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3" w:name="_Ref43909676"/>
          <w:r w:rsidRPr="00387D69">
            <w:rPr>
              <w:rFonts w:ascii="Times New Roman" w:hAnsi="Times New Roman" w:cs="Times New Roman"/>
              <w:sz w:val="22"/>
            </w:rPr>
            <w:t>J. García, J. I. Rodríguez &amp; J. Vidal, "Aprenda Matlab 7.0 como si estuviera en primero". Escuela Técnica Superior de Ingenieros Industriales, Universidad Politécnica de Madrid. Diciembre 2005.</w:t>
          </w:r>
          <w:bookmarkEnd w:id="213"/>
          <w:r w:rsidRPr="00387D69">
            <w:rPr>
              <w:rFonts w:ascii="Times New Roman" w:hAnsi="Times New Roman" w:cs="Times New Roman"/>
              <w:sz w:val="22"/>
            </w:rPr>
            <w:t xml:space="preserve"> </w:t>
          </w:r>
        </w:p>
        <w:p w14:paraId="625F3772" w14:textId="77777777" w:rsidR="00ED026E" w:rsidRPr="00387D69" w:rsidRDefault="00ED026E" w:rsidP="00384DB0">
          <w:pPr>
            <w:pStyle w:val="Prrafodelista"/>
            <w:spacing w:line="360" w:lineRule="auto"/>
            <w:jc w:val="both"/>
            <w:rPr>
              <w:rFonts w:ascii="Times New Roman" w:hAnsi="Times New Roman" w:cs="Times New Roman"/>
              <w:sz w:val="22"/>
            </w:rPr>
          </w:pPr>
        </w:p>
        <w:p w14:paraId="79DEF36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4" w:name="_Ref43909097"/>
          <w:r w:rsidRPr="00387D69">
            <w:rPr>
              <w:rFonts w:ascii="Times New Roman" w:hAnsi="Times New Roman" w:cs="Times New Roman"/>
              <w:sz w:val="22"/>
            </w:rPr>
            <w:t>Ericsson, Ericsson mobility report, Tech. rep., Ericsson (2018).</w:t>
          </w:r>
          <w:bookmarkEnd w:id="214"/>
        </w:p>
        <w:p w14:paraId="792C4181" w14:textId="77777777" w:rsidR="00ED026E" w:rsidRPr="00387D69" w:rsidRDefault="00ED026E" w:rsidP="00384DB0">
          <w:pPr>
            <w:pStyle w:val="Prrafodelista"/>
            <w:spacing w:line="360" w:lineRule="auto"/>
            <w:jc w:val="both"/>
            <w:rPr>
              <w:rFonts w:ascii="Times New Roman" w:hAnsi="Times New Roman" w:cs="Times New Roman"/>
              <w:sz w:val="22"/>
            </w:rPr>
          </w:pPr>
        </w:p>
        <w:p w14:paraId="31D9ED9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215" w:name="_Ref43909143"/>
          <w:r w:rsidRPr="00387D69">
            <w:rPr>
              <w:rFonts w:ascii="Times New Roman" w:hAnsi="Times New Roman" w:cs="Times New Roman"/>
              <w:sz w:val="22"/>
            </w:rPr>
            <w:t xml:space="preserve">S. Wu, H. Wang, C. H. Youn, Visible light communications for 5Gwireless networking systems: From fixed to mobile </w:t>
          </w:r>
          <w:proofErr w:type="gramStart"/>
          <w:r w:rsidRPr="00387D69">
            <w:rPr>
              <w:rFonts w:ascii="Times New Roman" w:hAnsi="Times New Roman" w:cs="Times New Roman"/>
              <w:sz w:val="22"/>
            </w:rPr>
            <w:t>communications,IEEE</w:t>
          </w:r>
          <w:proofErr w:type="gramEnd"/>
          <w:r w:rsidRPr="00387D69">
            <w:rPr>
              <w:rFonts w:ascii="Times New Roman" w:hAnsi="Times New Roman" w:cs="Times New Roman"/>
              <w:sz w:val="22"/>
            </w:rPr>
            <w:t xml:space="preserve"> Netw. 28 (6) (2014) 41–45.</w:t>
          </w:r>
          <w:bookmarkEnd w:id="215"/>
        </w:p>
        <w:p w14:paraId="107BCFAF" w14:textId="77777777" w:rsidR="00ED026E" w:rsidRPr="00387D69" w:rsidRDefault="00ED026E" w:rsidP="00384DB0">
          <w:pPr>
            <w:pStyle w:val="Prrafodelista"/>
            <w:spacing w:line="360" w:lineRule="auto"/>
            <w:jc w:val="both"/>
            <w:rPr>
              <w:rFonts w:ascii="Times New Roman" w:hAnsi="Times New Roman" w:cs="Times New Roman"/>
              <w:sz w:val="22"/>
            </w:rPr>
          </w:pPr>
        </w:p>
        <w:p w14:paraId="78DB37A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6" w:name="_Ref43909152"/>
          <w:r w:rsidRPr="00387D69">
            <w:rPr>
              <w:rFonts w:ascii="Times New Roman" w:hAnsi="Times New Roman" w:cs="Times New Roman"/>
              <w:sz w:val="22"/>
            </w:rPr>
            <w:t xml:space="preserve">P. H. Pathak, X. Feng, P. Hu, P. Mohapatra, Visible light communi-cation, </w:t>
          </w:r>
          <w:proofErr w:type="gramStart"/>
          <w:r w:rsidRPr="00387D69">
            <w:rPr>
              <w:rFonts w:ascii="Times New Roman" w:hAnsi="Times New Roman" w:cs="Times New Roman"/>
              <w:sz w:val="22"/>
            </w:rPr>
            <w:t>networking,  and</w:t>
          </w:r>
          <w:proofErr w:type="gramEnd"/>
          <w:r w:rsidRPr="00387D69">
            <w:rPr>
              <w:rFonts w:ascii="Times New Roman" w:hAnsi="Times New Roman" w:cs="Times New Roman"/>
              <w:sz w:val="22"/>
            </w:rPr>
            <w:t xml:space="preserve">  sensing:  A  survey,  potential  and  challenges,IEEE Commun. Surveys Tuts. 17 (4) (2015) 2047–2077.</w:t>
          </w:r>
          <w:bookmarkEnd w:id="216"/>
        </w:p>
        <w:p w14:paraId="0CF2DBA9" w14:textId="77777777" w:rsidR="00ED026E" w:rsidRPr="00387D69" w:rsidRDefault="00ED026E" w:rsidP="00384DB0">
          <w:pPr>
            <w:pStyle w:val="Prrafodelista"/>
            <w:spacing w:line="360" w:lineRule="auto"/>
            <w:jc w:val="both"/>
            <w:rPr>
              <w:rFonts w:ascii="Times New Roman" w:hAnsi="Times New Roman" w:cs="Times New Roman"/>
              <w:sz w:val="22"/>
            </w:rPr>
          </w:pPr>
        </w:p>
        <w:p w14:paraId="5BE19BB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7" w:name="_Ref43909157"/>
          <w:r w:rsidRPr="00387D69">
            <w:rPr>
              <w:rFonts w:ascii="Times New Roman" w:hAnsi="Times New Roman" w:cs="Times New Roman"/>
              <w:sz w:val="22"/>
            </w:rPr>
            <w:t xml:space="preserve">Z. Ghassemlooy, P. Luo, S. Zvanovec, Optical camera </w:t>
          </w:r>
          <w:proofErr w:type="gramStart"/>
          <w:r w:rsidRPr="00387D69">
            <w:rPr>
              <w:rFonts w:ascii="Times New Roman" w:hAnsi="Times New Roman" w:cs="Times New Roman"/>
              <w:sz w:val="22"/>
            </w:rPr>
            <w:t>communications,in</w:t>
          </w:r>
          <w:proofErr w:type="gramEnd"/>
          <w:r w:rsidRPr="00387D69">
            <w:rPr>
              <w:rFonts w:ascii="Times New Roman" w:hAnsi="Times New Roman" w:cs="Times New Roman"/>
              <w:sz w:val="22"/>
            </w:rPr>
            <w:t>: Optical Wireless Communications, Springer, 2016, pp. 547–568.</w:t>
          </w:r>
          <w:bookmarkEnd w:id="217"/>
        </w:p>
        <w:p w14:paraId="791F9398" w14:textId="77777777" w:rsidR="00ED026E" w:rsidRPr="00387D69" w:rsidRDefault="00ED026E" w:rsidP="00384DB0">
          <w:pPr>
            <w:pStyle w:val="Prrafodelista"/>
            <w:spacing w:line="360" w:lineRule="auto"/>
            <w:jc w:val="both"/>
            <w:rPr>
              <w:rFonts w:ascii="Times New Roman" w:hAnsi="Times New Roman" w:cs="Times New Roman"/>
              <w:sz w:val="22"/>
            </w:rPr>
          </w:pPr>
        </w:p>
        <w:p w14:paraId="4B6E1F6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8" w:name="_Ref43909166"/>
          <w:r w:rsidRPr="00387D69">
            <w:rPr>
              <w:rFonts w:ascii="Times New Roman" w:hAnsi="Times New Roman" w:cs="Times New Roman"/>
              <w:sz w:val="22"/>
            </w:rPr>
            <w:t xml:space="preserve">M. Z. Chowdhury, M. T. Hossan, A. Islam, Y. M. Jang, A comparativesurvey of optical wireless technologies: Architectures and </w:t>
          </w:r>
          <w:proofErr w:type="gramStart"/>
          <w:r w:rsidRPr="00387D69">
            <w:rPr>
              <w:rFonts w:ascii="Times New Roman" w:hAnsi="Times New Roman" w:cs="Times New Roman"/>
              <w:sz w:val="22"/>
            </w:rPr>
            <w:t>applications,IEEE</w:t>
          </w:r>
          <w:proofErr w:type="gramEnd"/>
          <w:r w:rsidRPr="00387D69">
            <w:rPr>
              <w:rFonts w:ascii="Times New Roman" w:hAnsi="Times New Roman" w:cs="Times New Roman"/>
              <w:sz w:val="22"/>
            </w:rPr>
            <w:t xml:space="preserve"> Access 6 (2018) 9819–9840.</w:t>
          </w:r>
          <w:bookmarkEnd w:id="218"/>
        </w:p>
        <w:p w14:paraId="5AB8D0D8" w14:textId="77777777" w:rsidR="00ED026E" w:rsidRPr="00387D69" w:rsidRDefault="00ED026E" w:rsidP="00384DB0">
          <w:pPr>
            <w:pStyle w:val="Prrafodelista"/>
            <w:spacing w:line="360" w:lineRule="auto"/>
            <w:jc w:val="both"/>
            <w:rPr>
              <w:rFonts w:ascii="Times New Roman" w:hAnsi="Times New Roman" w:cs="Times New Roman"/>
              <w:sz w:val="22"/>
            </w:rPr>
          </w:pPr>
        </w:p>
        <w:p w14:paraId="7F30E16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9" w:name="_Ref43909180"/>
          <w:r w:rsidRPr="00387D69">
            <w:rPr>
              <w:rFonts w:ascii="Times New Roman" w:hAnsi="Times New Roman" w:cs="Times New Roman"/>
              <w:sz w:val="22"/>
            </w:rPr>
            <w:t>J. Hao, Y. Yang, J. Luo, CeilingCast: Energy efficient and location-bound broadcast through LED-camera communication, in: Proc. Info.Commun. Conf., (INFOCOM), IEEE, 2016, pp. 1–9.</w:t>
          </w:r>
          <w:bookmarkEnd w:id="219"/>
        </w:p>
        <w:p w14:paraId="1144450D" w14:textId="77777777" w:rsidR="00ED026E" w:rsidRPr="00387D69" w:rsidRDefault="00ED026E" w:rsidP="00384DB0">
          <w:pPr>
            <w:pStyle w:val="Prrafodelista"/>
            <w:spacing w:line="360" w:lineRule="auto"/>
            <w:jc w:val="both"/>
            <w:rPr>
              <w:rFonts w:ascii="Times New Roman" w:hAnsi="Times New Roman" w:cs="Times New Roman"/>
              <w:sz w:val="22"/>
            </w:rPr>
          </w:pPr>
        </w:p>
        <w:p w14:paraId="0319B75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0" w:name="_Ref43909232"/>
          <w:r w:rsidRPr="00387D69">
            <w:rPr>
              <w:rFonts w:ascii="Times New Roman" w:hAnsi="Times New Roman" w:cs="Times New Roman"/>
              <w:sz w:val="22"/>
            </w:rPr>
            <w:t>R. Boubezari, H. Le Minh, Z. Ghassemlooy, A. Bouridane, Smartphonecamera based visible light communication, J. Lightw. Technol. 34 (</w:t>
          </w:r>
          <w:proofErr w:type="gramStart"/>
          <w:r w:rsidRPr="00387D69">
            <w:rPr>
              <w:rFonts w:ascii="Times New Roman" w:hAnsi="Times New Roman" w:cs="Times New Roman"/>
              <w:sz w:val="22"/>
            </w:rPr>
            <w:t>17)(</w:t>
          </w:r>
          <w:proofErr w:type="gramEnd"/>
          <w:r w:rsidRPr="00387D69">
            <w:rPr>
              <w:rFonts w:ascii="Times New Roman" w:hAnsi="Times New Roman" w:cs="Times New Roman"/>
              <w:sz w:val="22"/>
            </w:rPr>
            <w:t>2016) 4121–4127.</w:t>
          </w:r>
          <w:bookmarkEnd w:id="220"/>
        </w:p>
        <w:p w14:paraId="0C9BB0F2" w14:textId="77777777" w:rsidR="00ED026E" w:rsidRPr="00387D69" w:rsidRDefault="00ED026E" w:rsidP="00384DB0">
          <w:pPr>
            <w:pStyle w:val="Prrafodelista"/>
            <w:spacing w:line="360" w:lineRule="auto"/>
            <w:jc w:val="both"/>
            <w:rPr>
              <w:rFonts w:ascii="Times New Roman" w:hAnsi="Times New Roman" w:cs="Times New Roman"/>
              <w:sz w:val="22"/>
            </w:rPr>
          </w:pPr>
        </w:p>
        <w:p w14:paraId="4BDFDEB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1" w:name="_Ref43909238"/>
          <w:r w:rsidRPr="00387D69">
            <w:rPr>
              <w:rFonts w:ascii="Times New Roman" w:hAnsi="Times New Roman" w:cs="Times New Roman"/>
              <w:sz w:val="22"/>
            </w:rPr>
            <w:t>T. Nguyen, A. Islam, T. Yamazato, Y. M. Jang, Technical issues onIEEE 802.15. 7m image sensor communication standardization, IEEECommun. Mag. 56 (2) (2018) 213–218.</w:t>
          </w:r>
          <w:bookmarkEnd w:id="221"/>
        </w:p>
        <w:p w14:paraId="666F5EFE" w14:textId="77777777" w:rsidR="00ED026E" w:rsidRPr="00387D69" w:rsidRDefault="00ED026E" w:rsidP="00384DB0">
          <w:pPr>
            <w:pStyle w:val="Prrafodelista"/>
            <w:spacing w:line="360" w:lineRule="auto"/>
            <w:jc w:val="both"/>
            <w:rPr>
              <w:rFonts w:ascii="Times New Roman" w:hAnsi="Times New Roman" w:cs="Times New Roman"/>
              <w:sz w:val="22"/>
            </w:rPr>
          </w:pPr>
        </w:p>
        <w:p w14:paraId="599C2F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2" w:name="_Ref43909254"/>
          <w:r w:rsidRPr="00387D69">
            <w:rPr>
              <w:rFonts w:ascii="Times New Roman" w:hAnsi="Times New Roman" w:cs="Times New Roman"/>
              <w:sz w:val="22"/>
            </w:rPr>
            <w:t xml:space="preserve">A. Ashok, M. Gruteser, N. Mandayam, J. Silva, M. Varga, K. </w:t>
          </w:r>
          <w:proofErr w:type="gramStart"/>
          <w:r w:rsidRPr="00387D69">
            <w:rPr>
              <w:rFonts w:ascii="Times New Roman" w:hAnsi="Times New Roman" w:cs="Times New Roman"/>
              <w:sz w:val="22"/>
            </w:rPr>
            <w:t>Dana,Challenge</w:t>
          </w:r>
          <w:proofErr w:type="gramEnd"/>
          <w:r w:rsidRPr="00387D69">
            <w:rPr>
              <w:rFonts w:ascii="Times New Roman" w:hAnsi="Times New Roman" w:cs="Times New Roman"/>
              <w:sz w:val="22"/>
            </w:rPr>
            <w:t>: Mobile optical networks through visual MIMO, in: Proc. ofMobiCom/MobiHoc, ACM, 2010, pp. 105–112.</w:t>
          </w:r>
          <w:bookmarkEnd w:id="222"/>
        </w:p>
        <w:p w14:paraId="57D1A447" w14:textId="77777777" w:rsidR="00ED026E" w:rsidRPr="00387D69" w:rsidRDefault="00ED026E" w:rsidP="00384DB0">
          <w:pPr>
            <w:spacing w:line="360" w:lineRule="auto"/>
            <w:jc w:val="both"/>
            <w:rPr>
              <w:rFonts w:ascii="Times New Roman" w:hAnsi="Times New Roman" w:cs="Times New Roman"/>
              <w:sz w:val="22"/>
            </w:rPr>
          </w:pPr>
        </w:p>
        <w:p w14:paraId="2098190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3" w:name="_Ref43909261"/>
          <w:r w:rsidRPr="00387D69">
            <w:rPr>
              <w:rFonts w:ascii="Times New Roman" w:hAnsi="Times New Roman" w:cs="Times New Roman"/>
              <w:sz w:val="22"/>
            </w:rPr>
            <w:t>E. Wengrowski, W. Yuan, K. J. Dana, A. Ashok, M. Gruteser, N. Man-dayam, Optimal radiometric calibration for camera-display communi-cation, in:  IEEE Winter Conf. on App. of Computer Vision, 2016, pp.1–10.</w:t>
          </w:r>
          <w:bookmarkEnd w:id="223"/>
        </w:p>
        <w:p w14:paraId="0605D8B9" w14:textId="77777777" w:rsidR="00ED026E" w:rsidRPr="00387D69" w:rsidRDefault="00ED026E" w:rsidP="00384DB0">
          <w:pPr>
            <w:pStyle w:val="Prrafodelista"/>
            <w:spacing w:line="360" w:lineRule="auto"/>
            <w:jc w:val="both"/>
            <w:rPr>
              <w:rFonts w:ascii="Times New Roman" w:hAnsi="Times New Roman" w:cs="Times New Roman"/>
              <w:sz w:val="22"/>
            </w:rPr>
          </w:pPr>
        </w:p>
        <w:p w14:paraId="2957F23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24" w:name="_Ref43909269"/>
          <w:r w:rsidRPr="00387D69">
            <w:rPr>
              <w:rFonts w:ascii="Times New Roman" w:hAnsi="Times New Roman" w:cs="Times New Roman"/>
              <w:sz w:val="22"/>
            </w:rPr>
            <w:t>N.-T. Le, Y. M. Jang, MIMO architecture for optical camera commu-nications, The J. of the Korean Institute of Commun. Sci. 42 (1) (2017)8–13.</w:t>
          </w:r>
          <w:bookmarkEnd w:id="224"/>
        </w:p>
        <w:p w14:paraId="2DF527D7" w14:textId="77777777" w:rsidR="00ED026E" w:rsidRPr="00387D69" w:rsidRDefault="00ED026E" w:rsidP="00384DB0">
          <w:pPr>
            <w:pStyle w:val="Prrafodelista"/>
            <w:spacing w:line="360" w:lineRule="auto"/>
            <w:jc w:val="both"/>
            <w:rPr>
              <w:rFonts w:ascii="Times New Roman" w:hAnsi="Times New Roman" w:cs="Times New Roman"/>
              <w:sz w:val="22"/>
            </w:rPr>
          </w:pPr>
        </w:p>
        <w:p w14:paraId="31062B7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5" w:name="_Ref43908468"/>
          <w:proofErr w:type="gramStart"/>
          <w:r w:rsidRPr="00387D69">
            <w:rPr>
              <w:rFonts w:ascii="Times New Roman" w:hAnsi="Times New Roman" w:cs="Times New Roman"/>
              <w:sz w:val="22"/>
            </w:rPr>
            <w:t>Y.Jiang</w:t>
          </w:r>
          <w:proofErr w:type="gramEnd"/>
          <w:r w:rsidRPr="00387D69">
            <w:rPr>
              <w:rFonts w:ascii="Times New Roman" w:hAnsi="Times New Roman" w:cs="Times New Roman"/>
              <w:sz w:val="22"/>
            </w:rPr>
            <w:t>,K.Zhou,andS.He,“Humanvisualcortexrespondstoinvisible chromatic flicker,” Nature Neuroscience, vol. 10, no. 5, p. 657, 2007.</w:t>
          </w:r>
          <w:bookmarkEnd w:id="225"/>
        </w:p>
        <w:p w14:paraId="54BF1FB8" w14:textId="77777777" w:rsidR="00ED026E" w:rsidRPr="00387D69" w:rsidRDefault="00ED026E" w:rsidP="00384DB0">
          <w:pPr>
            <w:spacing w:line="360" w:lineRule="auto"/>
            <w:jc w:val="both"/>
            <w:rPr>
              <w:rFonts w:ascii="Times New Roman" w:hAnsi="Times New Roman" w:cs="Times New Roman"/>
              <w:sz w:val="22"/>
            </w:rPr>
          </w:pPr>
        </w:p>
        <w:p w14:paraId="4330B0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226" w:name="_Ref43908474"/>
          <w:proofErr w:type="gramStart"/>
          <w:r w:rsidRPr="00387D69">
            <w:rPr>
              <w:rFonts w:ascii="Times New Roman" w:hAnsi="Times New Roman" w:cs="Times New Roman"/>
              <w:sz w:val="22"/>
            </w:rPr>
            <w:t>A.Eisen</w:t>
          </w:r>
          <w:proofErr w:type="gramEnd"/>
          <w:r w:rsidRPr="00387D69">
            <w:rPr>
              <w:rFonts w:ascii="Times New Roman" w:hAnsi="Times New Roman" w:cs="Times New Roman"/>
              <w:sz w:val="22"/>
            </w:rPr>
            <w:t>-Enosh,N.Farah,Z.Burgansky-Eliash,U.Polat,andY.Mandel, “Evaluation of critical flicker-fusion frequency measurement methods for the investigation of visual temporal resolution,” Scientific Reports, vol. 7, no. 1, p. 15621, 2017.</w:t>
          </w:r>
          <w:bookmarkEnd w:id="226"/>
        </w:p>
        <w:p w14:paraId="3DEA7D15" w14:textId="77777777" w:rsidR="00ED026E" w:rsidRPr="00387D69" w:rsidRDefault="00ED026E" w:rsidP="00384DB0">
          <w:pPr>
            <w:spacing w:line="360" w:lineRule="auto"/>
            <w:jc w:val="both"/>
            <w:rPr>
              <w:rFonts w:ascii="Times New Roman" w:hAnsi="Times New Roman" w:cs="Times New Roman"/>
              <w:sz w:val="22"/>
            </w:rPr>
          </w:pPr>
        </w:p>
        <w:p w14:paraId="67CD69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M. Menozzi, F. Lang, U. Naepflin, C. Zeller, and H. Krueger, “CRT versus LCD: Effects of refresh rate, display technology and background luminance in visual performance,” Displays, vol. 22, no. 3, pp. 79–85, 2001.</w:t>
          </w:r>
        </w:p>
        <w:p w14:paraId="4E4D33D8" w14:textId="77777777" w:rsidR="00ED026E" w:rsidRPr="00387D69" w:rsidRDefault="00ED026E" w:rsidP="00384DB0">
          <w:pPr>
            <w:pStyle w:val="Prrafodelista"/>
            <w:spacing w:line="360" w:lineRule="auto"/>
            <w:jc w:val="both"/>
            <w:rPr>
              <w:rFonts w:ascii="Times New Roman" w:hAnsi="Times New Roman" w:cs="Times New Roman"/>
              <w:sz w:val="22"/>
            </w:rPr>
          </w:pPr>
        </w:p>
        <w:p w14:paraId="02CAB7E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7" w:name="_Ref43907690"/>
          <w:r w:rsidRPr="00387D69">
            <w:rPr>
              <w:rFonts w:ascii="Times New Roman" w:hAnsi="Times New Roman" w:cs="Times New Roman"/>
              <w:sz w:val="22"/>
            </w:rPr>
            <w:t>N. T. Le, M. A. Hossain, and Y. M. Jang, “A survey of design and implementation for optical camera communication,” Signal Process. Image Commun. 53, 95–109 (2017).</w:t>
          </w:r>
          <w:bookmarkEnd w:id="227"/>
        </w:p>
        <w:p w14:paraId="35FD782D" w14:textId="77777777" w:rsidR="00ED026E" w:rsidRPr="00387D69" w:rsidRDefault="00ED026E" w:rsidP="00384DB0">
          <w:pPr>
            <w:spacing w:line="360" w:lineRule="auto"/>
            <w:jc w:val="both"/>
            <w:rPr>
              <w:rFonts w:ascii="Times New Roman" w:hAnsi="Times New Roman" w:cs="Times New Roman"/>
              <w:sz w:val="22"/>
            </w:rPr>
          </w:pPr>
        </w:p>
        <w:p w14:paraId="57F821B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8" w:name="_Ref43907698"/>
          <w:r w:rsidRPr="00387D69">
            <w:rPr>
              <w:rFonts w:ascii="Times New Roman" w:hAnsi="Times New Roman" w:cs="Times New Roman"/>
              <w:sz w:val="22"/>
            </w:rPr>
            <w:t>Z. Ghassemlooy, P. Luo, and S. Zvanovec, “Optical Camera Communications,” in Optical Wireless Communications: An Emerging Technology, M. Uysal, C. Capsoni, Z. Ghassemlooy, A. Boucouvalas, and E. Udvary, eds. (Springer, 2016), pp. 547–568.</w:t>
          </w:r>
          <w:bookmarkEnd w:id="228"/>
        </w:p>
        <w:p w14:paraId="6532C312" w14:textId="77777777" w:rsidR="00ED026E" w:rsidRPr="00387D69" w:rsidRDefault="00ED026E" w:rsidP="00384DB0">
          <w:pPr>
            <w:pStyle w:val="Prrafodelista"/>
            <w:spacing w:line="360" w:lineRule="auto"/>
            <w:jc w:val="both"/>
            <w:rPr>
              <w:rFonts w:ascii="Times New Roman" w:hAnsi="Times New Roman" w:cs="Times New Roman"/>
              <w:sz w:val="22"/>
            </w:rPr>
          </w:pPr>
        </w:p>
        <w:p w14:paraId="677275F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9" w:name="_Ref43907871"/>
          <w:r w:rsidRPr="00387D69">
            <w:rPr>
              <w:rFonts w:ascii="Times New Roman" w:hAnsi="Times New Roman" w:cs="Times New Roman"/>
              <w:sz w:val="22"/>
            </w:rPr>
            <w:t>Mannos J., Sakrison D.: The effects of a visual fidelity criterion of the encoding of images. IEEE Transactions on Information Theory 20, 4 (1974), 525-536.</w:t>
          </w:r>
          <w:bookmarkEnd w:id="229"/>
          <w:r w:rsidRPr="00387D69">
            <w:rPr>
              <w:rFonts w:ascii="Times New Roman" w:hAnsi="Times New Roman" w:cs="Times New Roman"/>
              <w:sz w:val="22"/>
            </w:rPr>
            <w:t xml:space="preserve"> </w:t>
          </w:r>
        </w:p>
        <w:p w14:paraId="2D2431D7" w14:textId="77777777" w:rsidR="00ED026E" w:rsidRPr="00387D69" w:rsidRDefault="00ED026E" w:rsidP="00384DB0">
          <w:pPr>
            <w:pStyle w:val="Prrafodelista"/>
            <w:spacing w:line="360" w:lineRule="auto"/>
            <w:jc w:val="both"/>
            <w:rPr>
              <w:rFonts w:ascii="Times New Roman" w:hAnsi="Times New Roman" w:cs="Times New Roman"/>
              <w:sz w:val="22"/>
            </w:rPr>
          </w:pPr>
        </w:p>
        <w:p w14:paraId="6098C5E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0" w:name="_Ref43907937"/>
          <w:r w:rsidRPr="00387D69">
            <w:rPr>
              <w:rFonts w:ascii="Times New Roman" w:hAnsi="Times New Roman" w:cs="Times New Roman"/>
              <w:sz w:val="22"/>
            </w:rPr>
            <w:t>Glassner A.: Principles of digital image synthesis. Morgan Kaufmann Pub, 1995.</w:t>
          </w:r>
          <w:bookmarkEnd w:id="230"/>
        </w:p>
        <w:p w14:paraId="5FEDA6C7" w14:textId="77777777" w:rsidR="00ED026E" w:rsidRPr="00387D69" w:rsidRDefault="00ED026E" w:rsidP="00384DB0">
          <w:pPr>
            <w:pStyle w:val="Prrafodelista"/>
            <w:spacing w:line="360" w:lineRule="auto"/>
            <w:jc w:val="both"/>
            <w:rPr>
              <w:rFonts w:ascii="Times New Roman" w:hAnsi="Times New Roman" w:cs="Times New Roman"/>
              <w:sz w:val="22"/>
            </w:rPr>
          </w:pPr>
        </w:p>
        <w:p w14:paraId="3B241B6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1" w:name="_Ref43907960"/>
          <w:r w:rsidRPr="00387D69">
            <w:rPr>
              <w:rFonts w:ascii="Times New Roman" w:hAnsi="Times New Roman" w:cs="Times New Roman"/>
              <w:sz w:val="22"/>
            </w:rPr>
            <w:t>Webb P.: Bioastronautics data book. Scientific and Technical Information Division, National Aeronautics and Space Administration, 1964.</w:t>
          </w:r>
          <w:bookmarkEnd w:id="231"/>
        </w:p>
        <w:p w14:paraId="733C029A" w14:textId="77777777" w:rsidR="00ED026E" w:rsidRPr="00387D69" w:rsidRDefault="00ED026E" w:rsidP="00384DB0">
          <w:pPr>
            <w:pStyle w:val="Prrafodelista"/>
            <w:spacing w:line="360" w:lineRule="auto"/>
            <w:jc w:val="both"/>
            <w:rPr>
              <w:rFonts w:ascii="Times New Roman" w:hAnsi="Times New Roman" w:cs="Times New Roman"/>
              <w:sz w:val="22"/>
            </w:rPr>
          </w:pPr>
        </w:p>
        <w:p w14:paraId="603CB30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2" w:name="_Ref43908092"/>
          <w:r w:rsidRPr="00387D69">
            <w:rPr>
              <w:rFonts w:ascii="Times New Roman" w:hAnsi="Times New Roman" w:cs="Times New Roman"/>
              <w:sz w:val="22"/>
            </w:rPr>
            <w:t>Campbell F., Robson J.: Application of Fourier analysis to the visibility of gratings. The Journal of Physiology 197,3 (1968), 551.</w:t>
          </w:r>
          <w:bookmarkEnd w:id="232"/>
          <w:r w:rsidRPr="00387D69">
            <w:rPr>
              <w:rFonts w:ascii="Times New Roman" w:hAnsi="Times New Roman" w:cs="Times New Roman"/>
              <w:sz w:val="22"/>
            </w:rPr>
            <w:t xml:space="preserve"> </w:t>
          </w:r>
        </w:p>
        <w:p w14:paraId="13ACC85F" w14:textId="77777777" w:rsidR="00ED026E" w:rsidRPr="00387D69" w:rsidRDefault="00ED026E" w:rsidP="00384DB0">
          <w:pPr>
            <w:pStyle w:val="Prrafodelista"/>
            <w:spacing w:line="360" w:lineRule="auto"/>
            <w:jc w:val="both"/>
            <w:rPr>
              <w:rFonts w:ascii="Times New Roman" w:hAnsi="Times New Roman" w:cs="Times New Roman"/>
              <w:sz w:val="22"/>
            </w:rPr>
          </w:pPr>
        </w:p>
        <w:p w14:paraId="668F9A2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3" w:name="_Ref43908097"/>
          <w:r w:rsidRPr="00387D69">
            <w:rPr>
              <w:rFonts w:ascii="Times New Roman" w:hAnsi="Times New Roman" w:cs="Times New Roman"/>
              <w:sz w:val="22"/>
            </w:rPr>
            <w:t>Enroth-Cugell C., Robson J.: The contrast sensitivity of retinal ganglion cells of the cat. The Journal of Physiology 187,3 (1996), 517.</w:t>
          </w:r>
          <w:bookmarkEnd w:id="233"/>
        </w:p>
        <w:p w14:paraId="2E19F2D5" w14:textId="77777777" w:rsidR="00ED026E" w:rsidRPr="00387D69" w:rsidRDefault="00ED026E" w:rsidP="00384DB0">
          <w:pPr>
            <w:pStyle w:val="Prrafodelista"/>
            <w:spacing w:line="360" w:lineRule="auto"/>
            <w:jc w:val="both"/>
            <w:rPr>
              <w:rFonts w:ascii="Times New Roman" w:hAnsi="Times New Roman" w:cs="Times New Roman"/>
              <w:sz w:val="22"/>
            </w:rPr>
          </w:pPr>
        </w:p>
        <w:p w14:paraId="3485AA5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4" w:name="_Ref43908109"/>
          <w:r w:rsidRPr="00387D69">
            <w:rPr>
              <w:rFonts w:ascii="Times New Roman" w:hAnsi="Times New Roman" w:cs="Times New Roman"/>
              <w:sz w:val="22"/>
            </w:rPr>
            <w:t>Livingstone M.: Art, illusion and the visual system. Scientific American 258, 1 (1988), 78.</w:t>
          </w:r>
          <w:bookmarkEnd w:id="234"/>
        </w:p>
        <w:p w14:paraId="06E4F16D" w14:textId="77777777" w:rsidR="00ED026E" w:rsidRPr="00387D69" w:rsidRDefault="00ED026E" w:rsidP="00384DB0">
          <w:pPr>
            <w:pStyle w:val="Prrafodelista"/>
            <w:spacing w:line="360" w:lineRule="auto"/>
            <w:jc w:val="both"/>
            <w:rPr>
              <w:rFonts w:ascii="Times New Roman" w:hAnsi="Times New Roman" w:cs="Times New Roman"/>
              <w:sz w:val="22"/>
            </w:rPr>
          </w:pPr>
        </w:p>
        <w:p w14:paraId="180E94F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5" w:name="_Ref43908540"/>
          <w:r w:rsidRPr="00387D69">
            <w:rPr>
              <w:rFonts w:ascii="Times New Roman" w:hAnsi="Times New Roman" w:cs="Times New Roman"/>
              <w:sz w:val="22"/>
            </w:rPr>
            <w:t>Michelson A.: A 1927 Studies in Optics. Scientific American (1927).</w:t>
          </w:r>
          <w:bookmarkEnd w:id="235"/>
          <w:r w:rsidRPr="00387D69">
            <w:rPr>
              <w:rFonts w:ascii="Times New Roman" w:hAnsi="Times New Roman" w:cs="Times New Roman"/>
              <w:sz w:val="22"/>
            </w:rPr>
            <w:t xml:space="preserve"> </w:t>
          </w:r>
        </w:p>
        <w:p w14:paraId="02750A85" w14:textId="77777777" w:rsidR="00ED026E" w:rsidRPr="00387D69" w:rsidRDefault="00ED026E" w:rsidP="00384DB0">
          <w:pPr>
            <w:pStyle w:val="Prrafodelista"/>
            <w:spacing w:line="360" w:lineRule="auto"/>
            <w:jc w:val="both"/>
            <w:rPr>
              <w:rFonts w:ascii="Times New Roman" w:hAnsi="Times New Roman" w:cs="Times New Roman"/>
              <w:sz w:val="22"/>
            </w:rPr>
          </w:pPr>
        </w:p>
        <w:p w14:paraId="5F21346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6" w:name="_Ref43908557"/>
          <w:r w:rsidRPr="00387D69">
            <w:rPr>
              <w:rFonts w:ascii="Times New Roman" w:hAnsi="Times New Roman" w:cs="Times New Roman"/>
              <w:sz w:val="22"/>
            </w:rPr>
            <w:t>Li R., Polat U., Makous W., Bavelier D.: Enhancing the contrast sensitivity function through action video game training. Nature Neuroscience 12,5 (2009), 549-551.</w:t>
          </w:r>
          <w:bookmarkEnd w:id="236"/>
          <w:r w:rsidRPr="00387D69">
            <w:rPr>
              <w:rFonts w:ascii="Times New Roman" w:hAnsi="Times New Roman" w:cs="Times New Roman"/>
              <w:sz w:val="22"/>
            </w:rPr>
            <w:t xml:space="preserve"> </w:t>
          </w:r>
        </w:p>
        <w:p w14:paraId="17E54EEF" w14:textId="77777777" w:rsidR="00ED026E" w:rsidRPr="00387D69" w:rsidRDefault="00ED026E" w:rsidP="00384DB0">
          <w:pPr>
            <w:pStyle w:val="Prrafodelista"/>
            <w:spacing w:line="360" w:lineRule="auto"/>
            <w:jc w:val="both"/>
            <w:rPr>
              <w:rFonts w:ascii="Times New Roman" w:hAnsi="Times New Roman" w:cs="Times New Roman"/>
              <w:sz w:val="22"/>
            </w:rPr>
          </w:pPr>
        </w:p>
        <w:p w14:paraId="5311F1A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237" w:name="_Ref43908636"/>
          <w:r w:rsidRPr="00387D69">
            <w:rPr>
              <w:rFonts w:ascii="Times New Roman" w:hAnsi="Times New Roman" w:cs="Times New Roman"/>
              <w:sz w:val="22"/>
            </w:rPr>
            <w:t>Murphy B.: Pattern thresholds for moving and stationary gratings during smooth eye movement. Vision Research 18,5 (1978), 521 – 530.</w:t>
          </w:r>
          <w:bookmarkEnd w:id="237"/>
          <w:r w:rsidRPr="00387D69">
            <w:rPr>
              <w:rFonts w:ascii="Times New Roman" w:hAnsi="Times New Roman" w:cs="Times New Roman"/>
              <w:sz w:val="22"/>
            </w:rPr>
            <w:t xml:space="preserve"> </w:t>
          </w:r>
        </w:p>
        <w:p w14:paraId="7271654B" w14:textId="77777777" w:rsidR="00ED026E" w:rsidRPr="00387D69" w:rsidRDefault="00ED026E" w:rsidP="00384DB0">
          <w:pPr>
            <w:pStyle w:val="Prrafodelista"/>
            <w:spacing w:line="360" w:lineRule="auto"/>
            <w:jc w:val="both"/>
            <w:rPr>
              <w:rFonts w:ascii="Times New Roman" w:hAnsi="Times New Roman" w:cs="Times New Roman"/>
              <w:sz w:val="22"/>
            </w:rPr>
          </w:pPr>
        </w:p>
        <w:p w14:paraId="0347DA3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8" w:name="_Ref43908644"/>
          <w:r w:rsidRPr="00387D69">
            <w:rPr>
              <w:rFonts w:ascii="Times New Roman" w:hAnsi="Times New Roman" w:cs="Times New Roman"/>
              <w:sz w:val="22"/>
            </w:rPr>
            <w:t>Tyler C.: Analysis of visual modulation sensitivity. II Peripheral retina and the role of photoreceptor dimensions. Journal of the Optical Society of America A 2,3 (1985), 393 - 398.</w:t>
          </w:r>
          <w:bookmarkEnd w:id="238"/>
          <w:r w:rsidRPr="00387D69">
            <w:rPr>
              <w:rFonts w:ascii="Times New Roman" w:hAnsi="Times New Roman" w:cs="Times New Roman"/>
              <w:sz w:val="22"/>
            </w:rPr>
            <w:t xml:space="preserve"> </w:t>
          </w:r>
        </w:p>
        <w:p w14:paraId="768B6670" w14:textId="77777777" w:rsidR="00ED026E" w:rsidRPr="00387D69" w:rsidRDefault="00ED026E" w:rsidP="00384DB0">
          <w:pPr>
            <w:pStyle w:val="Prrafodelista"/>
            <w:spacing w:line="360" w:lineRule="auto"/>
            <w:jc w:val="both"/>
            <w:rPr>
              <w:rFonts w:ascii="Times New Roman" w:hAnsi="Times New Roman" w:cs="Times New Roman"/>
              <w:sz w:val="22"/>
            </w:rPr>
          </w:pPr>
        </w:p>
        <w:p w14:paraId="5CE5DD8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9" w:name="_Ref43908651"/>
          <w:r w:rsidRPr="00387D69">
            <w:rPr>
              <w:rFonts w:ascii="Times New Roman" w:hAnsi="Times New Roman" w:cs="Times New Roman"/>
              <w:sz w:val="22"/>
            </w:rPr>
            <w:t>Nakayama K.: Properties of early motion processing: Implications for the sensing of egomotion. The Perception and Control of Self Motion (1990), 69 – 80.</w:t>
          </w:r>
          <w:bookmarkEnd w:id="239"/>
          <w:r w:rsidRPr="00387D69">
            <w:rPr>
              <w:rFonts w:ascii="Times New Roman" w:hAnsi="Times New Roman" w:cs="Times New Roman"/>
              <w:sz w:val="22"/>
            </w:rPr>
            <w:t xml:space="preserve"> </w:t>
          </w:r>
        </w:p>
        <w:p w14:paraId="7971A611" w14:textId="77777777" w:rsidR="00ED026E" w:rsidRPr="00387D69" w:rsidRDefault="00ED026E" w:rsidP="00384DB0">
          <w:pPr>
            <w:pStyle w:val="Prrafodelista"/>
            <w:spacing w:line="360" w:lineRule="auto"/>
            <w:jc w:val="both"/>
            <w:rPr>
              <w:rFonts w:ascii="Times New Roman" w:hAnsi="Times New Roman" w:cs="Times New Roman"/>
              <w:sz w:val="22"/>
            </w:rPr>
          </w:pPr>
        </w:p>
        <w:p w14:paraId="17FCC25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40" w:name="_Ref43908659"/>
          <w:r w:rsidRPr="00387D69">
            <w:rPr>
              <w:rFonts w:ascii="Times New Roman" w:hAnsi="Times New Roman" w:cs="Times New Roman"/>
              <w:sz w:val="22"/>
            </w:rPr>
            <w:t>Dally S.: Engineering observations from spatiovelocity and spatiotemporal visual models. Vision Models and Applications to Image and Video Processing (1998), 179 – 200.</w:t>
          </w:r>
          <w:bookmarkEnd w:id="240"/>
          <w:r w:rsidRPr="00387D69">
            <w:rPr>
              <w:rFonts w:ascii="Times New Roman" w:hAnsi="Times New Roman" w:cs="Times New Roman"/>
              <w:sz w:val="22"/>
            </w:rPr>
            <w:t xml:space="preserve"> </w:t>
          </w:r>
        </w:p>
        <w:p w14:paraId="56B7D693" w14:textId="77777777" w:rsidR="00ED026E" w:rsidRPr="00387D69" w:rsidRDefault="00ED026E" w:rsidP="00384DB0">
          <w:pPr>
            <w:pStyle w:val="Prrafodelista"/>
            <w:spacing w:line="360" w:lineRule="auto"/>
            <w:jc w:val="both"/>
            <w:rPr>
              <w:rFonts w:ascii="Times New Roman" w:hAnsi="Times New Roman" w:cs="Times New Roman"/>
              <w:sz w:val="22"/>
            </w:rPr>
          </w:pPr>
        </w:p>
        <w:p w14:paraId="65AF98D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41" w:name="_Ref43908669"/>
          <w:r w:rsidRPr="00387D69">
            <w:rPr>
              <w:rFonts w:ascii="Times New Roman" w:hAnsi="Times New Roman" w:cs="Times New Roman"/>
              <w:sz w:val="22"/>
            </w:rPr>
            <w:t>Reddy M.: Perceptually modulated level of detail for virtual environments. University of Edinburgh (1997).</w:t>
          </w:r>
          <w:bookmarkEnd w:id="241"/>
          <w:r w:rsidRPr="00387D69">
            <w:rPr>
              <w:rFonts w:ascii="Times New Roman" w:hAnsi="Times New Roman" w:cs="Times New Roman"/>
              <w:sz w:val="22"/>
            </w:rPr>
            <w:t xml:space="preserve"> </w:t>
          </w:r>
        </w:p>
        <w:p w14:paraId="1C888A31" w14:textId="77777777" w:rsidR="00ED026E" w:rsidRPr="00387D69" w:rsidRDefault="00ED026E" w:rsidP="00384DB0">
          <w:pPr>
            <w:pStyle w:val="Prrafodelista"/>
            <w:spacing w:line="360" w:lineRule="auto"/>
            <w:jc w:val="both"/>
            <w:rPr>
              <w:rFonts w:ascii="Times New Roman" w:hAnsi="Times New Roman" w:cs="Times New Roman"/>
              <w:sz w:val="22"/>
            </w:rPr>
          </w:pPr>
        </w:p>
        <w:p w14:paraId="3D2A31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42" w:name="_Ref43909632"/>
          <w:r w:rsidRPr="00387D69">
            <w:rPr>
              <w:rFonts w:ascii="Times New Roman" w:hAnsi="Times New Roman" w:cs="Times New Roman"/>
              <w:sz w:val="22"/>
            </w:rPr>
            <w:t>I.J. Cox et al., Digital Watermarking and Steganography, 2nd ed., Burlington: Morgan Kaufmann, 2008.</w:t>
          </w:r>
          <w:bookmarkEnd w:id="242"/>
        </w:p>
        <w:p w14:paraId="16C72694" w14:textId="77777777" w:rsidR="00ED026E" w:rsidRPr="00387D69" w:rsidRDefault="00ED026E" w:rsidP="00384DB0">
          <w:pPr>
            <w:pStyle w:val="Prrafodelista"/>
            <w:spacing w:line="360" w:lineRule="auto"/>
            <w:jc w:val="both"/>
            <w:rPr>
              <w:rFonts w:ascii="Times New Roman" w:hAnsi="Times New Roman" w:cs="Times New Roman"/>
              <w:sz w:val="22"/>
            </w:rPr>
          </w:pPr>
        </w:p>
        <w:p w14:paraId="711FBFF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43" w:name="_Ref43908962"/>
          <w:r w:rsidRPr="00387D69">
            <w:rPr>
              <w:rFonts w:ascii="Times New Roman" w:hAnsi="Times New Roman" w:cs="Times New Roman"/>
              <w:sz w:val="22"/>
            </w:rPr>
            <w:t xml:space="preserve">P. Sallee, “Model-Based Steganography,” Digit. Watermarking, LNCS, Seoul, Rep. of Korea, vol. 2939, </w:t>
          </w:r>
          <w:proofErr w:type="gramStart"/>
          <w:r w:rsidRPr="00387D69">
            <w:rPr>
              <w:rFonts w:ascii="Times New Roman" w:hAnsi="Times New Roman" w:cs="Times New Roman"/>
              <w:sz w:val="22"/>
            </w:rPr>
            <w:t>Oct.</w:t>
          </w:r>
          <w:proofErr w:type="gramEnd"/>
          <w:r w:rsidRPr="00387D69">
            <w:rPr>
              <w:rFonts w:ascii="Times New Roman" w:hAnsi="Times New Roman" w:cs="Times New Roman"/>
              <w:sz w:val="22"/>
            </w:rPr>
            <w:t xml:space="preserve"> 20–22, 2004, pp. 154–167.</w:t>
          </w:r>
          <w:bookmarkEnd w:id="243"/>
        </w:p>
        <w:p w14:paraId="6A13B25A" w14:textId="77777777" w:rsidR="00ED026E" w:rsidRPr="00387D69" w:rsidRDefault="00ED026E" w:rsidP="00384DB0">
          <w:pPr>
            <w:pStyle w:val="Prrafodelista"/>
            <w:spacing w:line="360" w:lineRule="auto"/>
            <w:jc w:val="both"/>
            <w:rPr>
              <w:rFonts w:ascii="Times New Roman" w:hAnsi="Times New Roman" w:cs="Times New Roman"/>
              <w:sz w:val="22"/>
            </w:rPr>
          </w:pPr>
        </w:p>
        <w:p w14:paraId="10AE2840"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44" w:name="_Ref43908980"/>
          <w:r w:rsidRPr="00387D69">
            <w:rPr>
              <w:rFonts w:ascii="Times New Roman" w:hAnsi="Times New Roman" w:cs="Times New Roman"/>
              <w:sz w:val="22"/>
            </w:rPr>
            <w:t>J. Fridrich, “Feature-Based Steganalysis for JPEG Images and its Implications for Future Design of Steganographic Schemes,” Proc. IH, LNCS, Toronto, Canada, vol. 3200, May 23–25, 2005, pp. 67–81.</w:t>
          </w:r>
          <w:bookmarkEnd w:id="244"/>
        </w:p>
        <w:p w14:paraId="044AD4E7" w14:textId="77777777" w:rsidR="00ED026E" w:rsidRPr="00387D69" w:rsidRDefault="00ED026E" w:rsidP="00384DB0">
          <w:pPr>
            <w:pStyle w:val="Prrafodelista"/>
            <w:spacing w:line="360" w:lineRule="auto"/>
            <w:jc w:val="both"/>
            <w:rPr>
              <w:rFonts w:ascii="Times New Roman" w:hAnsi="Times New Roman" w:cs="Times New Roman"/>
              <w:sz w:val="22"/>
            </w:rPr>
          </w:pPr>
        </w:p>
        <w:p w14:paraId="45D6577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45" w:name="_Ref43908984"/>
          <w:r w:rsidRPr="00387D69">
            <w:rPr>
              <w:rFonts w:ascii="Times New Roman" w:hAnsi="Times New Roman" w:cs="Times New Roman"/>
              <w:sz w:val="22"/>
            </w:rPr>
            <w:t>R. Bohme and A. Westfeld, “Breaking Cauchy Model-Based JPEG Steganography with First Order Statistics,” Proc. ESORICS, LNCS, vol. 3193, 2004, pp. 125–140.</w:t>
          </w:r>
          <w:bookmarkEnd w:id="245"/>
        </w:p>
        <w:p w14:paraId="4AE751BE" w14:textId="77777777" w:rsidR="00ED026E" w:rsidRPr="00387D69" w:rsidRDefault="00ED026E" w:rsidP="00384DB0">
          <w:pPr>
            <w:pStyle w:val="Prrafodelista"/>
            <w:spacing w:line="360" w:lineRule="auto"/>
            <w:jc w:val="both"/>
            <w:rPr>
              <w:rFonts w:ascii="Times New Roman" w:hAnsi="Times New Roman" w:cs="Times New Roman"/>
              <w:sz w:val="22"/>
            </w:rPr>
          </w:pPr>
        </w:p>
        <w:p w14:paraId="2737BF1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46" w:name="_Ref43909339"/>
          <w:r w:rsidRPr="00387D69">
            <w:rPr>
              <w:rFonts w:ascii="Times New Roman" w:hAnsi="Times New Roman" w:cs="Times New Roman"/>
              <w:sz w:val="22"/>
            </w:rPr>
            <w:t xml:space="preserve">PORTER, T., AND DUFF, T. Compositing digital images. In </w:t>
          </w:r>
          <w:r w:rsidRPr="00387D69">
            <w:rPr>
              <w:rFonts w:ascii="Times New Roman" w:hAnsi="Times New Roman" w:cs="Times New Roman"/>
              <w:i/>
              <w:iCs/>
              <w:sz w:val="22"/>
            </w:rPr>
            <w:t xml:space="preserve">ACM Siggraph Computer Graphics </w:t>
          </w:r>
          <w:r w:rsidRPr="00387D69">
            <w:rPr>
              <w:rFonts w:ascii="Times New Roman" w:hAnsi="Times New Roman" w:cs="Times New Roman"/>
              <w:sz w:val="22"/>
            </w:rPr>
            <w:t>(1984).</w:t>
          </w:r>
          <w:bookmarkEnd w:id="246"/>
        </w:p>
        <w:p w14:paraId="20AB9441" w14:textId="77777777" w:rsidR="00ED026E" w:rsidRPr="00387D69" w:rsidRDefault="00ED026E" w:rsidP="00384DB0">
          <w:pPr>
            <w:pStyle w:val="Prrafodelista"/>
            <w:spacing w:line="360" w:lineRule="auto"/>
            <w:jc w:val="both"/>
            <w:rPr>
              <w:rFonts w:ascii="Times New Roman" w:hAnsi="Times New Roman" w:cs="Times New Roman"/>
              <w:sz w:val="22"/>
            </w:rPr>
          </w:pPr>
        </w:p>
        <w:p w14:paraId="7163377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47" w:name="_Ref43909732"/>
          <w:r w:rsidRPr="00387D69">
            <w:rPr>
              <w:rFonts w:ascii="Times New Roman" w:hAnsi="Times New Roman" w:cs="Times New Roman"/>
              <w:sz w:val="22"/>
            </w:rPr>
            <w:t>TAN, K. W., ET AL. FOCUS: a usable &amp; effective approach to OLED display power management. In UbiComp (2013).</w:t>
          </w:r>
          <w:bookmarkEnd w:id="247"/>
        </w:p>
        <w:p w14:paraId="065480E5" w14:textId="77777777" w:rsidR="00ED026E" w:rsidRPr="00387D69" w:rsidRDefault="00ED026E" w:rsidP="00384DB0">
          <w:pPr>
            <w:pStyle w:val="Prrafodelista"/>
            <w:spacing w:line="360" w:lineRule="auto"/>
            <w:jc w:val="both"/>
            <w:rPr>
              <w:rFonts w:ascii="Times New Roman" w:hAnsi="Times New Roman" w:cs="Times New Roman"/>
              <w:sz w:val="22"/>
            </w:rPr>
          </w:pPr>
        </w:p>
        <w:p w14:paraId="72E17395" w14:textId="7974B5F4"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48" w:name="_Ref43909740"/>
          <w:r w:rsidRPr="00387D69">
            <w:rPr>
              <w:rFonts w:ascii="Times New Roman" w:hAnsi="Times New Roman" w:cs="Times New Roman"/>
              <w:sz w:val="22"/>
            </w:rPr>
            <w:t>Li, T., An, C., Campbell, A., Zhou, X., 2014. HiLight.</w:t>
          </w:r>
          <w:bookmarkEnd w:id="248"/>
        </w:p>
        <w:p w14:paraId="65B840E8" w14:textId="77777777" w:rsidR="00284997" w:rsidRPr="00387D69" w:rsidRDefault="00284997" w:rsidP="00384DB0">
          <w:pPr>
            <w:pStyle w:val="Prrafodelista"/>
            <w:spacing w:line="360" w:lineRule="auto"/>
            <w:jc w:val="both"/>
            <w:rPr>
              <w:rFonts w:ascii="Times New Roman" w:hAnsi="Times New Roman" w:cs="Times New Roman"/>
              <w:sz w:val="22"/>
            </w:rPr>
          </w:pPr>
        </w:p>
        <w:p w14:paraId="7A818F34" w14:textId="77777777"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49" w:name="_Ref44008882"/>
          <w:r w:rsidRPr="00387D69">
            <w:rPr>
              <w:rFonts w:ascii="Times New Roman" w:hAnsi="Times New Roman" w:cs="Times New Roman"/>
              <w:sz w:val="22"/>
            </w:rPr>
            <w:lastRenderedPageBreak/>
            <w:t>S.D. Perli, N. Ahmed, D. Katabi, PixNet: Interference-free wireless links using LCD-camera pairs, in: Proceedings of MobiCom’10, ACM, New York, NY, USA, 2010, pp. 137–148.</w:t>
          </w:r>
          <w:bookmarkEnd w:id="249"/>
        </w:p>
        <w:p w14:paraId="575FA48B" w14:textId="77777777" w:rsidR="00284997" w:rsidRPr="00387D69" w:rsidRDefault="00284997" w:rsidP="00384DB0">
          <w:pPr>
            <w:pStyle w:val="Prrafodelista"/>
            <w:spacing w:line="360" w:lineRule="auto"/>
            <w:jc w:val="both"/>
            <w:rPr>
              <w:rFonts w:ascii="Times New Roman" w:hAnsi="Times New Roman" w:cs="Times New Roman"/>
              <w:sz w:val="22"/>
            </w:rPr>
          </w:pPr>
        </w:p>
        <w:p w14:paraId="25EAF685" w14:textId="77777777"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50" w:name="_Ref44008888"/>
          <w:r w:rsidRPr="00387D69">
            <w:rPr>
              <w:rFonts w:ascii="Times New Roman" w:hAnsi="Times New Roman" w:cs="Times New Roman"/>
              <w:sz w:val="22"/>
            </w:rPr>
            <w:t>S. Hranilovic, F. Kschischang, A pixelated-MIMO wireless optical communication system, IEEE J. Sel. Top. Quantum Electron. 12 (4) (2006) 859–874.</w:t>
          </w:r>
          <w:bookmarkEnd w:id="250"/>
        </w:p>
        <w:p w14:paraId="4200209C" w14:textId="77777777" w:rsidR="00284997" w:rsidRPr="00387D69" w:rsidRDefault="00284997" w:rsidP="00384DB0">
          <w:pPr>
            <w:pStyle w:val="Prrafodelista"/>
            <w:spacing w:line="360" w:lineRule="auto"/>
            <w:jc w:val="both"/>
            <w:rPr>
              <w:rFonts w:ascii="Times New Roman" w:hAnsi="Times New Roman" w:cs="Times New Roman"/>
              <w:sz w:val="22"/>
            </w:rPr>
          </w:pPr>
        </w:p>
        <w:p w14:paraId="0D753D2B" w14:textId="4DED6E80"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51" w:name="_Ref44008895"/>
          <w:r w:rsidRPr="00387D69">
            <w:rPr>
              <w:rFonts w:ascii="Times New Roman" w:hAnsi="Times New Roman" w:cs="Times New Roman"/>
              <w:sz w:val="22"/>
            </w:rPr>
            <w:t>T. Hao, R. Zhou, G. Xing, COBRA: color barcode streaming for smartphone systems, in: Proceedings of MobiSys’12, ACM, New York, NY, USA, 2012, pp. 85–98.</w:t>
          </w:r>
          <w:bookmarkEnd w:id="251"/>
        </w:p>
        <w:p w14:paraId="41F5C822" w14:textId="77777777" w:rsidR="00034461" w:rsidRPr="00387D69" w:rsidRDefault="00034461" w:rsidP="00384DB0">
          <w:pPr>
            <w:pStyle w:val="Prrafodelista"/>
            <w:spacing w:line="360" w:lineRule="auto"/>
            <w:jc w:val="both"/>
            <w:rPr>
              <w:rFonts w:ascii="Times New Roman" w:hAnsi="Times New Roman" w:cs="Times New Roman"/>
              <w:sz w:val="22"/>
            </w:rPr>
          </w:pPr>
        </w:p>
        <w:p w14:paraId="28B4FA5F" w14:textId="4317F4FA" w:rsidR="00034461" w:rsidRPr="00387D69" w:rsidRDefault="00034461" w:rsidP="00384DB0">
          <w:pPr>
            <w:pStyle w:val="Prrafodelista"/>
            <w:numPr>
              <w:ilvl w:val="0"/>
              <w:numId w:val="3"/>
            </w:numPr>
            <w:spacing w:line="360" w:lineRule="auto"/>
            <w:jc w:val="both"/>
            <w:rPr>
              <w:rFonts w:ascii="Times New Roman" w:hAnsi="Times New Roman" w:cs="Times New Roman"/>
              <w:sz w:val="22"/>
            </w:rPr>
          </w:pPr>
          <w:bookmarkStart w:id="252" w:name="_Ref44010377"/>
          <w:r w:rsidRPr="00387D69">
            <w:rPr>
              <w:rFonts w:ascii="Times New Roman" w:hAnsi="Times New Roman" w:cs="Times New Roman"/>
              <w:sz w:val="22"/>
            </w:rPr>
            <w:t>A. Goldsmith, Wireless Communications. Cambridge, 2005.</w:t>
          </w:r>
          <w:bookmarkEnd w:id="252"/>
        </w:p>
        <w:p w14:paraId="5D76669C" w14:textId="77777777" w:rsidR="00CB27C2" w:rsidRPr="00387D69" w:rsidRDefault="00CB27C2" w:rsidP="00384DB0">
          <w:pPr>
            <w:pStyle w:val="Prrafodelista"/>
            <w:spacing w:line="360" w:lineRule="auto"/>
            <w:rPr>
              <w:rFonts w:ascii="Times New Roman" w:hAnsi="Times New Roman" w:cs="Times New Roman"/>
              <w:sz w:val="22"/>
            </w:rPr>
          </w:pPr>
        </w:p>
        <w:p w14:paraId="30775974" w14:textId="77777777" w:rsidR="00822F01" w:rsidRPr="00387D69" w:rsidRDefault="00CB27C2" w:rsidP="00384DB0">
          <w:pPr>
            <w:pStyle w:val="Prrafodelista"/>
            <w:numPr>
              <w:ilvl w:val="0"/>
              <w:numId w:val="3"/>
            </w:numPr>
            <w:spacing w:line="360" w:lineRule="auto"/>
            <w:jc w:val="both"/>
            <w:rPr>
              <w:rFonts w:ascii="Times New Roman" w:hAnsi="Times New Roman" w:cs="Times New Roman"/>
              <w:sz w:val="22"/>
            </w:rPr>
          </w:pPr>
          <w:bookmarkStart w:id="253" w:name="_Ref44015723"/>
          <w:r w:rsidRPr="00387D69">
            <w:rPr>
              <w:rFonts w:ascii="Times New Roman" w:hAnsi="Times New Roman" w:cs="Times New Roman"/>
              <w:sz w:val="22"/>
            </w:rPr>
            <w:t>T.S. Lomheim, G.C. Holst, CMOS/CCD Sensors and Camera Systems, second ed., The International Society for Optical Engineering (SPIE), 2011.</w:t>
          </w:r>
          <w:bookmarkEnd w:id="253"/>
          <w:r w:rsidRPr="00387D69">
            <w:rPr>
              <w:rFonts w:ascii="Times New Roman" w:hAnsi="Times New Roman" w:cs="Times New Roman"/>
              <w:sz w:val="22"/>
            </w:rPr>
            <w:t xml:space="preserve"> </w:t>
          </w:r>
        </w:p>
        <w:p w14:paraId="6DAF8151" w14:textId="77777777" w:rsidR="00822F01" w:rsidRPr="00387D69" w:rsidRDefault="00822F01" w:rsidP="00384DB0">
          <w:pPr>
            <w:pStyle w:val="Prrafodelista"/>
            <w:spacing w:line="360" w:lineRule="auto"/>
            <w:jc w:val="both"/>
            <w:rPr>
              <w:rFonts w:ascii="Times New Roman" w:hAnsi="Times New Roman" w:cs="Times New Roman"/>
              <w:sz w:val="22"/>
            </w:rPr>
          </w:pPr>
        </w:p>
        <w:p w14:paraId="0CFC6DE2" w14:textId="5FCF012B" w:rsidR="00822F01" w:rsidRDefault="00822F01" w:rsidP="00384DB0">
          <w:pPr>
            <w:pStyle w:val="Prrafodelista"/>
            <w:numPr>
              <w:ilvl w:val="0"/>
              <w:numId w:val="3"/>
            </w:numPr>
            <w:spacing w:line="360" w:lineRule="auto"/>
            <w:jc w:val="both"/>
            <w:rPr>
              <w:rFonts w:ascii="Times New Roman" w:hAnsi="Times New Roman" w:cs="Times New Roman"/>
              <w:sz w:val="22"/>
            </w:rPr>
          </w:pPr>
          <w:bookmarkStart w:id="254" w:name="_Ref44015729"/>
          <w:proofErr w:type="gramStart"/>
          <w:r w:rsidRPr="00387D69">
            <w:rPr>
              <w:rFonts w:ascii="Times New Roman" w:hAnsi="Times New Roman" w:cs="Times New Roman"/>
              <w:sz w:val="22"/>
            </w:rPr>
            <w:t>A.Tang</w:t>
          </w:r>
          <w:proofErr w:type="gramEnd"/>
          <w:r w:rsidRPr="00387D69">
            <w:rPr>
              <w:rFonts w:ascii="Times New Roman" w:hAnsi="Times New Roman" w:cs="Times New Roman"/>
              <w:sz w:val="22"/>
            </w:rPr>
            <w:t>, J.Kahn, K.-P.Ho, Wireless infrared</w:t>
          </w:r>
          <w:r w:rsidR="00F80C5A" w:rsidRPr="00387D69">
            <w:rPr>
              <w:rFonts w:ascii="Times New Roman" w:hAnsi="Times New Roman" w:cs="Times New Roman"/>
              <w:sz w:val="22"/>
            </w:rPr>
            <w:t xml:space="preserve"> </w:t>
          </w:r>
          <w:r w:rsidRPr="00387D69">
            <w:rPr>
              <w:rFonts w:ascii="Times New Roman" w:hAnsi="Times New Roman" w:cs="Times New Roman"/>
              <w:sz w:val="22"/>
            </w:rPr>
            <w:t>communication</w:t>
          </w:r>
          <w:r w:rsidR="00F80C5A" w:rsidRPr="00387D69">
            <w:rPr>
              <w:rFonts w:ascii="Times New Roman" w:hAnsi="Times New Roman" w:cs="Times New Roman"/>
              <w:sz w:val="22"/>
            </w:rPr>
            <w:t xml:space="preserve"> </w:t>
          </w:r>
          <w:r w:rsidRPr="00387D69">
            <w:rPr>
              <w:rFonts w:ascii="Times New Roman" w:hAnsi="Times New Roman" w:cs="Times New Roman"/>
              <w:sz w:val="22"/>
            </w:rPr>
            <w:t>links</w:t>
          </w:r>
          <w:r w:rsidR="00F80C5A" w:rsidRPr="00387D69">
            <w:rPr>
              <w:rFonts w:ascii="Times New Roman" w:hAnsi="Times New Roman" w:cs="Times New Roman"/>
              <w:sz w:val="22"/>
            </w:rPr>
            <w:t xml:space="preserve"> </w:t>
          </w:r>
          <w:r w:rsidRPr="00387D69">
            <w:rPr>
              <w:rFonts w:ascii="Times New Roman" w:hAnsi="Times New Roman" w:cs="Times New Roman"/>
              <w:sz w:val="22"/>
            </w:rPr>
            <w:t>using</w:t>
          </w:r>
          <w:r w:rsidR="00F80C5A" w:rsidRPr="00387D69">
            <w:rPr>
              <w:rFonts w:ascii="Times New Roman" w:hAnsi="Times New Roman" w:cs="Times New Roman"/>
              <w:sz w:val="22"/>
            </w:rPr>
            <w:t xml:space="preserve"> </w:t>
          </w:r>
          <w:r w:rsidRPr="00387D69">
            <w:rPr>
              <w:rFonts w:ascii="Times New Roman" w:hAnsi="Times New Roman" w:cs="Times New Roman"/>
              <w:sz w:val="22"/>
            </w:rPr>
            <w:t>multi-beam</w:t>
          </w:r>
          <w:r w:rsidR="00F80C5A" w:rsidRPr="00387D69">
            <w:rPr>
              <w:rFonts w:ascii="Times New Roman" w:hAnsi="Times New Roman" w:cs="Times New Roman"/>
              <w:sz w:val="22"/>
            </w:rPr>
            <w:t xml:space="preserve"> </w:t>
          </w:r>
          <w:r w:rsidRPr="00387D69">
            <w:rPr>
              <w:rFonts w:ascii="Times New Roman" w:hAnsi="Times New Roman" w:cs="Times New Roman"/>
              <w:sz w:val="22"/>
            </w:rPr>
            <w:t>transmitters</w:t>
          </w:r>
          <w:r w:rsidR="00F80C5A" w:rsidRPr="00387D69">
            <w:rPr>
              <w:rFonts w:ascii="Times New Roman" w:hAnsi="Times New Roman" w:cs="Times New Roman"/>
              <w:sz w:val="22"/>
            </w:rPr>
            <w:t xml:space="preserve"> </w:t>
          </w:r>
          <w:r w:rsidRPr="00387D69">
            <w:rPr>
              <w:rFonts w:ascii="Times New Roman" w:hAnsi="Times New Roman" w:cs="Times New Roman"/>
              <w:sz w:val="22"/>
            </w:rPr>
            <w:t>and</w:t>
          </w:r>
          <w:r w:rsidR="00F80C5A" w:rsidRPr="00387D69">
            <w:rPr>
              <w:rFonts w:ascii="Times New Roman" w:hAnsi="Times New Roman" w:cs="Times New Roman"/>
              <w:sz w:val="22"/>
            </w:rPr>
            <w:t xml:space="preserve"> </w:t>
          </w:r>
          <w:r w:rsidRPr="00387D69">
            <w:rPr>
              <w:rFonts w:ascii="Times New Roman" w:hAnsi="Times New Roman" w:cs="Times New Roman"/>
              <w:sz w:val="22"/>
            </w:rPr>
            <w:t>imaging</w:t>
          </w:r>
          <w:r w:rsidR="00F80C5A" w:rsidRPr="00387D69">
            <w:rPr>
              <w:rFonts w:ascii="Times New Roman" w:hAnsi="Times New Roman" w:cs="Times New Roman"/>
              <w:sz w:val="22"/>
            </w:rPr>
            <w:t xml:space="preserve"> </w:t>
          </w:r>
          <w:r w:rsidRPr="00387D69">
            <w:rPr>
              <w:rFonts w:ascii="Times New Roman" w:hAnsi="Times New Roman" w:cs="Times New Roman"/>
              <w:sz w:val="22"/>
            </w:rPr>
            <w:t>receivers,</w:t>
          </w:r>
          <w:r w:rsidR="00F80C5A" w:rsidRPr="00387D69">
            <w:rPr>
              <w:rFonts w:ascii="Times New Roman" w:hAnsi="Times New Roman" w:cs="Times New Roman"/>
              <w:sz w:val="22"/>
            </w:rPr>
            <w:t xml:space="preserve"> </w:t>
          </w:r>
          <w:r w:rsidRPr="00387D69">
            <w:rPr>
              <w:rFonts w:ascii="Times New Roman" w:hAnsi="Times New Roman" w:cs="Times New Roman"/>
              <w:sz w:val="22"/>
            </w:rPr>
            <w:t>in:ICC96,</w:t>
          </w:r>
          <w:r w:rsidR="00F80C5A" w:rsidRPr="00387D69">
            <w:rPr>
              <w:rFonts w:ascii="Times New Roman" w:hAnsi="Times New Roman" w:cs="Times New Roman"/>
              <w:sz w:val="22"/>
            </w:rPr>
            <w:t xml:space="preserve"> </w:t>
          </w:r>
          <w:r w:rsidRPr="00387D69">
            <w:rPr>
              <w:rFonts w:ascii="Times New Roman" w:hAnsi="Times New Roman" w:cs="Times New Roman"/>
              <w:sz w:val="22"/>
            </w:rPr>
            <w:t>Conference</w:t>
          </w:r>
          <w:r w:rsidR="00F80C5A" w:rsidRPr="00387D69">
            <w:rPr>
              <w:rFonts w:ascii="Times New Roman" w:hAnsi="Times New Roman" w:cs="Times New Roman"/>
              <w:sz w:val="22"/>
            </w:rPr>
            <w:t xml:space="preserve"> </w:t>
          </w:r>
          <w:r w:rsidRPr="00387D69">
            <w:rPr>
              <w:rFonts w:ascii="Times New Roman" w:hAnsi="Times New Roman" w:cs="Times New Roman"/>
              <w:sz w:val="22"/>
            </w:rPr>
            <w:t>Record, Converging Technologies for Tomorrow’s Applications, vol. 1, June 1996, pp. 180–186.</w:t>
          </w:r>
          <w:bookmarkEnd w:id="254"/>
          <w:r w:rsidRPr="00387D69">
            <w:rPr>
              <w:rFonts w:ascii="Times New Roman" w:hAnsi="Times New Roman" w:cs="Times New Roman"/>
              <w:sz w:val="22"/>
            </w:rPr>
            <w:t xml:space="preserve"> </w:t>
          </w:r>
        </w:p>
        <w:p w14:paraId="1A25CCF0" w14:textId="77777777" w:rsidR="00922418" w:rsidRPr="00922418" w:rsidRDefault="00922418" w:rsidP="00384DB0">
          <w:pPr>
            <w:pStyle w:val="Prrafodelista"/>
            <w:spacing w:line="360" w:lineRule="auto"/>
            <w:rPr>
              <w:rFonts w:ascii="Times New Roman" w:hAnsi="Times New Roman" w:cs="Times New Roman"/>
              <w:sz w:val="22"/>
            </w:rPr>
          </w:pPr>
        </w:p>
        <w:p w14:paraId="6BC40692" w14:textId="34901E22" w:rsidR="00922418" w:rsidRDefault="00922418" w:rsidP="00384DB0">
          <w:pPr>
            <w:pStyle w:val="Prrafodelista"/>
            <w:numPr>
              <w:ilvl w:val="0"/>
              <w:numId w:val="3"/>
            </w:numPr>
            <w:spacing w:line="360" w:lineRule="auto"/>
            <w:jc w:val="both"/>
            <w:rPr>
              <w:rFonts w:ascii="Times New Roman" w:hAnsi="Times New Roman" w:cs="Times New Roman"/>
              <w:sz w:val="22"/>
            </w:rPr>
          </w:pPr>
          <w:bookmarkStart w:id="255" w:name="_Ref44052423"/>
          <w:r w:rsidRPr="00922418">
            <w:rPr>
              <w:rFonts w:ascii="Times New Roman" w:hAnsi="Times New Roman" w:cs="Times New Roman"/>
              <w:sz w:val="22"/>
            </w:rPr>
            <w:t>S.K. Nayar, M. Ben-Ezra, Motion-based motion deblurring, IEEE Trans. Pattern Anal. Mach. Intell. 26 (6) (2004) 689–698.</w:t>
          </w:r>
          <w:bookmarkEnd w:id="255"/>
          <w:r w:rsidRPr="00922418">
            <w:rPr>
              <w:rFonts w:ascii="Times New Roman" w:hAnsi="Times New Roman" w:cs="Times New Roman"/>
              <w:sz w:val="22"/>
            </w:rPr>
            <w:t xml:space="preserve"> </w:t>
          </w:r>
        </w:p>
        <w:p w14:paraId="17E0CC81" w14:textId="77777777" w:rsidR="004E73C9" w:rsidRPr="004E73C9" w:rsidRDefault="004E73C9" w:rsidP="00384DB0">
          <w:pPr>
            <w:spacing w:line="360" w:lineRule="auto"/>
            <w:jc w:val="both"/>
            <w:rPr>
              <w:rFonts w:ascii="Times New Roman" w:hAnsi="Times New Roman" w:cs="Times New Roman"/>
              <w:sz w:val="22"/>
            </w:rPr>
          </w:pPr>
        </w:p>
        <w:p w14:paraId="6E6869ED" w14:textId="2A495008" w:rsidR="00922418" w:rsidRDefault="00922418" w:rsidP="00384DB0">
          <w:pPr>
            <w:pStyle w:val="Prrafodelista"/>
            <w:numPr>
              <w:ilvl w:val="0"/>
              <w:numId w:val="3"/>
            </w:numPr>
            <w:spacing w:line="360" w:lineRule="auto"/>
            <w:jc w:val="both"/>
            <w:rPr>
              <w:rFonts w:ascii="Times New Roman" w:hAnsi="Times New Roman" w:cs="Times New Roman"/>
              <w:sz w:val="22"/>
            </w:rPr>
          </w:pPr>
          <w:bookmarkStart w:id="256" w:name="_Ref44052429"/>
          <w:r w:rsidRPr="00922418">
            <w:rPr>
              <w:rFonts w:ascii="Times New Roman" w:hAnsi="Times New Roman" w:cs="Times New Roman"/>
              <w:sz w:val="22"/>
            </w:rPr>
            <w:t>Jia Chen, Lu Yuan, Chi-Keung Tang, Long Quan, Robust dual motion deblurring, in: Computer Vision and Pattern Recognition, 2008. CVPR 2008, IEEE</w:t>
          </w:r>
          <w:r>
            <w:rPr>
              <w:rFonts w:ascii="Times New Roman" w:hAnsi="Times New Roman" w:cs="Times New Roman"/>
              <w:sz w:val="22"/>
            </w:rPr>
            <w:t xml:space="preserve"> </w:t>
          </w:r>
          <w:r w:rsidRPr="00922418">
            <w:rPr>
              <w:rFonts w:ascii="Times New Roman" w:hAnsi="Times New Roman" w:cs="Times New Roman"/>
              <w:sz w:val="22"/>
            </w:rPr>
            <w:t>Conference on, June 2008, pp. 1–8.</w:t>
          </w:r>
          <w:bookmarkEnd w:id="256"/>
          <w:r w:rsidRPr="00922418">
            <w:rPr>
              <w:rFonts w:ascii="Times New Roman" w:hAnsi="Times New Roman" w:cs="Times New Roman"/>
              <w:sz w:val="22"/>
            </w:rPr>
            <w:t xml:space="preserve"> </w:t>
          </w:r>
        </w:p>
        <w:p w14:paraId="598FF974" w14:textId="77777777" w:rsidR="004E73C9" w:rsidRPr="004E73C9" w:rsidRDefault="004E73C9" w:rsidP="00384DB0">
          <w:pPr>
            <w:spacing w:line="360" w:lineRule="auto"/>
            <w:jc w:val="both"/>
            <w:rPr>
              <w:rFonts w:ascii="Times New Roman" w:hAnsi="Times New Roman" w:cs="Times New Roman"/>
              <w:sz w:val="22"/>
            </w:rPr>
          </w:pPr>
        </w:p>
        <w:p w14:paraId="549329B9" w14:textId="5CAC4BE2" w:rsidR="004E73C9" w:rsidRPr="006F173B" w:rsidRDefault="004E73C9" w:rsidP="00384DB0">
          <w:pPr>
            <w:pStyle w:val="Prrafodelista"/>
            <w:numPr>
              <w:ilvl w:val="0"/>
              <w:numId w:val="3"/>
            </w:numPr>
            <w:spacing w:line="360" w:lineRule="auto"/>
            <w:jc w:val="both"/>
            <w:rPr>
              <w:rFonts w:ascii="Times New Roman" w:hAnsi="Times New Roman" w:cs="Times New Roman"/>
              <w:sz w:val="22"/>
            </w:rPr>
          </w:pPr>
          <w:bookmarkStart w:id="257" w:name="_Ref44061198"/>
          <w:r w:rsidRPr="004E73C9">
            <w:rPr>
              <w:rFonts w:ascii="Times New Roman" w:hAnsi="Times New Roman" w:cs="Times New Roman"/>
              <w:sz w:val="22"/>
            </w:rPr>
            <w:t>E. Reinhard, E. A. Khan, A. O. Akyuz, and G. Johnson, Color imaging: fundamentals and applications. AK Peters/CRC Press, 2008.</w:t>
          </w:r>
          <w:bookmarkEnd w:id="257"/>
        </w:p>
        <w:p w14:paraId="66B54E8B" w14:textId="1A5321A9" w:rsidR="004E73C9" w:rsidRDefault="006F173B" w:rsidP="00384DB0">
          <w:pPr>
            <w:pStyle w:val="Prrafodelista"/>
            <w:numPr>
              <w:ilvl w:val="0"/>
              <w:numId w:val="3"/>
            </w:numPr>
            <w:spacing w:line="360" w:lineRule="auto"/>
            <w:jc w:val="both"/>
            <w:rPr>
              <w:rFonts w:ascii="Times New Roman" w:hAnsi="Times New Roman" w:cs="Times New Roman"/>
              <w:sz w:val="22"/>
            </w:rPr>
          </w:pPr>
          <w:bookmarkStart w:id="258" w:name="_Ref44084291"/>
          <w:r w:rsidRPr="006F173B">
            <w:rPr>
              <w:rFonts w:ascii="Times New Roman" w:hAnsi="Times New Roman" w:cs="Times New Roman"/>
              <w:sz w:val="22"/>
            </w:rPr>
            <w:t>G. Woo, A. Lippman, and R. Raskar, “Vrcodes: Unobtrusive and active visual codes for interaction by exploiting rolling shutter,” in Proc. IEEE Int. Symposium on Mixed and Augmented Reality (ISMAR). IEEE, 2012, pp. 59–64.</w:t>
          </w:r>
          <w:bookmarkEnd w:id="258"/>
        </w:p>
        <w:p w14:paraId="023F1329" w14:textId="77777777" w:rsidR="006F173B" w:rsidRDefault="006F173B" w:rsidP="00384DB0">
          <w:pPr>
            <w:pStyle w:val="Prrafodelista"/>
            <w:spacing w:line="360" w:lineRule="auto"/>
            <w:ind w:left="360"/>
            <w:jc w:val="both"/>
            <w:rPr>
              <w:rFonts w:ascii="Times New Roman" w:hAnsi="Times New Roman" w:cs="Times New Roman"/>
              <w:sz w:val="22"/>
            </w:rPr>
          </w:pPr>
        </w:p>
        <w:p w14:paraId="32BDB3A9" w14:textId="22B94315"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59" w:name="_Ref44084292"/>
          <w:r w:rsidRPr="006F173B">
            <w:rPr>
              <w:rFonts w:ascii="Times New Roman" w:hAnsi="Times New Roman" w:cs="Times New Roman"/>
              <w:sz w:val="22"/>
            </w:rPr>
            <w:t xml:space="preserve">T. Li, C. An, X. Xiao, A. T. Campbell, and X. Zhou, “Real-time screen- camera communication behind any scene,” in </w:t>
          </w:r>
          <w:r w:rsidRPr="006F173B">
            <w:rPr>
              <w:rFonts w:ascii="Times New Roman" w:hAnsi="Times New Roman" w:cs="Times New Roman"/>
              <w:i/>
              <w:iCs/>
              <w:sz w:val="22"/>
            </w:rPr>
            <w:t>Proc. of the 13th Annual Int. Conf. on Mobile Systems, Applications, and Services (MobiSys)</w:t>
          </w:r>
          <w:r w:rsidRPr="006F173B">
            <w:rPr>
              <w:rFonts w:ascii="Times New Roman" w:hAnsi="Times New Roman" w:cs="Times New Roman"/>
              <w:sz w:val="22"/>
            </w:rPr>
            <w:t>. ACM, 2015, pp. 197–211.</w:t>
          </w:r>
          <w:bookmarkEnd w:id="259"/>
          <w:r w:rsidRPr="006F173B">
            <w:rPr>
              <w:rFonts w:ascii="Times New Roman" w:hAnsi="Times New Roman" w:cs="Times New Roman"/>
              <w:sz w:val="22"/>
            </w:rPr>
            <w:t xml:space="preserve"> </w:t>
          </w:r>
        </w:p>
        <w:p w14:paraId="56421070" w14:textId="77777777" w:rsidR="006F173B" w:rsidRPr="006F173B" w:rsidRDefault="006F173B" w:rsidP="00384DB0">
          <w:pPr>
            <w:pStyle w:val="Prrafodelista"/>
            <w:spacing w:line="360" w:lineRule="auto"/>
            <w:jc w:val="both"/>
            <w:rPr>
              <w:rFonts w:ascii="Times New Roman" w:hAnsi="Times New Roman" w:cs="Times New Roman"/>
              <w:sz w:val="22"/>
            </w:rPr>
          </w:pPr>
        </w:p>
        <w:p w14:paraId="384F5379" w14:textId="53A52DB3"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60" w:name="_Ref44084402"/>
          <w:r w:rsidRPr="006F173B">
            <w:rPr>
              <w:rFonts w:ascii="Times New Roman" w:hAnsi="Times New Roman" w:cs="Times New Roman"/>
              <w:sz w:val="22"/>
            </w:rPr>
            <w:lastRenderedPageBreak/>
            <w:t>V. Nguyen, Y. Tang, A. Ashok, M. Gruteser, K. Dana, W. Hu, E. Wen- growski, and N. Mandayam, “High-rate flicker-free screen-camera com- munication with spatially adaptive embedding,” in Proc. IEEE Int. Conf. on Computer Communications (INFOCOM). IEEE, 2016.</w:t>
          </w:r>
          <w:bookmarkEnd w:id="260"/>
        </w:p>
        <w:p w14:paraId="1033AE5D" w14:textId="77777777" w:rsidR="006F173B" w:rsidRPr="006F173B" w:rsidRDefault="006F173B" w:rsidP="00384DB0">
          <w:pPr>
            <w:pStyle w:val="Prrafodelista"/>
            <w:spacing w:line="360" w:lineRule="auto"/>
            <w:jc w:val="both"/>
            <w:rPr>
              <w:rFonts w:ascii="Times New Roman" w:hAnsi="Times New Roman" w:cs="Times New Roman"/>
              <w:sz w:val="22"/>
            </w:rPr>
          </w:pPr>
        </w:p>
        <w:p w14:paraId="5FF4F631" w14:textId="73B57445"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61" w:name="_Ref44084450"/>
          <w:r w:rsidRPr="006F173B">
            <w:rPr>
              <w:rFonts w:ascii="Times New Roman" w:hAnsi="Times New Roman" w:cs="Times New Roman"/>
              <w:sz w:val="22"/>
            </w:rPr>
            <w:t xml:space="preserve">M. Izz, Z. Li, H. Liu, Y. Chen, and F. Li, “Uber-in-light: Unobtrusive visible light communication leveraging complementary color channel,” in </w:t>
          </w:r>
          <w:r w:rsidRPr="006F173B">
            <w:rPr>
              <w:rFonts w:ascii="Times New Roman" w:hAnsi="Times New Roman" w:cs="Times New Roman"/>
              <w:i/>
              <w:iCs/>
              <w:sz w:val="22"/>
            </w:rPr>
            <w:t>Proc. IEEE Int. Conf. on Computer Communications (INFOCOM)</w:t>
          </w:r>
          <w:r w:rsidRPr="006F173B">
            <w:rPr>
              <w:rFonts w:ascii="Times New Roman" w:hAnsi="Times New Roman" w:cs="Times New Roman"/>
              <w:sz w:val="22"/>
            </w:rPr>
            <w:t>. IEEE, 2016.</w:t>
          </w:r>
          <w:bookmarkEnd w:id="261"/>
          <w:r w:rsidRPr="006F173B">
            <w:rPr>
              <w:rFonts w:ascii="Times New Roman" w:hAnsi="Times New Roman" w:cs="Times New Roman"/>
              <w:sz w:val="22"/>
            </w:rPr>
            <w:t xml:space="preserve"> </w:t>
          </w:r>
        </w:p>
        <w:p w14:paraId="44D180D0" w14:textId="77777777" w:rsidR="00435D6B" w:rsidRPr="00435D6B" w:rsidRDefault="00435D6B" w:rsidP="00384DB0">
          <w:pPr>
            <w:pStyle w:val="Prrafodelista"/>
            <w:spacing w:line="360" w:lineRule="auto"/>
            <w:jc w:val="both"/>
            <w:rPr>
              <w:rFonts w:ascii="Times New Roman" w:hAnsi="Times New Roman" w:cs="Times New Roman"/>
              <w:sz w:val="22"/>
            </w:rPr>
          </w:pPr>
        </w:p>
        <w:p w14:paraId="133A761A" w14:textId="4A14904E" w:rsidR="00435D6B" w:rsidRDefault="00435D6B" w:rsidP="00384DB0">
          <w:pPr>
            <w:pStyle w:val="Prrafodelista"/>
            <w:numPr>
              <w:ilvl w:val="0"/>
              <w:numId w:val="3"/>
            </w:numPr>
            <w:spacing w:line="360" w:lineRule="auto"/>
            <w:jc w:val="both"/>
            <w:rPr>
              <w:rFonts w:ascii="Times New Roman" w:hAnsi="Times New Roman" w:cs="Times New Roman"/>
              <w:sz w:val="22"/>
            </w:rPr>
          </w:pPr>
          <w:bookmarkStart w:id="262" w:name="_Ref44143236"/>
          <w:r w:rsidRPr="00435D6B">
            <w:rPr>
              <w:rFonts w:ascii="Times New Roman" w:hAnsi="Times New Roman" w:cs="Times New Roman"/>
              <w:sz w:val="22"/>
            </w:rPr>
            <w:t>HAO, T., ZHOU, R., AND XING, G. COBRA: Color</w:t>
          </w:r>
          <w:r>
            <w:rPr>
              <w:rFonts w:ascii="Times New Roman" w:hAnsi="Times New Roman" w:cs="Times New Roman"/>
              <w:sz w:val="22"/>
            </w:rPr>
            <w:t xml:space="preserve"> </w:t>
          </w:r>
          <w:r w:rsidRPr="00435D6B">
            <w:rPr>
              <w:rFonts w:ascii="Times New Roman" w:hAnsi="Times New Roman" w:cs="Times New Roman"/>
              <w:sz w:val="22"/>
            </w:rPr>
            <w:t>barcode streaming for smartphone systems. In Proc. of MobiSys (2012).</w:t>
          </w:r>
          <w:bookmarkEnd w:id="262"/>
        </w:p>
        <w:p w14:paraId="5FB264BC" w14:textId="77777777" w:rsidR="00435D6B" w:rsidRPr="00435D6B" w:rsidRDefault="00435D6B" w:rsidP="00384DB0">
          <w:pPr>
            <w:pStyle w:val="Prrafodelista"/>
            <w:spacing w:line="360" w:lineRule="auto"/>
            <w:jc w:val="both"/>
            <w:rPr>
              <w:rFonts w:ascii="Times New Roman" w:hAnsi="Times New Roman" w:cs="Times New Roman"/>
              <w:sz w:val="22"/>
            </w:rPr>
          </w:pPr>
        </w:p>
        <w:p w14:paraId="37B73751" w14:textId="3269FE4D" w:rsidR="00435D6B" w:rsidRDefault="00435D6B" w:rsidP="00384DB0">
          <w:pPr>
            <w:pStyle w:val="Prrafodelista"/>
            <w:numPr>
              <w:ilvl w:val="0"/>
              <w:numId w:val="3"/>
            </w:numPr>
            <w:spacing w:line="360" w:lineRule="auto"/>
            <w:jc w:val="both"/>
            <w:rPr>
              <w:rFonts w:ascii="Times New Roman" w:hAnsi="Times New Roman" w:cs="Times New Roman"/>
              <w:sz w:val="22"/>
            </w:rPr>
          </w:pPr>
          <w:bookmarkStart w:id="263" w:name="_Ref44143240"/>
          <w:r w:rsidRPr="00435D6B">
            <w:rPr>
              <w:rFonts w:ascii="Times New Roman" w:hAnsi="Times New Roman" w:cs="Times New Roman"/>
              <w:sz w:val="22"/>
            </w:rPr>
            <w:t>PERLI, S. D., AHMED, N., AND KATABI, D. PixNet:</w:t>
          </w:r>
          <w:r>
            <w:rPr>
              <w:rFonts w:ascii="Times New Roman" w:hAnsi="Times New Roman" w:cs="Times New Roman"/>
              <w:sz w:val="22"/>
            </w:rPr>
            <w:t xml:space="preserve"> </w:t>
          </w:r>
          <w:r w:rsidRPr="00435D6B">
            <w:rPr>
              <w:rFonts w:ascii="Times New Roman" w:hAnsi="Times New Roman" w:cs="Times New Roman"/>
              <w:sz w:val="22"/>
            </w:rPr>
            <w:t xml:space="preserve">Interference-free wireless links using LCD-camera pairs. In </w:t>
          </w:r>
          <w:r w:rsidRPr="00435D6B">
            <w:rPr>
              <w:rFonts w:ascii="Times New Roman" w:hAnsi="Times New Roman" w:cs="Times New Roman"/>
              <w:i/>
              <w:iCs/>
              <w:sz w:val="22"/>
            </w:rPr>
            <w:t xml:space="preserve">Proc. of MobiCom </w:t>
          </w:r>
          <w:r w:rsidRPr="00435D6B">
            <w:rPr>
              <w:rFonts w:ascii="Times New Roman" w:hAnsi="Times New Roman" w:cs="Times New Roman"/>
              <w:sz w:val="22"/>
            </w:rPr>
            <w:t>(2010).</w:t>
          </w:r>
          <w:bookmarkEnd w:id="263"/>
          <w:r w:rsidRPr="00435D6B">
            <w:rPr>
              <w:rFonts w:ascii="Times New Roman" w:hAnsi="Times New Roman" w:cs="Times New Roman"/>
              <w:sz w:val="22"/>
            </w:rPr>
            <w:t xml:space="preserve"> </w:t>
          </w:r>
        </w:p>
        <w:p w14:paraId="69C31EDF" w14:textId="77777777" w:rsidR="00A81D71" w:rsidRPr="00A81D71" w:rsidRDefault="00A81D71" w:rsidP="00384DB0">
          <w:pPr>
            <w:pStyle w:val="Prrafodelista"/>
            <w:spacing w:line="360" w:lineRule="auto"/>
            <w:jc w:val="both"/>
            <w:rPr>
              <w:rFonts w:ascii="Times New Roman" w:hAnsi="Times New Roman" w:cs="Times New Roman"/>
              <w:sz w:val="22"/>
            </w:rPr>
          </w:pPr>
        </w:p>
        <w:p w14:paraId="7F304B6A" w14:textId="74932BFB"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64" w:name="_Ref44143464"/>
          <w:r w:rsidRPr="00A81D71">
            <w:rPr>
              <w:rFonts w:ascii="Times New Roman" w:hAnsi="Times New Roman" w:cs="Times New Roman"/>
              <w:sz w:val="22"/>
            </w:rPr>
            <w:t>HU, W., GU, H., AND PU, Q. LightSync: Unsynchronized visual communication over screen-camera links. In Proc. of MobiCom (2013).</w:t>
          </w:r>
          <w:bookmarkEnd w:id="264"/>
        </w:p>
        <w:p w14:paraId="4D0B369E" w14:textId="77777777" w:rsidR="00A81D71" w:rsidRPr="00A81D71" w:rsidRDefault="00A81D71" w:rsidP="00384DB0">
          <w:pPr>
            <w:spacing w:line="360" w:lineRule="auto"/>
            <w:jc w:val="both"/>
            <w:rPr>
              <w:rFonts w:ascii="Times New Roman" w:hAnsi="Times New Roman" w:cs="Times New Roman"/>
              <w:sz w:val="22"/>
            </w:rPr>
          </w:pPr>
        </w:p>
        <w:p w14:paraId="274DABC3" w14:textId="47B10E3D"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65" w:name="_Ref44143467"/>
          <w:r w:rsidRPr="00A81D71">
            <w:rPr>
              <w:rFonts w:ascii="Times New Roman" w:hAnsi="Times New Roman" w:cs="Times New Roman"/>
              <w:sz w:val="22"/>
            </w:rPr>
            <w:t>HU, W., MAO, J., HUANG, Z., XUE, Y., SHE, J., BIAN, K., AND SHEN, G. Strata: Layered coding for scalable visual communication. In Proc. of MobiCom (2014).</w:t>
          </w:r>
          <w:bookmarkEnd w:id="265"/>
        </w:p>
        <w:p w14:paraId="28CA792A" w14:textId="77777777" w:rsidR="00A81D71" w:rsidRPr="00A81D71" w:rsidRDefault="00A81D71" w:rsidP="00384DB0">
          <w:pPr>
            <w:pStyle w:val="Prrafodelista"/>
            <w:spacing w:line="360" w:lineRule="auto"/>
            <w:jc w:val="both"/>
            <w:rPr>
              <w:rFonts w:ascii="Times New Roman" w:hAnsi="Times New Roman" w:cs="Times New Roman"/>
              <w:sz w:val="22"/>
            </w:rPr>
          </w:pPr>
        </w:p>
        <w:p w14:paraId="42D20AC6" w14:textId="4EF2390E"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66" w:name="_Ref44143470"/>
          <w:r w:rsidRPr="00A81D71">
            <w:rPr>
              <w:rFonts w:ascii="Times New Roman" w:hAnsi="Times New Roman" w:cs="Times New Roman"/>
              <w:sz w:val="22"/>
            </w:rPr>
            <w:t>RAJAGOPAL, N., LAZIK, P., AND ROWE, A. Visual light</w:t>
          </w:r>
          <w:r>
            <w:rPr>
              <w:rFonts w:ascii="Times New Roman" w:hAnsi="Times New Roman" w:cs="Times New Roman"/>
              <w:sz w:val="22"/>
            </w:rPr>
            <w:t xml:space="preserve"> </w:t>
          </w:r>
          <w:r w:rsidRPr="00A81D71">
            <w:rPr>
              <w:rFonts w:ascii="Times New Roman" w:hAnsi="Times New Roman" w:cs="Times New Roman"/>
              <w:sz w:val="22"/>
            </w:rPr>
            <w:t xml:space="preserve">landmarks for mobile devices. In </w:t>
          </w:r>
          <w:r w:rsidRPr="00A81D71">
            <w:rPr>
              <w:rFonts w:ascii="Times New Roman" w:hAnsi="Times New Roman" w:cs="Times New Roman"/>
              <w:i/>
              <w:iCs/>
              <w:sz w:val="22"/>
            </w:rPr>
            <w:t xml:space="preserve">Proc. of IPSN </w:t>
          </w:r>
          <w:r w:rsidRPr="00A81D71">
            <w:rPr>
              <w:rFonts w:ascii="Times New Roman" w:hAnsi="Times New Roman" w:cs="Times New Roman"/>
              <w:sz w:val="22"/>
            </w:rPr>
            <w:t>(2014).</w:t>
          </w:r>
          <w:bookmarkEnd w:id="266"/>
          <w:r w:rsidRPr="00A81D71">
            <w:rPr>
              <w:rFonts w:ascii="Times New Roman" w:hAnsi="Times New Roman" w:cs="Times New Roman"/>
              <w:sz w:val="22"/>
            </w:rPr>
            <w:t xml:space="preserve"> </w:t>
          </w:r>
        </w:p>
        <w:p w14:paraId="0196E0B3" w14:textId="77777777" w:rsidR="00A81D71" w:rsidRPr="00A81D71" w:rsidRDefault="00A81D71" w:rsidP="00384DB0">
          <w:pPr>
            <w:pStyle w:val="Prrafodelista"/>
            <w:spacing w:line="360" w:lineRule="auto"/>
            <w:jc w:val="both"/>
            <w:rPr>
              <w:rFonts w:ascii="Times New Roman" w:hAnsi="Times New Roman" w:cs="Times New Roman"/>
              <w:sz w:val="22"/>
            </w:rPr>
          </w:pPr>
        </w:p>
        <w:p w14:paraId="4B289EDF" w14:textId="0815D982"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67" w:name="_Ref44143472"/>
          <w:r w:rsidRPr="00A81D71">
            <w:rPr>
              <w:rFonts w:ascii="Times New Roman" w:hAnsi="Times New Roman" w:cs="Times New Roman"/>
              <w:sz w:val="22"/>
            </w:rPr>
            <w:t xml:space="preserve">WANG, A., MA, S., HU, C., HUAI, J., PENG, C., AND SHEN, G. Enhancing reliability to boost the throughput over screen-camera links. In </w:t>
          </w:r>
          <w:r w:rsidRPr="00A81D71">
            <w:rPr>
              <w:rFonts w:ascii="Times New Roman" w:hAnsi="Times New Roman" w:cs="Times New Roman"/>
              <w:i/>
              <w:iCs/>
              <w:sz w:val="22"/>
            </w:rPr>
            <w:t xml:space="preserve">Proc. of MobiCom </w:t>
          </w:r>
          <w:r w:rsidRPr="00A81D71">
            <w:rPr>
              <w:rFonts w:ascii="Times New Roman" w:hAnsi="Times New Roman" w:cs="Times New Roman"/>
              <w:sz w:val="22"/>
            </w:rPr>
            <w:t>(2014).</w:t>
          </w:r>
          <w:bookmarkEnd w:id="267"/>
          <w:r w:rsidRPr="00A81D71">
            <w:rPr>
              <w:rFonts w:ascii="Times New Roman" w:hAnsi="Times New Roman" w:cs="Times New Roman"/>
              <w:sz w:val="22"/>
            </w:rPr>
            <w:t xml:space="preserve"> </w:t>
          </w:r>
        </w:p>
        <w:p w14:paraId="1D9E86DA" w14:textId="77777777" w:rsidR="00935487" w:rsidRPr="00935487" w:rsidRDefault="00935487" w:rsidP="00384DB0">
          <w:pPr>
            <w:pStyle w:val="Prrafodelista"/>
            <w:spacing w:line="360" w:lineRule="auto"/>
            <w:jc w:val="both"/>
            <w:rPr>
              <w:rFonts w:ascii="Times New Roman" w:hAnsi="Times New Roman" w:cs="Times New Roman"/>
              <w:sz w:val="22"/>
            </w:rPr>
          </w:pPr>
        </w:p>
        <w:p w14:paraId="494600EE" w14:textId="2D4A7BD4"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CARVALHO, R., CHU, C.-H., AND CHEN, L.-J. IVC:</w:t>
          </w:r>
          <w:r>
            <w:rPr>
              <w:rFonts w:ascii="Times New Roman" w:hAnsi="Times New Roman" w:cs="Times New Roman"/>
              <w:sz w:val="22"/>
            </w:rPr>
            <w:t xml:space="preserve"> </w:t>
          </w:r>
          <w:r w:rsidRPr="00935487">
            <w:rPr>
              <w:rFonts w:ascii="Times New Roman" w:hAnsi="Times New Roman" w:cs="Times New Roman"/>
              <w:sz w:val="22"/>
            </w:rPr>
            <w:t>Imperceptible video communication. In Proc. of HotMobile</w:t>
          </w:r>
          <w:r>
            <w:rPr>
              <w:rFonts w:ascii="Times New Roman" w:hAnsi="Times New Roman" w:cs="Times New Roman"/>
              <w:sz w:val="22"/>
            </w:rPr>
            <w:t xml:space="preserve"> </w:t>
          </w:r>
          <w:r w:rsidRPr="00935487">
            <w:rPr>
              <w:rFonts w:ascii="Times New Roman" w:hAnsi="Times New Roman" w:cs="Times New Roman"/>
              <w:sz w:val="22"/>
            </w:rPr>
            <w:t>(poster) (2014).</w:t>
          </w:r>
        </w:p>
        <w:p w14:paraId="6899D954" w14:textId="77777777" w:rsidR="00935487" w:rsidRPr="00935487" w:rsidRDefault="00935487" w:rsidP="00384DB0">
          <w:pPr>
            <w:pStyle w:val="Prrafodelista"/>
            <w:spacing w:line="360" w:lineRule="auto"/>
            <w:jc w:val="both"/>
            <w:rPr>
              <w:rFonts w:ascii="Times New Roman" w:hAnsi="Times New Roman" w:cs="Times New Roman"/>
              <w:sz w:val="22"/>
            </w:rPr>
          </w:pPr>
        </w:p>
        <w:p w14:paraId="1D7D3D00" w14:textId="10451CF8" w:rsidR="00935487" w:rsidRDefault="00935487" w:rsidP="00384DB0">
          <w:pPr>
            <w:pStyle w:val="Prrafodelista"/>
            <w:numPr>
              <w:ilvl w:val="0"/>
              <w:numId w:val="3"/>
            </w:numPr>
            <w:spacing w:line="360" w:lineRule="auto"/>
            <w:jc w:val="both"/>
            <w:rPr>
              <w:rFonts w:ascii="Times New Roman" w:hAnsi="Times New Roman" w:cs="Times New Roman"/>
              <w:sz w:val="22"/>
            </w:rPr>
          </w:pPr>
          <w:bookmarkStart w:id="268" w:name="_Ref44145767"/>
          <w:r w:rsidRPr="00935487">
            <w:rPr>
              <w:rFonts w:ascii="Times New Roman" w:hAnsi="Times New Roman" w:cs="Times New Roman"/>
              <w:sz w:val="22"/>
            </w:rPr>
            <w:t>WANG, A., PENG, C., ZHANG, O., SHEN, G., AND ZENG, B. InFrame: Multiflexing full-</w:t>
          </w:r>
          <w:proofErr w:type="gramStart"/>
          <w:r w:rsidRPr="00935487">
            <w:rPr>
              <w:rFonts w:ascii="Times New Roman" w:hAnsi="Times New Roman" w:cs="Times New Roman"/>
              <w:sz w:val="22"/>
            </w:rPr>
            <w:t>frame</w:t>
          </w:r>
          <w:proofErr w:type="gramEnd"/>
          <w:r w:rsidRPr="00935487">
            <w:rPr>
              <w:rFonts w:ascii="Times New Roman" w:hAnsi="Times New Roman" w:cs="Times New Roman"/>
              <w:sz w:val="22"/>
            </w:rPr>
            <w:t xml:space="preserve"> visible communication channel for humans and devices. In </w:t>
          </w:r>
          <w:r w:rsidRPr="00935487">
            <w:rPr>
              <w:rFonts w:ascii="Times New Roman" w:hAnsi="Times New Roman" w:cs="Times New Roman"/>
              <w:i/>
              <w:iCs/>
              <w:sz w:val="22"/>
            </w:rPr>
            <w:t xml:space="preserve">Proc. of HotNets </w:t>
          </w:r>
          <w:r w:rsidRPr="00935487">
            <w:rPr>
              <w:rFonts w:ascii="Times New Roman" w:hAnsi="Times New Roman" w:cs="Times New Roman"/>
              <w:sz w:val="22"/>
            </w:rPr>
            <w:t>(2014).</w:t>
          </w:r>
          <w:bookmarkEnd w:id="268"/>
          <w:r w:rsidRPr="00935487">
            <w:rPr>
              <w:rFonts w:ascii="Times New Roman" w:hAnsi="Times New Roman" w:cs="Times New Roman"/>
              <w:sz w:val="22"/>
            </w:rPr>
            <w:t xml:space="preserve"> </w:t>
          </w:r>
        </w:p>
        <w:p w14:paraId="1416AB0A" w14:textId="77777777" w:rsidR="00935487" w:rsidRPr="00935487" w:rsidRDefault="00935487" w:rsidP="00384DB0">
          <w:pPr>
            <w:pStyle w:val="Prrafodelista"/>
            <w:spacing w:line="360" w:lineRule="auto"/>
            <w:jc w:val="both"/>
            <w:rPr>
              <w:rFonts w:ascii="Times New Roman" w:hAnsi="Times New Roman" w:cs="Times New Roman"/>
              <w:sz w:val="22"/>
            </w:rPr>
          </w:pPr>
        </w:p>
        <w:p w14:paraId="467510EA" w14:textId="2D4731EA"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WOO, G., LIPPMAN, A., AND RASKAR, R. VRCodes:</w:t>
          </w:r>
          <w:r>
            <w:rPr>
              <w:rFonts w:ascii="Times New Roman" w:hAnsi="Times New Roman" w:cs="Times New Roman"/>
              <w:sz w:val="22"/>
            </w:rPr>
            <w:t xml:space="preserve"> </w:t>
          </w:r>
          <w:r w:rsidRPr="00935487">
            <w:rPr>
              <w:rFonts w:ascii="Times New Roman" w:hAnsi="Times New Roman" w:cs="Times New Roman"/>
              <w:sz w:val="22"/>
            </w:rPr>
            <w:t>Unobtrusive and active visual codes for interaction by</w:t>
          </w:r>
          <w:r>
            <w:rPr>
              <w:rFonts w:ascii="Times New Roman" w:hAnsi="Times New Roman" w:cs="Times New Roman"/>
              <w:sz w:val="22"/>
            </w:rPr>
            <w:t xml:space="preserve"> </w:t>
          </w:r>
          <w:r w:rsidRPr="00935487">
            <w:rPr>
              <w:rFonts w:ascii="Times New Roman" w:hAnsi="Times New Roman" w:cs="Times New Roman"/>
              <w:sz w:val="22"/>
            </w:rPr>
            <w:t>exploiting rolling shutter. In Proc. of ISMAR (2012).</w:t>
          </w:r>
        </w:p>
        <w:p w14:paraId="42EB16F0" w14:textId="77777777" w:rsidR="00935487" w:rsidRPr="00935487" w:rsidRDefault="00935487" w:rsidP="00384DB0">
          <w:pPr>
            <w:pStyle w:val="Prrafodelista"/>
            <w:spacing w:line="360" w:lineRule="auto"/>
            <w:jc w:val="both"/>
            <w:rPr>
              <w:rFonts w:ascii="Times New Roman" w:hAnsi="Times New Roman" w:cs="Times New Roman"/>
              <w:sz w:val="22"/>
            </w:rPr>
          </w:pPr>
        </w:p>
        <w:p w14:paraId="5E8A01D5" w14:textId="08FEE8BA"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lastRenderedPageBreak/>
            <w:t xml:space="preserve">YUAN, W., DANA, K., VARGA, M., ASHOK, A., GRUTESER, M., AND MANDAYAM, N. Computer vision methods for visual mimo optical systems. </w:t>
          </w:r>
          <w:r w:rsidRPr="00935487">
            <w:rPr>
              <w:rFonts w:ascii="Times New Roman" w:hAnsi="Times New Roman" w:cs="Times New Roman"/>
              <w:i/>
              <w:iCs/>
              <w:sz w:val="22"/>
            </w:rPr>
            <w:t xml:space="preserve">Proceedings of the IEEE International Workshop on Projector-Camera Systems (held with CVPR) </w:t>
          </w:r>
          <w:r w:rsidRPr="00935487">
            <w:rPr>
              <w:rFonts w:ascii="Times New Roman" w:hAnsi="Times New Roman" w:cs="Times New Roman"/>
              <w:sz w:val="22"/>
            </w:rPr>
            <w:t xml:space="preserve">(2011), 37–43. </w:t>
          </w:r>
        </w:p>
        <w:p w14:paraId="3632DC52" w14:textId="77777777" w:rsidR="00935487" w:rsidRPr="00935487" w:rsidRDefault="00935487" w:rsidP="00384DB0">
          <w:pPr>
            <w:spacing w:line="360" w:lineRule="auto"/>
            <w:jc w:val="both"/>
            <w:rPr>
              <w:rFonts w:ascii="Times New Roman" w:hAnsi="Times New Roman" w:cs="Times New Roman"/>
              <w:sz w:val="22"/>
            </w:rPr>
          </w:pPr>
        </w:p>
        <w:p w14:paraId="1F52B4B4" w14:textId="334CDBB6" w:rsidR="00935487" w:rsidRDefault="00935487" w:rsidP="00384DB0">
          <w:pPr>
            <w:pStyle w:val="Prrafodelista"/>
            <w:numPr>
              <w:ilvl w:val="0"/>
              <w:numId w:val="3"/>
            </w:numPr>
            <w:spacing w:line="360" w:lineRule="auto"/>
            <w:jc w:val="both"/>
            <w:rPr>
              <w:rFonts w:ascii="Times New Roman" w:hAnsi="Times New Roman" w:cs="Times New Roman"/>
              <w:sz w:val="22"/>
            </w:rPr>
          </w:pPr>
          <w:bookmarkStart w:id="269" w:name="_Ref44145770"/>
          <w:r w:rsidRPr="00935487">
            <w:rPr>
              <w:rFonts w:ascii="Times New Roman" w:hAnsi="Times New Roman" w:cs="Times New Roman"/>
              <w:sz w:val="22"/>
            </w:rPr>
            <w:t xml:space="preserve">YUAN, W., ET AL. Dynamic and invisible messaging for visual mimo. In </w:t>
          </w:r>
          <w:r w:rsidRPr="00935487">
            <w:rPr>
              <w:rFonts w:ascii="Times New Roman" w:hAnsi="Times New Roman" w:cs="Times New Roman"/>
              <w:i/>
              <w:iCs/>
              <w:sz w:val="22"/>
            </w:rPr>
            <w:t xml:space="preserve">IEEE Workshop on Applications of Computer Vision (WACV) </w:t>
          </w:r>
          <w:r w:rsidRPr="00935487">
            <w:rPr>
              <w:rFonts w:ascii="Times New Roman" w:hAnsi="Times New Roman" w:cs="Times New Roman"/>
              <w:sz w:val="22"/>
            </w:rPr>
            <w:t>(2012).</w:t>
          </w:r>
          <w:bookmarkEnd w:id="269"/>
          <w:r w:rsidRPr="00935487">
            <w:rPr>
              <w:rFonts w:ascii="Times New Roman" w:hAnsi="Times New Roman" w:cs="Times New Roman"/>
              <w:sz w:val="22"/>
            </w:rPr>
            <w:t xml:space="preserve"> </w:t>
          </w:r>
        </w:p>
        <w:p w14:paraId="6AD45217" w14:textId="77777777" w:rsidR="00120458" w:rsidRPr="00120458" w:rsidRDefault="00120458" w:rsidP="00384DB0">
          <w:pPr>
            <w:pStyle w:val="Prrafodelista"/>
            <w:spacing w:line="360" w:lineRule="auto"/>
            <w:jc w:val="both"/>
            <w:rPr>
              <w:rFonts w:ascii="Times New Roman" w:hAnsi="Times New Roman" w:cs="Times New Roman"/>
              <w:sz w:val="22"/>
            </w:rPr>
          </w:pPr>
        </w:p>
        <w:p w14:paraId="558A1D32" w14:textId="77777777" w:rsidR="00D02A9C" w:rsidRDefault="00120458" w:rsidP="00384DB0">
          <w:pPr>
            <w:pStyle w:val="Prrafodelista"/>
            <w:numPr>
              <w:ilvl w:val="0"/>
              <w:numId w:val="3"/>
            </w:numPr>
            <w:spacing w:line="360" w:lineRule="auto"/>
            <w:jc w:val="both"/>
            <w:rPr>
              <w:rFonts w:ascii="Times New Roman" w:hAnsi="Times New Roman" w:cs="Times New Roman"/>
              <w:sz w:val="22"/>
            </w:rPr>
          </w:pPr>
          <w:bookmarkStart w:id="270" w:name="_Ref44178972"/>
          <w:r w:rsidRPr="00120458">
            <w:rPr>
              <w:rFonts w:ascii="Times New Roman" w:hAnsi="Times New Roman" w:cs="Times New Roman"/>
              <w:sz w:val="22"/>
            </w:rPr>
            <w:t xml:space="preserve">L. M. Marvel &amp; Charles T. Retter, "A methodology for data hiding using images", IEEE 1998. </w:t>
          </w:r>
          <w:r>
            <w:rPr>
              <w:rFonts w:ascii="Times New Roman" w:hAnsi="Times New Roman" w:cs="Times New Roman"/>
              <w:sz w:val="22"/>
            </w:rPr>
            <w:t xml:space="preserve">Recurso digital: </w:t>
          </w:r>
          <w:hyperlink r:id="rId53" w:history="1">
            <w:r w:rsidRPr="00095B25">
              <w:rPr>
                <w:rStyle w:val="Hipervnculo"/>
                <w:rFonts w:ascii="Times New Roman" w:hAnsi="Times New Roman" w:cs="Times New Roman"/>
                <w:sz w:val="22"/>
              </w:rPr>
              <w:t>http://www.argreenhouse.com/society/TacCom/papers98/30_07i.pdf</w:t>
            </w:r>
          </w:hyperlink>
          <w:r>
            <w:rPr>
              <w:rFonts w:ascii="Times New Roman" w:hAnsi="Times New Roman" w:cs="Times New Roman"/>
              <w:sz w:val="22"/>
            </w:rPr>
            <w:t>.</w:t>
          </w:r>
          <w:bookmarkEnd w:id="270"/>
        </w:p>
        <w:p w14:paraId="2E8EED38" w14:textId="77777777" w:rsidR="00D02A9C" w:rsidRPr="00D02A9C" w:rsidRDefault="00D02A9C" w:rsidP="00384DB0">
          <w:pPr>
            <w:pStyle w:val="Prrafodelista"/>
            <w:spacing w:line="360" w:lineRule="auto"/>
            <w:rPr>
              <w:rFonts w:ascii="Times New Roman" w:hAnsi="Times New Roman" w:cs="Times New Roman"/>
              <w:sz w:val="22"/>
            </w:rPr>
          </w:pPr>
        </w:p>
        <w:p w14:paraId="462164C8" w14:textId="124766E2" w:rsidR="00120458" w:rsidRDefault="00D02A9C" w:rsidP="00384DB0">
          <w:pPr>
            <w:pStyle w:val="Prrafodelista"/>
            <w:numPr>
              <w:ilvl w:val="0"/>
              <w:numId w:val="3"/>
            </w:numPr>
            <w:spacing w:line="360" w:lineRule="auto"/>
            <w:jc w:val="both"/>
            <w:rPr>
              <w:rFonts w:ascii="Times New Roman" w:hAnsi="Times New Roman" w:cs="Times New Roman"/>
              <w:sz w:val="22"/>
            </w:rPr>
          </w:pPr>
          <w:bookmarkStart w:id="271" w:name="_Ref44236888"/>
          <w:r w:rsidRPr="00D02A9C">
            <w:rPr>
              <w:rFonts w:ascii="Times New Roman" w:hAnsi="Times New Roman" w:cs="Times New Roman"/>
              <w:sz w:val="22"/>
            </w:rPr>
            <w:t>B.K.P. Horn, Robot Vision, MIT Press, Cambridge, MA, USA, 1986.</w:t>
          </w:r>
          <w:bookmarkEnd w:id="271"/>
          <w:r w:rsidR="00120458" w:rsidRPr="00120458">
            <w:rPr>
              <w:rFonts w:ascii="Times New Roman" w:hAnsi="Times New Roman" w:cs="Times New Roman"/>
              <w:sz w:val="22"/>
            </w:rPr>
            <w:t xml:space="preserve"> </w:t>
          </w:r>
        </w:p>
        <w:p w14:paraId="0F6C5CE1" w14:textId="77777777" w:rsidR="005A3B7B" w:rsidRPr="005A3B7B" w:rsidRDefault="005A3B7B" w:rsidP="00384DB0">
          <w:pPr>
            <w:pStyle w:val="Prrafodelista"/>
            <w:spacing w:line="360" w:lineRule="auto"/>
            <w:jc w:val="both"/>
            <w:rPr>
              <w:rFonts w:ascii="Times New Roman" w:hAnsi="Times New Roman" w:cs="Times New Roman"/>
              <w:sz w:val="22"/>
            </w:rPr>
          </w:pPr>
        </w:p>
        <w:p w14:paraId="5842A2CC" w14:textId="4B0672D8" w:rsidR="005A3B7B" w:rsidRPr="00120458" w:rsidRDefault="005A3B7B" w:rsidP="00384DB0">
          <w:pPr>
            <w:pStyle w:val="Prrafodelista"/>
            <w:numPr>
              <w:ilvl w:val="0"/>
              <w:numId w:val="3"/>
            </w:numPr>
            <w:spacing w:line="360" w:lineRule="auto"/>
            <w:jc w:val="both"/>
            <w:rPr>
              <w:rFonts w:ascii="Times New Roman" w:hAnsi="Times New Roman" w:cs="Times New Roman"/>
              <w:sz w:val="22"/>
            </w:rPr>
          </w:pPr>
          <w:bookmarkStart w:id="272" w:name="_Ref44333667"/>
          <w:r w:rsidRPr="005A3B7B">
            <w:rPr>
              <w:rFonts w:ascii="Times New Roman" w:hAnsi="Times New Roman" w:cs="Times New Roman"/>
              <w:sz w:val="22"/>
            </w:rPr>
            <w:t>Lin, H.; Si, J.; Abousleman, G.P. Region-of-interest detection and its application to image segmentation and compression. In Proceedings of the 2007 International Conference on Integration of Knowledge Intensive Multi-Agent Systems, Waltham, MA, USA, 30 April–3 May 2007.</w:t>
          </w:r>
          <w:bookmarkEnd w:id="272"/>
        </w:p>
        <w:p w14:paraId="2695ACC9" w14:textId="77777777" w:rsidR="00120458" w:rsidRPr="00120458" w:rsidRDefault="00120458" w:rsidP="00384DB0">
          <w:pPr>
            <w:spacing w:line="360" w:lineRule="auto"/>
            <w:jc w:val="both"/>
            <w:rPr>
              <w:rFonts w:ascii="Times New Roman" w:hAnsi="Times New Roman" w:cs="Times New Roman"/>
              <w:sz w:val="22"/>
            </w:rPr>
          </w:pPr>
        </w:p>
        <w:p w14:paraId="11F0D89B" w14:textId="77777777" w:rsidR="00435D6B" w:rsidRPr="00435D6B" w:rsidRDefault="00435D6B" w:rsidP="00384DB0">
          <w:pPr>
            <w:pStyle w:val="Prrafodelista"/>
            <w:spacing w:line="360" w:lineRule="auto"/>
            <w:ind w:left="360"/>
            <w:jc w:val="both"/>
            <w:rPr>
              <w:rFonts w:ascii="Times New Roman" w:hAnsi="Times New Roman" w:cs="Times New Roman"/>
              <w:sz w:val="22"/>
            </w:rPr>
          </w:pPr>
        </w:p>
        <w:p w14:paraId="02D71455" w14:textId="77777777" w:rsidR="006F173B" w:rsidRPr="006F173B" w:rsidRDefault="006F173B" w:rsidP="00384DB0">
          <w:pPr>
            <w:pStyle w:val="Prrafodelista"/>
            <w:spacing w:line="360" w:lineRule="auto"/>
            <w:ind w:left="360"/>
            <w:jc w:val="both"/>
            <w:rPr>
              <w:rFonts w:ascii="Times New Roman" w:hAnsi="Times New Roman" w:cs="Times New Roman"/>
              <w:sz w:val="22"/>
            </w:rPr>
          </w:pPr>
        </w:p>
        <w:p w14:paraId="5A3ABC35" w14:textId="77777777" w:rsidR="006F173B" w:rsidRPr="006F173B" w:rsidRDefault="006F173B" w:rsidP="00384DB0">
          <w:pPr>
            <w:spacing w:line="360" w:lineRule="auto"/>
            <w:jc w:val="both"/>
            <w:rPr>
              <w:rFonts w:ascii="Times New Roman" w:hAnsi="Times New Roman" w:cs="Times New Roman"/>
              <w:sz w:val="22"/>
            </w:rPr>
          </w:pPr>
        </w:p>
        <w:p w14:paraId="236CA5EA" w14:textId="77777777" w:rsidR="00922418" w:rsidRPr="00922418" w:rsidRDefault="00922418" w:rsidP="00384DB0">
          <w:pPr>
            <w:spacing w:line="360" w:lineRule="auto"/>
            <w:jc w:val="both"/>
            <w:rPr>
              <w:rFonts w:ascii="Times New Roman" w:hAnsi="Times New Roman" w:cs="Times New Roman"/>
              <w:sz w:val="22"/>
            </w:rPr>
          </w:pPr>
        </w:p>
        <w:sdt>
          <w:sdtPr>
            <w:rPr>
              <w:rFonts w:ascii="Times New Roman" w:hAnsi="Times New Roman" w:cs="Times New Roman"/>
            </w:rPr>
            <w:id w:val="111145805"/>
            <w:showingPlcHdr/>
            <w:bibliography/>
          </w:sdtPr>
          <w:sdtContent>
            <w:p w14:paraId="2A4C0042" w14:textId="1A4EB2DB" w:rsidR="00ED026E" w:rsidRPr="00387D69" w:rsidRDefault="00ED026E" w:rsidP="00384DB0">
              <w:pPr>
                <w:spacing w:line="360" w:lineRule="auto"/>
                <w:rPr>
                  <w:rFonts w:ascii="Times New Roman" w:hAnsi="Times New Roman" w:cs="Times New Roman"/>
                </w:rPr>
              </w:pPr>
              <w:r w:rsidRPr="00387D69">
                <w:rPr>
                  <w:rFonts w:ascii="Times New Roman" w:hAnsi="Times New Roman" w:cs="Times New Roman"/>
                </w:rPr>
                <w:t xml:space="preserve">     </w:t>
              </w:r>
            </w:p>
          </w:sdtContent>
        </w:sdt>
      </w:sdtContent>
    </w:sdt>
    <w:p w14:paraId="4B72D4FB"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4F48ADD8" w14:textId="77777777" w:rsidR="003E5D79" w:rsidRPr="00387D69" w:rsidRDefault="003E5D79" w:rsidP="00384DB0">
      <w:pPr>
        <w:spacing w:line="360" w:lineRule="auto"/>
        <w:jc w:val="both"/>
        <w:rPr>
          <w:rFonts w:ascii="Times New Roman" w:eastAsiaTheme="majorEastAsia" w:hAnsi="Times New Roman" w:cs="Times New Roman"/>
          <w:b/>
          <w:color w:val="000000" w:themeColor="text1"/>
          <w:sz w:val="28"/>
          <w:szCs w:val="32"/>
        </w:rPr>
      </w:pPr>
      <w:bookmarkStart w:id="273" w:name="_Toc40375345"/>
      <w:r w:rsidRPr="00387D69">
        <w:rPr>
          <w:rFonts w:ascii="Times New Roman" w:hAnsi="Times New Roman" w:cs="Times New Roman"/>
          <w:b/>
          <w:color w:val="000000" w:themeColor="text1"/>
          <w:sz w:val="28"/>
        </w:rPr>
        <w:br w:type="page"/>
      </w:r>
    </w:p>
    <w:p w14:paraId="7E70AE86" w14:textId="5A8584E8" w:rsidR="00BF5194" w:rsidRPr="00387D69" w:rsidRDefault="00BF5194"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274" w:name="_Toc44872983"/>
      <w:r w:rsidRPr="00387D69">
        <w:rPr>
          <w:rFonts w:ascii="Times New Roman" w:hAnsi="Times New Roman" w:cs="Times New Roman"/>
          <w:b/>
          <w:color w:val="000000" w:themeColor="text1"/>
          <w:sz w:val="28"/>
        </w:rPr>
        <w:lastRenderedPageBreak/>
        <w:t>ANEXOS</w:t>
      </w:r>
      <w:bookmarkEnd w:id="273"/>
      <w:bookmarkEnd w:id="274"/>
    </w:p>
    <w:p w14:paraId="000956C8" w14:textId="77777777" w:rsidR="00BF5194" w:rsidRPr="00387D69" w:rsidRDefault="00BF5194" w:rsidP="00384DB0">
      <w:pPr>
        <w:spacing w:line="360" w:lineRule="auto"/>
        <w:jc w:val="center"/>
        <w:rPr>
          <w:rFonts w:ascii="Times New Roman" w:hAnsi="Times New Roman" w:cs="Times New Roman"/>
          <w:b/>
          <w:sz w:val="28"/>
        </w:rPr>
      </w:pPr>
    </w:p>
    <w:p w14:paraId="1F42EA1C" w14:textId="77777777" w:rsidR="00856B08" w:rsidRPr="00387D69" w:rsidRDefault="00856B08" w:rsidP="00384DB0">
      <w:pPr>
        <w:spacing w:line="360" w:lineRule="auto"/>
        <w:jc w:val="center"/>
        <w:rPr>
          <w:rFonts w:ascii="Times New Roman" w:hAnsi="Times New Roman" w:cs="Times New Roman"/>
          <w:b/>
          <w:sz w:val="28"/>
        </w:rPr>
      </w:pPr>
    </w:p>
    <w:p w14:paraId="38EE4736" w14:textId="77777777" w:rsidR="00D631BF" w:rsidRPr="00387D69" w:rsidRDefault="00D631BF" w:rsidP="00384DB0">
      <w:pPr>
        <w:spacing w:line="360" w:lineRule="auto"/>
        <w:rPr>
          <w:rFonts w:ascii="Times New Roman" w:hAnsi="Times New Roman" w:cs="Times New Roman"/>
          <w:b/>
          <w:sz w:val="36"/>
        </w:rPr>
      </w:pPr>
    </w:p>
    <w:p w14:paraId="6891A1D1" w14:textId="35F9AE9C" w:rsidR="00AE586F" w:rsidRPr="00387D69" w:rsidRDefault="00AE586F" w:rsidP="00384DB0">
      <w:pPr>
        <w:spacing w:line="360" w:lineRule="auto"/>
        <w:jc w:val="center"/>
        <w:rPr>
          <w:rFonts w:ascii="Times New Roman" w:hAnsi="Times New Roman" w:cs="Times New Roman"/>
          <w:b/>
          <w:sz w:val="36"/>
        </w:rPr>
      </w:pPr>
    </w:p>
    <w:p w14:paraId="46AC6ECA" w14:textId="77777777" w:rsidR="00AE586F" w:rsidRPr="00387D69" w:rsidRDefault="00AE586F" w:rsidP="00384DB0">
      <w:pPr>
        <w:spacing w:line="360" w:lineRule="auto"/>
        <w:jc w:val="center"/>
        <w:rPr>
          <w:rFonts w:ascii="Times New Roman" w:hAnsi="Times New Roman" w:cs="Times New Roman"/>
          <w:b/>
          <w:sz w:val="36"/>
        </w:rPr>
      </w:pPr>
    </w:p>
    <w:p w14:paraId="6243FB85" w14:textId="77777777" w:rsidR="00286A70" w:rsidRPr="00387D69" w:rsidRDefault="00286A70" w:rsidP="00384DB0">
      <w:pPr>
        <w:spacing w:line="360" w:lineRule="auto"/>
        <w:jc w:val="center"/>
        <w:rPr>
          <w:rFonts w:ascii="Times New Roman" w:hAnsi="Times New Roman" w:cs="Times New Roman"/>
          <w:b/>
          <w:sz w:val="36"/>
        </w:rPr>
      </w:pPr>
    </w:p>
    <w:p w14:paraId="2FC020A8" w14:textId="77777777" w:rsidR="00646DFB" w:rsidRPr="00387D69" w:rsidRDefault="00646DFB" w:rsidP="00384DB0">
      <w:pPr>
        <w:spacing w:line="360" w:lineRule="auto"/>
        <w:jc w:val="center"/>
        <w:rPr>
          <w:rFonts w:ascii="Times New Roman" w:hAnsi="Times New Roman" w:cs="Times New Roman"/>
          <w:b/>
          <w:sz w:val="36"/>
        </w:rPr>
      </w:pPr>
    </w:p>
    <w:p w14:paraId="54CDB214" w14:textId="59A5BCA7" w:rsidR="002B3072" w:rsidRPr="00387D69" w:rsidRDefault="002B3072" w:rsidP="00384DB0">
      <w:pPr>
        <w:spacing w:line="360" w:lineRule="auto"/>
        <w:jc w:val="both"/>
        <w:rPr>
          <w:rFonts w:ascii="Times New Roman" w:hAnsi="Times New Roman" w:cs="Times New Roman"/>
          <w:sz w:val="28"/>
        </w:rPr>
      </w:pPr>
    </w:p>
    <w:p w14:paraId="07F16B36" w14:textId="77777777" w:rsidR="00CF1629" w:rsidRPr="00387D69" w:rsidRDefault="00CF1629" w:rsidP="00384DB0">
      <w:pPr>
        <w:spacing w:line="360" w:lineRule="auto"/>
        <w:jc w:val="both"/>
        <w:rPr>
          <w:rFonts w:ascii="Times New Roman" w:hAnsi="Times New Roman" w:cs="Times New Roman"/>
          <w:sz w:val="28"/>
        </w:rPr>
      </w:pPr>
    </w:p>
    <w:p w14:paraId="66E74428" w14:textId="77777777" w:rsidR="00DB3150" w:rsidRPr="00387D69" w:rsidRDefault="00DB3150" w:rsidP="00384DB0">
      <w:pPr>
        <w:spacing w:line="360" w:lineRule="auto"/>
        <w:jc w:val="both"/>
        <w:rPr>
          <w:rFonts w:ascii="Times New Roman" w:hAnsi="Times New Roman" w:cs="Times New Roman"/>
          <w:sz w:val="28"/>
        </w:rPr>
      </w:pPr>
    </w:p>
    <w:sectPr w:rsidR="00DB3150" w:rsidRPr="00387D69" w:rsidSect="00C260F8">
      <w:footerReference w:type="even" r:id="rId54"/>
      <w:footerReference w:type="default" r:id="rId55"/>
      <w:pgSz w:w="11900" w:h="16840"/>
      <w:pgMar w:top="1418" w:right="1701" w:bottom="1418"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Víctor Guerra Yánez" w:date="2020-07-04T20:41:00Z" w:initials="VGY">
    <w:p w14:paraId="1CF1250C" w14:textId="77777777" w:rsidR="00C8214B" w:rsidRDefault="00C8214B">
      <w:pPr>
        <w:pStyle w:val="Textocomentario"/>
      </w:pPr>
      <w:r>
        <w:rPr>
          <w:rStyle w:val="Refdecomentario"/>
        </w:rPr>
        <w:annotationRef/>
      </w:r>
      <w:r>
        <w:t>Dos cosas:</w:t>
      </w:r>
      <w:r>
        <w:br/>
        <w:t>1. Te faltaría añadir aquí un párrafo de Screen-to-Camera</w:t>
      </w:r>
    </w:p>
    <w:p w14:paraId="0A57EBE2" w14:textId="56A15932" w:rsidR="00C8214B" w:rsidRDefault="00C8214B">
      <w:pPr>
        <w:pStyle w:val="Textocomentario"/>
      </w:pPr>
      <w:r>
        <w:t>2. Ojo con las referencias… Estás usando Mendeley?</w:t>
      </w:r>
    </w:p>
  </w:comment>
  <w:comment w:id="23" w:author="ALBERTO RAMOS MONAGAS" w:date="2020-07-05T09:40:00Z" w:initials="ARM">
    <w:p w14:paraId="42736ACC" w14:textId="1EB251AA" w:rsidR="00C8214B" w:rsidRDefault="00C8214B">
      <w:pPr>
        <w:pStyle w:val="Textocomentario"/>
      </w:pPr>
      <w:r>
        <w:rPr>
          <w:rStyle w:val="Refdecomentario"/>
        </w:rPr>
        <w:annotationRef/>
      </w:r>
      <w:r>
        <w:t>El párrafo que decías que faltaba y no, no estoy usando Mendely porque tengo par de dudas con él</w:t>
      </w:r>
    </w:p>
  </w:comment>
  <w:comment w:id="25" w:author="Víctor Guerra Yánez" w:date="2020-07-04T20:42:00Z" w:initials="VGY">
    <w:p w14:paraId="63C85F6E" w14:textId="77777777" w:rsidR="00C8214B" w:rsidRDefault="00C8214B">
      <w:pPr>
        <w:pStyle w:val="Textocomentario"/>
      </w:pPr>
      <w:r>
        <w:rPr>
          <w:rStyle w:val="Refdecomentario"/>
        </w:rPr>
        <w:annotationRef/>
      </w:r>
      <w:r>
        <w:t>Empieza esta parte diciendo que los sistemas screen to camera están cobrando importancia ya que los displays LED están en todas partes. Esa es la justificación.</w:t>
      </w:r>
    </w:p>
    <w:p w14:paraId="7BE90876" w14:textId="77777777" w:rsidR="00C8214B" w:rsidRDefault="00C8214B">
      <w:pPr>
        <w:pStyle w:val="Textocomentario"/>
      </w:pPr>
    </w:p>
    <w:p w14:paraId="06E7BCD1" w14:textId="65B04B13" w:rsidR="00C8214B" w:rsidRDefault="00C8214B">
      <w:pPr>
        <w:pStyle w:val="Textocomentario"/>
      </w:pPr>
      <w:r>
        <w:t xml:space="preserve">Puedes </w:t>
      </w:r>
      <w:proofErr w:type="gramStart"/>
      <w:r>
        <w:t>añadir</w:t>
      </w:r>
      <w:proofErr w:type="gramEnd"/>
      <w:r>
        <w:t xml:space="preserve"> también que el Grupo de Tecnología Fotónica y Comunicaciones del IDeTIC ha incluido estos sistemas dentro de sus áreas de interés, y que actualmente se está llevando a cabo una tesis en este campo y que tenemos un proyecto con financiación privada.</w:t>
      </w:r>
    </w:p>
  </w:comment>
  <w:comment w:id="26" w:author="ALBERTO RAMOS MONAGAS" w:date="2020-07-05T11:25:00Z" w:initials="ARM">
    <w:p w14:paraId="0C0B6EAF" w14:textId="70765425" w:rsidR="00C8214B" w:rsidRDefault="00C8214B">
      <w:pPr>
        <w:pStyle w:val="Textocomentario"/>
      </w:pPr>
      <w:r>
        <w:rPr>
          <w:rStyle w:val="Refdecomentario"/>
        </w:rPr>
        <w:annotationRef/>
      </w:r>
      <w:r>
        <w:t>Hecho</w:t>
      </w:r>
    </w:p>
  </w:comment>
  <w:comment w:id="27" w:author="Víctor Guerra Yánez" w:date="2020-07-04T20:45:00Z" w:initials="VGY">
    <w:p w14:paraId="373CF93C" w14:textId="10D8D3A2" w:rsidR="00C8214B" w:rsidRDefault="00C8214B">
      <w:pPr>
        <w:pStyle w:val="Textocomentario"/>
      </w:pPr>
      <w:r>
        <w:rPr>
          <w:rStyle w:val="Refdecomentario"/>
        </w:rPr>
        <w:annotationRef/>
      </w:r>
      <w:r>
        <w:t>Esta referencia no la conocía :-O</w:t>
      </w:r>
    </w:p>
  </w:comment>
  <w:comment w:id="28" w:author="ALBERTO RAMOS MONAGAS" w:date="2020-07-05T09:44:00Z" w:initials="ARM">
    <w:p w14:paraId="323872A5" w14:textId="18BC908D" w:rsidR="00C8214B" w:rsidRDefault="00C8214B">
      <w:pPr>
        <w:pStyle w:val="Textocomentario"/>
      </w:pPr>
      <w:r>
        <w:rPr>
          <w:rStyle w:val="Refdecomentario"/>
        </w:rPr>
        <w:annotationRef/>
      </w:r>
      <w:r>
        <w:t>Pero si es del informe de propuesta a Telefónica xD</w:t>
      </w:r>
    </w:p>
  </w:comment>
  <w:comment w:id="35" w:author="ALBERTO RAMOS MONAGAS" w:date="2020-07-05T11:33:00Z" w:initials="ARM">
    <w:p w14:paraId="486B66CF" w14:textId="0A2264B4" w:rsidR="00C8214B" w:rsidRDefault="00C8214B">
      <w:pPr>
        <w:pStyle w:val="Textocomentario"/>
      </w:pPr>
      <w:r>
        <w:rPr>
          <w:rStyle w:val="Refdecomentario"/>
        </w:rPr>
        <w:annotationRef/>
      </w:r>
      <w:r>
        <w:t>Ya es inclusivo</w:t>
      </w:r>
    </w:p>
  </w:comment>
  <w:comment w:id="42" w:author="Víctor Guerra Yánez" w:date="2020-07-04T20:54:00Z" w:initials="VGY">
    <w:p w14:paraId="268CF754" w14:textId="3713EEC6" w:rsidR="00C8214B" w:rsidRDefault="00C8214B">
      <w:pPr>
        <w:pStyle w:val="Textocomentario"/>
      </w:pPr>
      <w:r>
        <w:rPr>
          <w:rStyle w:val="Refdecomentario"/>
        </w:rPr>
        <w:annotationRef/>
      </w:r>
      <w:r>
        <w:t>Esto no tiene sentido…</w:t>
      </w:r>
      <w:r>
        <w:br/>
        <w:t xml:space="preserve">Que el 2.3 sea el sistema Visual Humano y lo pones todo ahí (lo anterior y </w:t>
      </w:r>
      <w:proofErr w:type="gramStart"/>
      <w:r>
        <w:t>esto)…</w:t>
      </w:r>
      <w:proofErr w:type="gramEnd"/>
      <w:r>
        <w:t xml:space="preserve"> No hagas copy &amp; paste please…</w:t>
      </w:r>
    </w:p>
  </w:comment>
  <w:comment w:id="43" w:author="Víctor Guerra Yánez" w:date="2020-07-04T20:53:00Z" w:initials="VGY">
    <w:p w14:paraId="63252A07" w14:textId="77777777" w:rsidR="00C8214B" w:rsidRDefault="00C8214B" w:rsidP="00B2184A">
      <w:pPr>
        <w:pStyle w:val="Textocomentario"/>
      </w:pPr>
      <w:r>
        <w:rPr>
          <w:rStyle w:val="Refdecomentario"/>
        </w:rPr>
        <w:annotationRef/>
      </w:r>
      <w:r>
        <w:t>No me estés copiando de la Wikipedia ni de sitios raros…</w:t>
      </w:r>
    </w:p>
  </w:comment>
  <w:comment w:id="44" w:author="ALBERTO RAMOS MONAGAS" w:date="2020-07-05T11:39:00Z" w:initials="ARM">
    <w:p w14:paraId="23CA3306" w14:textId="77777777" w:rsidR="00C8214B" w:rsidRDefault="00C8214B" w:rsidP="00B2184A">
      <w:pPr>
        <w:pStyle w:val="Textocomentario"/>
      </w:pPr>
      <w:r>
        <w:rPr>
          <w:rStyle w:val="Refdecomentario"/>
        </w:rPr>
        <w:annotationRef/>
      </w:r>
      <w:r>
        <w:t>Todo esto es de un mismo paper, nada de Wikipedia</w:t>
      </w:r>
    </w:p>
  </w:comment>
  <w:comment w:id="46" w:author="Víctor Guerra Yánez" w:date="2020-07-04T20:56:00Z" w:initials="VGY">
    <w:p w14:paraId="712BC92D" w14:textId="77777777" w:rsidR="00C8214B" w:rsidRDefault="00C8214B">
      <w:pPr>
        <w:pStyle w:val="Textocomentario"/>
      </w:pPr>
      <w:r>
        <w:rPr>
          <w:rStyle w:val="Refdecomentario"/>
        </w:rPr>
        <w:annotationRef/>
      </w:r>
      <w:r>
        <w:t>De esto me sobra el 99%...</w:t>
      </w:r>
    </w:p>
    <w:p w14:paraId="00B5DE89" w14:textId="77777777" w:rsidR="00C8214B" w:rsidRDefault="00C8214B">
      <w:pPr>
        <w:pStyle w:val="Textocomentario"/>
      </w:pPr>
    </w:p>
    <w:p w14:paraId="01A7B0ED" w14:textId="4A8F3F8B" w:rsidR="00C8214B" w:rsidRDefault="00C8214B">
      <w:pPr>
        <w:pStyle w:val="Textocomentario"/>
      </w:pPr>
      <w:r>
        <w:t>Lo que tienes que poner es de manera muy sencilla cómo funciona la visión…</w:t>
      </w:r>
      <w:r>
        <w:br/>
      </w:r>
      <w:r>
        <w:br/>
        <w:t>Luego está bien que pongas lo de la colorimetría y demás… pero de la visión no hace falta… Lo más importante es que pongas una imagen de la Contrast-Sensitivity Function de Michelson y la expliques, que hables de la persistencia retiniana y que digas que el cerebro hace muchas cosas muy chungas y que nos la sudan…</w:t>
      </w:r>
    </w:p>
  </w:comment>
  <w:comment w:id="47" w:author="ALBERTO RAMOS MONAGAS" w:date="2020-07-05T15:12:00Z" w:initials="ARM">
    <w:p w14:paraId="47EFC518" w14:textId="1F29923F" w:rsidR="00C8214B" w:rsidRDefault="00C8214B">
      <w:pPr>
        <w:pStyle w:val="Textocomentario"/>
      </w:pPr>
      <w:r>
        <w:rPr>
          <w:rStyle w:val="Refdecomentario"/>
        </w:rPr>
        <w:annotationRef/>
      </w:r>
      <w:r>
        <w:t>La verdad, estoy muy desviado de lo que poner en este apartado, yo hasta lo quitaría</w:t>
      </w:r>
    </w:p>
  </w:comment>
  <w:comment w:id="49" w:author="Víctor Guerra Yánez" w:date="2020-07-04T20:58:00Z" w:initials="VGY">
    <w:p w14:paraId="74859FDE" w14:textId="1F9ACED5" w:rsidR="00C8214B" w:rsidRDefault="00C8214B">
      <w:pPr>
        <w:pStyle w:val="Textocomentario"/>
      </w:pPr>
      <w:r>
        <w:rPr>
          <w:rStyle w:val="Refdecomentario"/>
        </w:rPr>
        <w:annotationRef/>
      </w:r>
      <w:r>
        <w:t>Este apartado si es importante, que es la parte psicométrica de la visión, pero siempre simplifica, no es un TFG ni de psicología ni de medicina</w:t>
      </w:r>
    </w:p>
  </w:comment>
  <w:comment w:id="50" w:author="ALBERTO RAMOS MONAGAS" w:date="2020-07-05T11:49:00Z" w:initials="ARM">
    <w:p w14:paraId="71CFA75C" w14:textId="0E4F3418" w:rsidR="00C8214B" w:rsidRDefault="00C8214B">
      <w:pPr>
        <w:pStyle w:val="Textocomentario"/>
      </w:pPr>
      <w:r>
        <w:rPr>
          <w:rStyle w:val="Refdecomentario"/>
        </w:rPr>
        <w:annotationRef/>
      </w:r>
      <w:r>
        <w:t>Aquí hablo de Michelson, paso del 2.4?</w:t>
      </w:r>
    </w:p>
  </w:comment>
  <w:comment w:id="51" w:author="Víctor Guerra Yánez" w:date="2020-07-04T20:59:00Z" w:initials="VGY">
    <w:p w14:paraId="10FD905B" w14:textId="70119A0F" w:rsidR="00C8214B" w:rsidRDefault="00C8214B">
      <w:pPr>
        <w:pStyle w:val="Textocomentario"/>
      </w:pPr>
      <w:r>
        <w:rPr>
          <w:rStyle w:val="Refdecomentario"/>
        </w:rPr>
        <w:annotationRef/>
      </w:r>
      <w:proofErr w:type="gramStart"/>
      <w:r>
        <w:t>Guay!</w:t>
      </w:r>
      <w:proofErr w:type="gramEnd"/>
    </w:p>
  </w:comment>
  <w:comment w:id="52" w:author="ALBERTO RAMOS MONAGAS" w:date="2020-07-05T11:48:00Z" w:initials="ARM">
    <w:p w14:paraId="392C8ED4" w14:textId="18A0F47A" w:rsidR="00C8214B" w:rsidRDefault="00C8214B">
      <w:pPr>
        <w:pStyle w:val="Textocomentario"/>
      </w:pPr>
      <w:r>
        <w:rPr>
          <w:rStyle w:val="Refdecomentario"/>
        </w:rPr>
        <w:annotationRef/>
      </w:r>
      <w:proofErr w:type="gramStart"/>
      <w:r>
        <w:t>Esto es Michelson no?</w:t>
      </w:r>
      <w:proofErr w:type="gramEnd"/>
    </w:p>
  </w:comment>
  <w:comment w:id="63" w:author="Víctor Guerra Yánez" w:date="2020-07-04T20:59:00Z" w:initials="VGY">
    <w:p w14:paraId="58344E9A" w14:textId="644F78F4" w:rsidR="00C8214B" w:rsidRDefault="00C8214B">
      <w:pPr>
        <w:pStyle w:val="Textocomentario"/>
      </w:pPr>
      <w:r>
        <w:rPr>
          <w:rStyle w:val="Refdecomentario"/>
        </w:rPr>
        <w:annotationRef/>
      </w:r>
      <w:r>
        <w:t>Si vas a empezar a hablar de cámaras, no debería ir en el capítulo de la visión…</w:t>
      </w:r>
      <w:r>
        <w:br/>
      </w:r>
      <w:r>
        <w:br/>
        <w:t>Yo pondría un capítulo a parte que se llame así…</w:t>
      </w:r>
      <w:r>
        <w:br/>
      </w:r>
      <w:r>
        <w:br/>
        <w:t>En un subcapítulo 3.1. Pantallas</w:t>
      </w:r>
    </w:p>
    <w:p w14:paraId="57E0094C" w14:textId="0AFEE275" w:rsidR="00C8214B" w:rsidRDefault="00C8214B">
      <w:pPr>
        <w:pStyle w:val="Textocomentario"/>
      </w:pPr>
    </w:p>
    <w:p w14:paraId="6F4260B1" w14:textId="794184F9" w:rsidR="00C8214B" w:rsidRDefault="00C8214B">
      <w:pPr>
        <w:pStyle w:val="Textocomentario"/>
      </w:pPr>
      <w:r>
        <w:t>Diagrama de bloques general, tipos y demás…</w:t>
      </w:r>
    </w:p>
    <w:p w14:paraId="2A57F280" w14:textId="77777777" w:rsidR="00C8214B" w:rsidRDefault="00C8214B">
      <w:pPr>
        <w:pStyle w:val="Textocomentario"/>
      </w:pPr>
    </w:p>
    <w:p w14:paraId="011B3133" w14:textId="77777777" w:rsidR="00C8214B" w:rsidRDefault="00C8214B">
      <w:pPr>
        <w:pStyle w:val="Textocomentario"/>
      </w:pPr>
      <w:r>
        <w:t>3.2. Cámaras</w:t>
      </w:r>
    </w:p>
    <w:p w14:paraId="77E4BF13" w14:textId="77777777" w:rsidR="00C8214B" w:rsidRDefault="00C8214B">
      <w:pPr>
        <w:pStyle w:val="Textocomentario"/>
      </w:pPr>
    </w:p>
    <w:p w14:paraId="00C8C507" w14:textId="2A6D812B" w:rsidR="00C8214B" w:rsidRDefault="00C8214B">
      <w:pPr>
        <w:pStyle w:val="Textocomentario"/>
      </w:pPr>
      <w:r>
        <w:t>Diagrama de bloques general, tipos y demás…</w:t>
      </w:r>
    </w:p>
  </w:comment>
  <w:comment w:id="64" w:author="ALBERTO RAMOS MONAGAS" w:date="2020-07-05T12:07:00Z" w:initials="ARM">
    <w:p w14:paraId="1D3D8A56" w14:textId="7CEF389C" w:rsidR="00C8214B" w:rsidRDefault="00C8214B">
      <w:pPr>
        <w:pStyle w:val="Textocomentario"/>
      </w:pPr>
      <w:r>
        <w:rPr>
          <w:rStyle w:val="Refdecomentario"/>
        </w:rPr>
        <w:annotationRef/>
      </w:r>
      <w:proofErr w:type="gramStart"/>
      <w:r>
        <w:t>Pero un subcapítulo del 3 o un nuevo capítulo sólo hablando de esto?</w:t>
      </w:r>
      <w:proofErr w:type="gramEnd"/>
    </w:p>
  </w:comment>
  <w:comment w:id="85" w:author="Víctor Guerra Yánez" w:date="2020-07-04T21:10:00Z" w:initials="VGY">
    <w:p w14:paraId="16617A77" w14:textId="614AFB26" w:rsidR="00C8214B" w:rsidRDefault="00C8214B">
      <w:pPr>
        <w:pStyle w:val="Textocomentario"/>
      </w:pPr>
      <w:r>
        <w:rPr>
          <w:rStyle w:val="Refdecomentario"/>
        </w:rPr>
        <w:annotationRef/>
      </w:r>
      <w:r>
        <w:t>La implicación es al revés…</w:t>
      </w:r>
    </w:p>
  </w:comment>
  <w:comment w:id="86" w:author="Víctor Guerra Yánez" w:date="2020-07-04T21:10:00Z" w:initials="VGY">
    <w:p w14:paraId="1491BB19" w14:textId="75C11728" w:rsidR="00C8214B" w:rsidRDefault="00C8214B">
      <w:pPr>
        <w:pStyle w:val="Textocomentario"/>
      </w:pPr>
      <w:r>
        <w:rPr>
          <w:rStyle w:val="Refdecomentario"/>
        </w:rPr>
        <w:annotationRef/>
      </w:r>
      <w:r>
        <w:t xml:space="preserve">Esto técnicamente nos da igual, solo puede afectar a la SNR por </w:t>
      </w:r>
      <w:proofErr w:type="gramStart"/>
      <w:r>
        <w:t>pixel</w:t>
      </w:r>
      <w:proofErr w:type="gramEnd"/>
      <w:r>
        <w:t>, pero nada más…. (gracias al Rolling Shutter)</w:t>
      </w:r>
    </w:p>
  </w:comment>
  <w:comment w:id="87" w:author="ALBERTO RAMOS MONAGAS" w:date="2020-07-05T11:56:00Z" w:initials="ARM">
    <w:p w14:paraId="70E25732" w14:textId="709B33A5" w:rsidR="00C8214B" w:rsidRDefault="00C8214B">
      <w:pPr>
        <w:pStyle w:val="Textocomentario"/>
      </w:pPr>
      <w:r>
        <w:rPr>
          <w:rStyle w:val="Refdecomentario"/>
        </w:rPr>
        <w:annotationRef/>
      </w:r>
      <w:r>
        <w:t>¿Solucionado?</w:t>
      </w:r>
    </w:p>
  </w:comment>
  <w:comment w:id="93" w:author="Víctor Guerra Yánez" w:date="2020-07-04T21:12:00Z" w:initials="VGY">
    <w:p w14:paraId="7D1B3CCC" w14:textId="1BAD222B" w:rsidR="00C8214B" w:rsidRDefault="00C8214B">
      <w:pPr>
        <w:pStyle w:val="Textocomentario"/>
      </w:pPr>
      <w:r>
        <w:rPr>
          <w:rStyle w:val="Refdecomentario"/>
        </w:rPr>
        <w:annotationRef/>
      </w:r>
      <w:r>
        <w:t>Creo que esto no debería ir aquí, debería ir en tu capítulo de diseño</w:t>
      </w:r>
    </w:p>
  </w:comment>
  <w:comment w:id="103" w:author="Víctor Guerra Yánez" w:date="2020-07-04T21:13:00Z" w:initials="VGY">
    <w:p w14:paraId="20196432" w14:textId="69D2A94D" w:rsidR="00C8214B" w:rsidRDefault="00C8214B">
      <w:pPr>
        <w:pStyle w:val="Textocomentario"/>
      </w:pPr>
      <w:r>
        <w:rPr>
          <w:rStyle w:val="Refdecomentario"/>
        </w:rPr>
        <w:annotationRef/>
      </w:r>
      <w:r>
        <w:t>El principio de este capítulo debería ser lo que te puse arriba. El 4.5 y el 4.6 deberían ser el 5.1 y e. 5.2</w:t>
      </w:r>
    </w:p>
  </w:comment>
  <w:comment w:id="104" w:author="ALBERTO RAMOS MONAGAS" w:date="2020-07-05T13:07:00Z" w:initials="ARM">
    <w:p w14:paraId="2D083577" w14:textId="13F9C902" w:rsidR="00C8214B" w:rsidRDefault="00C8214B">
      <w:pPr>
        <w:pStyle w:val="Textocomentario"/>
      </w:pPr>
      <w:r>
        <w:rPr>
          <w:rStyle w:val="Refdecomentario"/>
        </w:rPr>
        <w:annotationRef/>
      </w:r>
      <w:r>
        <w:t>Pero debería ir del 4.4 al 4.6 o sólo el 5 y el 6?</w:t>
      </w:r>
    </w:p>
  </w:comment>
  <w:comment w:id="113" w:author="Víctor Guerra Yánez" w:date="2020-07-04T21:20:00Z" w:initials="VGY">
    <w:p w14:paraId="3ABC28A5" w14:textId="5CFC742B" w:rsidR="00C8214B" w:rsidRDefault="00C8214B">
      <w:pPr>
        <w:pStyle w:val="Textocomentario"/>
      </w:pPr>
      <w:r>
        <w:rPr>
          <w:rStyle w:val="Refdecomentario"/>
        </w:rPr>
        <w:annotationRef/>
      </w:r>
      <w:r>
        <w:t>Hazte una figurita</w:t>
      </w:r>
    </w:p>
  </w:comment>
  <w:comment w:id="114" w:author="ALBERTO RAMOS MONAGAS" w:date="2020-07-05T20:06:00Z" w:initials="ARM">
    <w:p w14:paraId="6FC3AF15" w14:textId="0029AE6D" w:rsidR="00C8214B" w:rsidRDefault="00C8214B">
      <w:pPr>
        <w:pStyle w:val="Textocomentario"/>
      </w:pPr>
      <w:r>
        <w:rPr>
          <w:rStyle w:val="Refdecomentario"/>
        </w:rPr>
        <w:annotationRef/>
      </w:r>
      <w:r>
        <w:t>Hecho</w:t>
      </w:r>
    </w:p>
  </w:comment>
  <w:comment w:id="118" w:author="Víctor Guerra Yánez" w:date="2020-07-04T21:25:00Z" w:initials="VGY">
    <w:p w14:paraId="6AD71BA4" w14:textId="3755B1EF" w:rsidR="00C8214B" w:rsidRDefault="00C8214B">
      <w:pPr>
        <w:pStyle w:val="Textocomentario"/>
      </w:pPr>
      <w:r>
        <w:rPr>
          <w:rStyle w:val="Refdecomentario"/>
        </w:rPr>
        <w:annotationRef/>
      </w:r>
      <w:r>
        <w:t>Te falta incluir antes el Decisor, que es la parte fundamental donde se decide si se incrusta información o no en función de la SIR estimada.</w:t>
      </w:r>
    </w:p>
  </w:comment>
  <w:comment w:id="121" w:author="Víctor Guerra Yánez" w:date="2020-07-04T21:27:00Z" w:initials="VGY">
    <w:p w14:paraId="06FFA165" w14:textId="77777777" w:rsidR="00C8214B" w:rsidRDefault="00C8214B" w:rsidP="00AF7E75">
      <w:pPr>
        <w:pStyle w:val="Textocomentario"/>
      </w:pPr>
      <w:r>
        <w:rPr>
          <w:rStyle w:val="Refdecomentario"/>
        </w:rPr>
        <w:annotationRef/>
      </w:r>
      <w:r>
        <w:t>Esto debería ir explicado arriba (no poner el algoritmo)</w:t>
      </w:r>
      <w:r>
        <w:br/>
      </w:r>
      <w:r>
        <w:br/>
        <w:t>En el encoder tienes que poner que utiliza un esquema diferencial, que usa códigos de Hadamard porque tienen energía nula y son ortogonales, que en principio codificamos N bits en toda la imagen (pero que se puede subdividir la imagen, etc…), etc…</w:t>
      </w:r>
    </w:p>
  </w:comment>
  <w:comment w:id="122" w:author="ALBERTO RAMOS MONAGAS" w:date="2020-07-05T13:19:00Z" w:initials="ARM">
    <w:p w14:paraId="2BD07968" w14:textId="73C5BE46" w:rsidR="00C8214B" w:rsidRDefault="00C8214B">
      <w:pPr>
        <w:pStyle w:val="Textocomentario"/>
      </w:pPr>
      <w:r>
        <w:rPr>
          <w:rStyle w:val="Refdecomentario"/>
        </w:rPr>
        <w:annotationRef/>
      </w:r>
      <w:proofErr w:type="gramStart"/>
      <w:r>
        <w:t>Habría que hablar de ello no?</w:t>
      </w:r>
      <w:proofErr w:type="gramEnd"/>
    </w:p>
  </w:comment>
  <w:comment w:id="125" w:author="Víctor Guerra Yánez" w:date="2020-07-04T21:29:00Z" w:initials="VGY">
    <w:p w14:paraId="001751B9" w14:textId="42EA27AD" w:rsidR="00C8214B" w:rsidRDefault="00C8214B">
      <w:pPr>
        <w:pStyle w:val="Textocomentario"/>
      </w:pPr>
      <w:r>
        <w:rPr>
          <w:rStyle w:val="Refdecomentario"/>
        </w:rPr>
        <w:annotationRef/>
      </w:r>
      <w:r>
        <w:t>Esto si quieres puedes poner por algún lado de este capítulo que en los anexos se encuentra el SW</w:t>
      </w:r>
    </w:p>
  </w:comment>
  <w:comment w:id="126" w:author="ALBERTO RAMOS MONAGAS" w:date="2020-07-05T20:46:00Z" w:initials="ARM">
    <w:p w14:paraId="799ACE14" w14:textId="7BB30343" w:rsidR="00271F5E" w:rsidRDefault="00271F5E">
      <w:pPr>
        <w:pStyle w:val="Textocomentario"/>
      </w:pPr>
      <w:r>
        <w:rPr>
          <w:rStyle w:val="Refdecomentario"/>
        </w:rPr>
        <w:annotationRef/>
      </w:r>
      <w:proofErr w:type="gramStart"/>
      <w:r>
        <w:t>Supongo que SW nos referimos a software no?</w:t>
      </w:r>
      <w:proofErr w:type="gramEnd"/>
    </w:p>
  </w:comment>
  <w:comment w:id="130" w:author="ALBERTO RAMOS MONAGAS" w:date="2020-07-05T20:33:00Z" w:initials="ARM">
    <w:p w14:paraId="70D44674" w14:textId="6AD2E763" w:rsidR="00C85783" w:rsidRDefault="00C85783">
      <w:pPr>
        <w:pStyle w:val="Textocomentario"/>
      </w:pPr>
      <w:r>
        <w:rPr>
          <w:rStyle w:val="Refdecomentario"/>
        </w:rPr>
        <w:annotationRef/>
      </w:r>
      <w:r>
        <w:t>Este capítulo estoy esperando a que solucionemos la codificación y hagamos las pruebas para ver como lo estructuro porque todavía no lo tengo en mente</w:t>
      </w:r>
    </w:p>
  </w:comment>
  <w:comment w:id="132" w:author="Víctor Guerra Yánez" w:date="2020-07-04T21:31:00Z" w:initials="VGY">
    <w:p w14:paraId="07A6232B" w14:textId="3668A42D" w:rsidR="00C8214B" w:rsidRDefault="00C8214B">
      <w:pPr>
        <w:pStyle w:val="Textocomentario"/>
      </w:pPr>
      <w:r>
        <w:rPr>
          <w:rStyle w:val="Refdecomentario"/>
        </w:rPr>
        <w:annotationRef/>
      </w:r>
      <w:r>
        <w:t>La configuración experimental es únicamente explicar el entorno de pruebas…</w:t>
      </w:r>
      <w:r>
        <w:br/>
      </w:r>
      <w:r>
        <w:br/>
        <w:t>Pon otro apartado que se llame Metodología en el que expliques qué pruebas se hicieron y cómo se analizaron</w:t>
      </w:r>
      <w:r>
        <w:br/>
      </w:r>
      <w:r>
        <w:br/>
        <w:t>Por último se ponen los Resultados…</w:t>
      </w:r>
    </w:p>
  </w:comment>
  <w:comment w:id="133" w:author="Víctor Guerra Yánez" w:date="2020-07-04T21:30:00Z" w:initials="VGY">
    <w:p w14:paraId="1C0CCE7B" w14:textId="1D95673C" w:rsidR="00C8214B" w:rsidRDefault="00C8214B">
      <w:pPr>
        <w:pStyle w:val="Textocomentario"/>
      </w:pPr>
      <w:r>
        <w:rPr>
          <w:rStyle w:val="Refdecomentario"/>
        </w:rPr>
        <w:annotationRef/>
      </w:r>
      <w:r>
        <w:t>Molaría hacerlo en una TV</w:t>
      </w:r>
    </w:p>
  </w:comment>
  <w:comment w:id="135" w:author="Víctor Guerra Yánez" w:date="2020-07-04T21:32:00Z" w:initials="VGY">
    <w:p w14:paraId="676F1029" w14:textId="22BA1B63" w:rsidR="00C8214B" w:rsidRDefault="00C8214B">
      <w:pPr>
        <w:pStyle w:val="Textocomentario"/>
      </w:pPr>
      <w:r>
        <w:rPr>
          <w:rStyle w:val="Refdecomentario"/>
        </w:rPr>
        <w:annotationRef/>
      </w:r>
      <w:r>
        <w:t>Validación de la QoE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57EBE2" w15:done="0"/>
  <w15:commentEx w15:paraId="42736ACC" w15:done="0"/>
  <w15:commentEx w15:paraId="06E7BCD1" w15:done="0"/>
  <w15:commentEx w15:paraId="0C0B6EAF" w15:done="0"/>
  <w15:commentEx w15:paraId="373CF93C" w15:done="0"/>
  <w15:commentEx w15:paraId="323872A5" w15:paraIdParent="373CF93C" w15:done="0"/>
  <w15:commentEx w15:paraId="486B66CF" w15:done="0"/>
  <w15:commentEx w15:paraId="268CF754" w15:done="0"/>
  <w15:commentEx w15:paraId="63252A07" w15:done="0"/>
  <w15:commentEx w15:paraId="23CA3306" w15:paraIdParent="63252A07" w15:done="0"/>
  <w15:commentEx w15:paraId="01A7B0ED" w15:done="0"/>
  <w15:commentEx w15:paraId="47EFC518" w15:paraIdParent="01A7B0ED" w15:done="0"/>
  <w15:commentEx w15:paraId="74859FDE" w15:done="0"/>
  <w15:commentEx w15:paraId="71CFA75C" w15:paraIdParent="74859FDE" w15:done="0"/>
  <w15:commentEx w15:paraId="10FD905B" w15:done="0"/>
  <w15:commentEx w15:paraId="392C8ED4" w15:paraIdParent="10FD905B" w15:done="0"/>
  <w15:commentEx w15:paraId="00C8C507" w15:done="0"/>
  <w15:commentEx w15:paraId="1D3D8A56" w15:paraIdParent="00C8C507" w15:done="0"/>
  <w15:commentEx w15:paraId="16617A77" w15:done="0"/>
  <w15:commentEx w15:paraId="1491BB19" w15:done="0"/>
  <w15:commentEx w15:paraId="70E25732" w15:done="0"/>
  <w15:commentEx w15:paraId="7D1B3CCC" w15:done="0"/>
  <w15:commentEx w15:paraId="20196432" w15:done="0"/>
  <w15:commentEx w15:paraId="2D083577" w15:paraIdParent="20196432" w15:done="0"/>
  <w15:commentEx w15:paraId="3ABC28A5" w15:done="0"/>
  <w15:commentEx w15:paraId="6FC3AF15" w15:paraIdParent="3ABC28A5" w15:done="0"/>
  <w15:commentEx w15:paraId="6AD71BA4" w15:done="0"/>
  <w15:commentEx w15:paraId="06FFA165" w15:done="0"/>
  <w15:commentEx w15:paraId="2BD07968" w15:done="0"/>
  <w15:commentEx w15:paraId="001751B9" w15:done="0"/>
  <w15:commentEx w15:paraId="799ACE14" w15:paraIdParent="001751B9" w15:done="0"/>
  <w15:commentEx w15:paraId="70D44674" w15:done="0"/>
  <w15:commentEx w15:paraId="07A6232B" w15:done="0"/>
  <w15:commentEx w15:paraId="1C0CCE7B" w15:done="0"/>
  <w15:commentEx w15:paraId="676F10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B661C" w16cex:dateUtc="2020-07-04T19:33:00Z"/>
  <w16cex:commentExtensible w16cex:durableId="22AB6700" w16cex:dateUtc="2020-07-04T19:37:00Z"/>
  <w16cex:commentExtensible w16cex:durableId="22AB6758" w16cex:dateUtc="2020-07-04T19:38:00Z"/>
  <w16cex:commentExtensible w16cex:durableId="22AB67BF" w16cex:dateUtc="2020-07-04T19:40:00Z"/>
  <w16cex:commentExtensible w16cex:durableId="22AB6810" w16cex:dateUtc="2020-07-04T19:41:00Z"/>
  <w16cex:commentExtensible w16cex:durableId="22AB6841" w16cex:dateUtc="2020-07-04T19:42:00Z"/>
  <w16cex:commentExtensible w16cex:durableId="22AB68DD" w16cex:dateUtc="2020-07-04T19:45:00Z"/>
  <w16cex:commentExtensible w16cex:durableId="22AB6917" w16cex:dateUtc="2020-07-04T19:46:00Z"/>
  <w16cex:commentExtensible w16cex:durableId="22AB6927" w16cex:dateUtc="2020-07-04T19:46:00Z"/>
  <w16cex:commentExtensible w16cex:durableId="22AB6949" w16cex:dateUtc="2020-07-04T19:47:00Z"/>
  <w16cex:commentExtensible w16cex:durableId="22AB69CB" w16cex:dateUtc="2020-07-04T19:49:00Z"/>
  <w16cex:commentExtensible w16cex:durableId="22AB69EB" w16cex:dateUtc="2020-07-04T19:49:00Z"/>
  <w16cex:commentExtensible w16cex:durableId="22AB6A7D" w16cex:dateUtc="2020-07-04T19:52:00Z"/>
  <w16cex:commentExtensible w16cex:durableId="22AB6ABA" w16cex:dateUtc="2020-07-04T19:53:00Z"/>
  <w16cex:commentExtensible w16cex:durableId="22AB6B03" w16cex:dateUtc="2020-07-04T19:54:00Z"/>
  <w16cex:commentExtensible w16cex:durableId="22AB6B7E" w16cex:dateUtc="2020-07-04T19:56:00Z"/>
  <w16cex:commentExtensible w16cex:durableId="22AB6BF7" w16cex:dateUtc="2020-07-04T19:58:00Z"/>
  <w16cex:commentExtensible w16cex:durableId="22AB6C1C" w16cex:dateUtc="2020-07-04T19:59:00Z"/>
  <w16cex:commentExtensible w16cex:durableId="22AB6C39" w16cex:dateUtc="2020-07-04T19:59:00Z"/>
  <w16cex:commentExtensible w16cex:durableId="22AB6C42" w16cex:dateUtc="2020-07-04T19:59:00Z"/>
  <w16cex:commentExtensible w16cex:durableId="22AB6CB0" w16cex:dateUtc="2020-07-04T20:01:00Z"/>
  <w16cex:commentExtensible w16cex:durableId="22AB6D15" w16cex:dateUtc="2020-07-04T20:03:00Z"/>
  <w16cex:commentExtensible w16cex:durableId="22AB6DFB" w16cex:dateUtc="2020-07-04T20:07:00Z"/>
  <w16cex:commentExtensible w16cex:durableId="22AB6E67" w16cex:dateUtc="2020-07-04T20:08:00Z"/>
  <w16cex:commentExtensible w16cex:durableId="22AB6EB7" w16cex:dateUtc="2020-07-04T20:10:00Z"/>
  <w16cex:commentExtensible w16cex:durableId="22AB6EC2" w16cex:dateUtc="2020-07-04T20:10:00Z"/>
  <w16cex:commentExtensible w16cex:durableId="22AB6F06" w16cex:dateUtc="2020-07-04T20:11:00Z"/>
  <w16cex:commentExtensible w16cex:durableId="22AB6F36" w16cex:dateUtc="2020-07-04T20:12:00Z"/>
  <w16cex:commentExtensible w16cex:durableId="22AB6F8C" w16cex:dateUtc="2020-07-04T20:13:00Z"/>
  <w16cex:commentExtensible w16cex:durableId="22AB6F77" w16cex:dateUtc="2020-07-04T20:13:00Z"/>
  <w16cex:commentExtensible w16cex:durableId="22AB7085" w16cex:dateUtc="2020-07-04T20:17:00Z"/>
  <w16cex:commentExtensible w16cex:durableId="22AB712E" w16cex:dateUtc="2020-07-04T20:20:00Z"/>
  <w16cex:commentExtensible w16cex:durableId="22AB7246" w16cex:dateUtc="2020-07-04T20:25:00Z"/>
  <w16cex:commentExtensible w16cex:durableId="22AB71E6" w16cex:dateUtc="2020-07-04T20:23:00Z"/>
  <w16cex:commentExtensible w16cex:durableId="22AB7224" w16cex:dateUtc="2020-07-04T20:24:00Z"/>
  <w16cex:commentExtensible w16cex:durableId="22AB72C4" w16cex:dateUtc="2020-07-04T20:27:00Z"/>
  <w16cex:commentExtensible w16cex:durableId="22AB731D" w16cex:dateUtc="2020-07-04T20:29:00Z"/>
  <w16cex:commentExtensible w16cex:durableId="22AB732C" w16cex:dateUtc="2020-07-04T20:29:00Z"/>
  <w16cex:commentExtensible w16cex:durableId="22AB73B9" w16cex:dateUtc="2020-07-04T20:31:00Z"/>
  <w16cex:commentExtensible w16cex:durableId="22AB7378" w16cex:dateUtc="2020-07-04T20:30:00Z"/>
  <w16cex:commentExtensible w16cex:durableId="22AB7408" w16cex:dateUtc="2020-07-04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57EBE2" w16cid:durableId="22AB6810"/>
  <w16cid:commentId w16cid:paraId="42736ACC" w16cid:durableId="22AC1EA8"/>
  <w16cid:commentId w16cid:paraId="06E7BCD1" w16cid:durableId="22AB6841"/>
  <w16cid:commentId w16cid:paraId="0C0B6EAF" w16cid:durableId="22AC373C"/>
  <w16cid:commentId w16cid:paraId="373CF93C" w16cid:durableId="22AB68DD"/>
  <w16cid:commentId w16cid:paraId="323872A5" w16cid:durableId="22AC1F7C"/>
  <w16cid:commentId w16cid:paraId="486B66CF" w16cid:durableId="22AC38ED"/>
  <w16cid:commentId w16cid:paraId="268CF754" w16cid:durableId="22AB6B03"/>
  <w16cid:commentId w16cid:paraId="63252A07" w16cid:durableId="22AB6ABA"/>
  <w16cid:commentId w16cid:paraId="23CA3306" w16cid:durableId="22AC3A81"/>
  <w16cid:commentId w16cid:paraId="01A7B0ED" w16cid:durableId="22AB6B7E"/>
  <w16cid:commentId w16cid:paraId="47EFC518" w16cid:durableId="22AC6C50"/>
  <w16cid:commentId w16cid:paraId="74859FDE" w16cid:durableId="22AB6BF7"/>
  <w16cid:commentId w16cid:paraId="71CFA75C" w16cid:durableId="22AC3CD0"/>
  <w16cid:commentId w16cid:paraId="10FD905B" w16cid:durableId="22AB6C1C"/>
  <w16cid:commentId w16cid:paraId="392C8ED4" w16cid:durableId="22AC3C79"/>
  <w16cid:commentId w16cid:paraId="00C8C507" w16cid:durableId="22AB6C42"/>
  <w16cid:commentId w16cid:paraId="1D3D8A56" w16cid:durableId="22AC4119"/>
  <w16cid:commentId w16cid:paraId="16617A77" w16cid:durableId="22AB6EB7"/>
  <w16cid:commentId w16cid:paraId="1491BB19" w16cid:durableId="22AB6EC2"/>
  <w16cid:commentId w16cid:paraId="70E25732" w16cid:durableId="22AC3E78"/>
  <w16cid:commentId w16cid:paraId="7D1B3CCC" w16cid:durableId="22AB6F36"/>
  <w16cid:commentId w16cid:paraId="20196432" w16cid:durableId="22AB6F8C"/>
  <w16cid:commentId w16cid:paraId="2D083577" w16cid:durableId="22AC4F1D"/>
  <w16cid:commentId w16cid:paraId="3ABC28A5" w16cid:durableId="22AB712E"/>
  <w16cid:commentId w16cid:paraId="6FC3AF15" w16cid:durableId="22ACB14A"/>
  <w16cid:commentId w16cid:paraId="6AD71BA4" w16cid:durableId="22AB7246"/>
  <w16cid:commentId w16cid:paraId="06FFA165" w16cid:durableId="22AC510B"/>
  <w16cid:commentId w16cid:paraId="2BD07968" w16cid:durableId="22AC51FD"/>
  <w16cid:commentId w16cid:paraId="001751B9" w16cid:durableId="22AB732C"/>
  <w16cid:commentId w16cid:paraId="799ACE14" w16cid:durableId="22ACBABE"/>
  <w16cid:commentId w16cid:paraId="70D44674" w16cid:durableId="22ACB7AD"/>
  <w16cid:commentId w16cid:paraId="07A6232B" w16cid:durableId="22AB73B9"/>
  <w16cid:commentId w16cid:paraId="1C0CCE7B" w16cid:durableId="22AB7378"/>
  <w16cid:commentId w16cid:paraId="676F1029" w16cid:durableId="22AB74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640FF" w14:textId="77777777" w:rsidR="008576E0" w:rsidRDefault="008576E0" w:rsidP="00D64732">
      <w:r>
        <w:separator/>
      </w:r>
    </w:p>
  </w:endnote>
  <w:endnote w:type="continuationSeparator" w:id="0">
    <w:p w14:paraId="437FB5C7" w14:textId="77777777" w:rsidR="008576E0" w:rsidRDefault="008576E0"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C8214B" w:rsidRDefault="00C8214B"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C8214B" w:rsidRDefault="00C8214B"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C8214B" w:rsidRDefault="00C8214B"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C8214B" w:rsidRDefault="00C8214B"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325375" w14:textId="77777777" w:rsidR="008576E0" w:rsidRDefault="008576E0" w:rsidP="00D64732">
      <w:r>
        <w:separator/>
      </w:r>
    </w:p>
  </w:footnote>
  <w:footnote w:type="continuationSeparator" w:id="0">
    <w:p w14:paraId="18F58C98" w14:textId="77777777" w:rsidR="008576E0" w:rsidRDefault="008576E0"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77FB"/>
    <w:multiLevelType w:val="hybridMultilevel"/>
    <w:tmpl w:val="5BFA16AC"/>
    <w:lvl w:ilvl="0" w:tplc="5944FC9C">
      <w:start w:val="1"/>
      <w:numFmt w:val="decimal"/>
      <w:lvlText w:val="3.%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EA5606"/>
    <w:multiLevelType w:val="multilevel"/>
    <w:tmpl w:val="D9EA66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A3A7A09"/>
    <w:multiLevelType w:val="hybridMultilevel"/>
    <w:tmpl w:val="ADE01990"/>
    <w:lvl w:ilvl="0" w:tplc="FE0EFE56">
      <w:start w:val="1"/>
      <w:numFmt w:val="decimal"/>
      <w:lvlText w:val="7.%1."/>
      <w:lvlJc w:val="left"/>
      <w:pPr>
        <w:ind w:left="360" w:hanging="360"/>
      </w:pPr>
      <w:rPr>
        <w:rFonts w:hint="default"/>
        <w:b w:val="0"/>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BEF0A44"/>
    <w:multiLevelType w:val="hybridMultilevel"/>
    <w:tmpl w:val="08CE2C8A"/>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5" w15:restartNumberingAfterBreak="0">
    <w:nsid w:val="107D4BFD"/>
    <w:multiLevelType w:val="multilevel"/>
    <w:tmpl w:val="E22C30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DF4218"/>
    <w:multiLevelType w:val="hybridMultilevel"/>
    <w:tmpl w:val="B89498F6"/>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7F12B9F"/>
    <w:multiLevelType w:val="hybridMultilevel"/>
    <w:tmpl w:val="2BD2875E"/>
    <w:lvl w:ilvl="0" w:tplc="AE8A9036">
      <w:start w:val="1"/>
      <w:numFmt w:val="decimal"/>
      <w:lvlText w:val="%1."/>
      <w:lvlJc w:val="left"/>
      <w:pPr>
        <w:ind w:left="360" w:hanging="360"/>
      </w:pPr>
      <w:rPr>
        <w:rFonts w:hint="default"/>
        <w:sz w:val="22"/>
        <w:szCs w:val="22"/>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8"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9"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11" w15:restartNumberingAfterBreak="0">
    <w:nsid w:val="22C40066"/>
    <w:multiLevelType w:val="hybridMultilevel"/>
    <w:tmpl w:val="EBE409BE"/>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2764609C"/>
    <w:multiLevelType w:val="multilevel"/>
    <w:tmpl w:val="1CE4C4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D91538E"/>
    <w:multiLevelType w:val="hybridMultilevel"/>
    <w:tmpl w:val="5720C53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2EBD48FB"/>
    <w:multiLevelType w:val="hybridMultilevel"/>
    <w:tmpl w:val="0C06C088"/>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6" w15:restartNumberingAfterBreak="0">
    <w:nsid w:val="2FE9494D"/>
    <w:multiLevelType w:val="hybridMultilevel"/>
    <w:tmpl w:val="81924CAC"/>
    <w:lvl w:ilvl="0" w:tplc="15945030">
      <w:start w:val="1"/>
      <w:numFmt w:val="decimal"/>
      <w:lvlText w:val="7.%1."/>
      <w:lvlJc w:val="left"/>
      <w:pPr>
        <w:ind w:left="720" w:hanging="360"/>
      </w:pPr>
      <w:rPr>
        <w:rFonts w:hint="default"/>
        <w:sz w:val="26"/>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3C3E4956"/>
    <w:multiLevelType w:val="multilevel"/>
    <w:tmpl w:val="382407C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42D94DE0"/>
    <w:multiLevelType w:val="multilevel"/>
    <w:tmpl w:val="A61C07C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B91789"/>
    <w:multiLevelType w:val="hybridMultilevel"/>
    <w:tmpl w:val="2C88E130"/>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2"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B8A3583"/>
    <w:multiLevelType w:val="hybridMultilevel"/>
    <w:tmpl w:val="37FC151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4C4B163B"/>
    <w:multiLevelType w:val="multilevel"/>
    <w:tmpl w:val="1DC4467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1B26B19"/>
    <w:multiLevelType w:val="hybridMultilevel"/>
    <w:tmpl w:val="43268218"/>
    <w:lvl w:ilvl="0" w:tplc="69B6C774">
      <w:start w:val="1"/>
      <w:numFmt w:val="bullet"/>
      <w:lvlText w:val=""/>
      <w:lvlJc w:val="left"/>
      <w:pPr>
        <w:ind w:left="360" w:hanging="360"/>
      </w:pPr>
      <w:rPr>
        <w:rFonts w:ascii="Symbol" w:hAnsi="Symbol" w:hint="default"/>
        <w:color w:val="000000" w:themeColor="text1"/>
      </w:rPr>
    </w:lvl>
    <w:lvl w:ilvl="1" w:tplc="040A0003">
      <w:start w:val="1"/>
      <w:numFmt w:val="bullet"/>
      <w:lvlText w:val="o"/>
      <w:lvlJc w:val="left"/>
      <w:pPr>
        <w:ind w:left="643"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6" w15:restartNumberingAfterBreak="0">
    <w:nsid w:val="58D11BAB"/>
    <w:multiLevelType w:val="hybridMultilevel"/>
    <w:tmpl w:val="C756B39A"/>
    <w:lvl w:ilvl="0" w:tplc="0526D790">
      <w:start w:val="1"/>
      <w:numFmt w:val="decimal"/>
      <w:lvlText w:val="6.%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7" w15:restartNumberingAfterBreak="0">
    <w:nsid w:val="59927B07"/>
    <w:multiLevelType w:val="hybridMultilevel"/>
    <w:tmpl w:val="3CFCF978"/>
    <w:lvl w:ilvl="0" w:tplc="FE0EFE56">
      <w:start w:val="1"/>
      <w:numFmt w:val="decimal"/>
      <w:lvlText w:val="7.%1."/>
      <w:lvlJc w:val="left"/>
      <w:pPr>
        <w:ind w:left="360" w:hanging="360"/>
      </w:pPr>
      <w:rPr>
        <w:rFonts w:hint="default"/>
        <w:b w:val="0"/>
        <w:sz w:val="24"/>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8"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9" w15:restartNumberingAfterBreak="0">
    <w:nsid w:val="61FA0029"/>
    <w:multiLevelType w:val="multilevel"/>
    <w:tmpl w:val="D9FAF314"/>
    <w:lvl w:ilvl="0">
      <w:start w:val="1"/>
      <w:numFmt w:val="decimal"/>
      <w:lvlText w:val="%1."/>
      <w:lvlJc w:val="left"/>
      <w:pPr>
        <w:ind w:left="360" w:hanging="360"/>
      </w:pPr>
      <w:rPr>
        <w:rFonts w:hint="default"/>
      </w:r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30"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5AB171E"/>
    <w:multiLevelType w:val="multilevel"/>
    <w:tmpl w:val="19728C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067691"/>
    <w:multiLevelType w:val="hybridMultilevel"/>
    <w:tmpl w:val="CE1EECF0"/>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6E5E6185"/>
    <w:multiLevelType w:val="hybridMultilevel"/>
    <w:tmpl w:val="E5C69948"/>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F8E3341"/>
    <w:multiLevelType w:val="multilevel"/>
    <w:tmpl w:val="F2A09338"/>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color w:val="auto"/>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3"/>
  </w:num>
  <w:num w:numId="2">
    <w:abstractNumId w:val="13"/>
  </w:num>
  <w:num w:numId="3">
    <w:abstractNumId w:val="7"/>
  </w:num>
  <w:num w:numId="4">
    <w:abstractNumId w:val="2"/>
  </w:num>
  <w:num w:numId="5">
    <w:abstractNumId w:val="30"/>
  </w:num>
  <w:num w:numId="6">
    <w:abstractNumId w:val="35"/>
  </w:num>
  <w:num w:numId="7">
    <w:abstractNumId w:val="9"/>
  </w:num>
  <w:num w:numId="8">
    <w:abstractNumId w:val="28"/>
  </w:num>
  <w:num w:numId="9">
    <w:abstractNumId w:val="25"/>
  </w:num>
  <w:num w:numId="10">
    <w:abstractNumId w:val="8"/>
  </w:num>
  <w:num w:numId="11">
    <w:abstractNumId w:val="36"/>
  </w:num>
  <w:num w:numId="12">
    <w:abstractNumId w:val="10"/>
  </w:num>
  <w:num w:numId="13">
    <w:abstractNumId w:val="17"/>
  </w:num>
  <w:num w:numId="14">
    <w:abstractNumId w:val="19"/>
  </w:num>
  <w:num w:numId="15">
    <w:abstractNumId w:val="22"/>
  </w:num>
  <w:num w:numId="16">
    <w:abstractNumId w:val="29"/>
  </w:num>
  <w:num w:numId="17">
    <w:abstractNumId w:val="5"/>
  </w:num>
  <w:num w:numId="18">
    <w:abstractNumId w:val="12"/>
  </w:num>
  <w:num w:numId="19">
    <w:abstractNumId w:val="31"/>
  </w:num>
  <w:num w:numId="20">
    <w:abstractNumId w:val="1"/>
  </w:num>
  <w:num w:numId="21">
    <w:abstractNumId w:val="20"/>
  </w:num>
  <w:num w:numId="22">
    <w:abstractNumId w:val="6"/>
  </w:num>
  <w:num w:numId="23">
    <w:abstractNumId w:val="0"/>
  </w:num>
  <w:num w:numId="24">
    <w:abstractNumId w:val="11"/>
  </w:num>
  <w:num w:numId="25">
    <w:abstractNumId w:val="23"/>
  </w:num>
  <w:num w:numId="26">
    <w:abstractNumId w:val="32"/>
  </w:num>
  <w:num w:numId="27">
    <w:abstractNumId w:val="14"/>
  </w:num>
  <w:num w:numId="28">
    <w:abstractNumId w:val="34"/>
  </w:num>
  <w:num w:numId="29">
    <w:abstractNumId w:val="18"/>
  </w:num>
  <w:num w:numId="30">
    <w:abstractNumId w:val="24"/>
  </w:num>
  <w:num w:numId="31">
    <w:abstractNumId w:val="4"/>
  </w:num>
  <w:num w:numId="32">
    <w:abstractNumId w:val="15"/>
  </w:num>
  <w:num w:numId="33">
    <w:abstractNumId w:val="16"/>
  </w:num>
  <w:num w:numId="34">
    <w:abstractNumId w:val="21"/>
  </w:num>
  <w:num w:numId="35">
    <w:abstractNumId w:val="27"/>
  </w:num>
  <w:num w:numId="36">
    <w:abstractNumId w:val="3"/>
  </w:num>
  <w:num w:numId="37">
    <w:abstractNumId w:val="26"/>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BERTO RAMOS MONAGAS">
    <w15:presenceInfo w15:providerId="AD" w15:userId="S::alberto.ramos103@alu.ulpgc.es::2ba2643d-8112-4517-bbb1-fc89448fc36a"/>
  </w15:person>
  <w15:person w15:author="Víctor Guerra Yánez">
    <w15:presenceInfo w15:providerId="AD" w15:userId="S::victor.guerra@fpct.ulpgc.es::1ab04eae-9c6d-438e-94ea-23258b523f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5E6A"/>
    <w:rsid w:val="00016F43"/>
    <w:rsid w:val="000179F6"/>
    <w:rsid w:val="00017E79"/>
    <w:rsid w:val="000217D2"/>
    <w:rsid w:val="00021D4D"/>
    <w:rsid w:val="00022770"/>
    <w:rsid w:val="000228BC"/>
    <w:rsid w:val="00023B43"/>
    <w:rsid w:val="00023BFC"/>
    <w:rsid w:val="0002496F"/>
    <w:rsid w:val="000301E0"/>
    <w:rsid w:val="00031E32"/>
    <w:rsid w:val="00033AB0"/>
    <w:rsid w:val="00033FD8"/>
    <w:rsid w:val="00034461"/>
    <w:rsid w:val="000357D4"/>
    <w:rsid w:val="00040BC5"/>
    <w:rsid w:val="000414A5"/>
    <w:rsid w:val="000457E7"/>
    <w:rsid w:val="00047238"/>
    <w:rsid w:val="00047525"/>
    <w:rsid w:val="00050C31"/>
    <w:rsid w:val="0005108A"/>
    <w:rsid w:val="000535A8"/>
    <w:rsid w:val="000549A5"/>
    <w:rsid w:val="00054D47"/>
    <w:rsid w:val="000564E4"/>
    <w:rsid w:val="00056EDD"/>
    <w:rsid w:val="00064AF9"/>
    <w:rsid w:val="000709AC"/>
    <w:rsid w:val="00070A06"/>
    <w:rsid w:val="00075C83"/>
    <w:rsid w:val="0007610E"/>
    <w:rsid w:val="0007670A"/>
    <w:rsid w:val="00083A15"/>
    <w:rsid w:val="00085663"/>
    <w:rsid w:val="00087B39"/>
    <w:rsid w:val="00092753"/>
    <w:rsid w:val="00093DDA"/>
    <w:rsid w:val="00094550"/>
    <w:rsid w:val="000954F0"/>
    <w:rsid w:val="00097D3F"/>
    <w:rsid w:val="000A14CF"/>
    <w:rsid w:val="000A41E4"/>
    <w:rsid w:val="000A55F0"/>
    <w:rsid w:val="000A5E04"/>
    <w:rsid w:val="000A7727"/>
    <w:rsid w:val="000B293E"/>
    <w:rsid w:val="000B2E35"/>
    <w:rsid w:val="000B35D8"/>
    <w:rsid w:val="000B621B"/>
    <w:rsid w:val="000B6248"/>
    <w:rsid w:val="000B76C5"/>
    <w:rsid w:val="000B7C99"/>
    <w:rsid w:val="000C021E"/>
    <w:rsid w:val="000C04E4"/>
    <w:rsid w:val="000C2316"/>
    <w:rsid w:val="000C452C"/>
    <w:rsid w:val="000C5D82"/>
    <w:rsid w:val="000C610E"/>
    <w:rsid w:val="000C61BA"/>
    <w:rsid w:val="000C6CE4"/>
    <w:rsid w:val="000D0BB7"/>
    <w:rsid w:val="000D44E4"/>
    <w:rsid w:val="000D78FB"/>
    <w:rsid w:val="000E0891"/>
    <w:rsid w:val="000E1335"/>
    <w:rsid w:val="000E2A08"/>
    <w:rsid w:val="000E2B62"/>
    <w:rsid w:val="000E7CCD"/>
    <w:rsid w:val="000F0119"/>
    <w:rsid w:val="000F3521"/>
    <w:rsid w:val="000F4795"/>
    <w:rsid w:val="000F53F8"/>
    <w:rsid w:val="000F6296"/>
    <w:rsid w:val="001004E2"/>
    <w:rsid w:val="00103A60"/>
    <w:rsid w:val="00106E99"/>
    <w:rsid w:val="001117B0"/>
    <w:rsid w:val="0011273C"/>
    <w:rsid w:val="001150E0"/>
    <w:rsid w:val="001171BE"/>
    <w:rsid w:val="00120458"/>
    <w:rsid w:val="0012167C"/>
    <w:rsid w:val="00121DE7"/>
    <w:rsid w:val="00121EB8"/>
    <w:rsid w:val="00122CCE"/>
    <w:rsid w:val="00127E3A"/>
    <w:rsid w:val="00131A88"/>
    <w:rsid w:val="001327D2"/>
    <w:rsid w:val="00135223"/>
    <w:rsid w:val="00135498"/>
    <w:rsid w:val="001360C0"/>
    <w:rsid w:val="00136E1E"/>
    <w:rsid w:val="0014125D"/>
    <w:rsid w:val="001415D6"/>
    <w:rsid w:val="00141C15"/>
    <w:rsid w:val="00142511"/>
    <w:rsid w:val="001441E3"/>
    <w:rsid w:val="001457E8"/>
    <w:rsid w:val="0015334E"/>
    <w:rsid w:val="001538B5"/>
    <w:rsid w:val="001550F1"/>
    <w:rsid w:val="00155461"/>
    <w:rsid w:val="00157B41"/>
    <w:rsid w:val="001602CA"/>
    <w:rsid w:val="00161684"/>
    <w:rsid w:val="001639B5"/>
    <w:rsid w:val="00166630"/>
    <w:rsid w:val="0016679E"/>
    <w:rsid w:val="00166A13"/>
    <w:rsid w:val="00167656"/>
    <w:rsid w:val="00167D4F"/>
    <w:rsid w:val="00171A2F"/>
    <w:rsid w:val="00180DD0"/>
    <w:rsid w:val="00182597"/>
    <w:rsid w:val="001843E6"/>
    <w:rsid w:val="0018579E"/>
    <w:rsid w:val="0018643A"/>
    <w:rsid w:val="001870C0"/>
    <w:rsid w:val="001872CF"/>
    <w:rsid w:val="00191BFF"/>
    <w:rsid w:val="00193CF3"/>
    <w:rsid w:val="00193DE9"/>
    <w:rsid w:val="001962C5"/>
    <w:rsid w:val="00197647"/>
    <w:rsid w:val="001A0F3F"/>
    <w:rsid w:val="001A55F7"/>
    <w:rsid w:val="001B0127"/>
    <w:rsid w:val="001B0910"/>
    <w:rsid w:val="001B0CFE"/>
    <w:rsid w:val="001B189E"/>
    <w:rsid w:val="001B295D"/>
    <w:rsid w:val="001B2E00"/>
    <w:rsid w:val="001B3825"/>
    <w:rsid w:val="001B3861"/>
    <w:rsid w:val="001B4853"/>
    <w:rsid w:val="001B5B2C"/>
    <w:rsid w:val="001C315A"/>
    <w:rsid w:val="001C3616"/>
    <w:rsid w:val="001D0137"/>
    <w:rsid w:val="001D083B"/>
    <w:rsid w:val="001D5D6C"/>
    <w:rsid w:val="001D5E3C"/>
    <w:rsid w:val="001D652E"/>
    <w:rsid w:val="001D7003"/>
    <w:rsid w:val="001E05C4"/>
    <w:rsid w:val="001E0D90"/>
    <w:rsid w:val="001E11D8"/>
    <w:rsid w:val="001E2F45"/>
    <w:rsid w:val="001E423E"/>
    <w:rsid w:val="001E487A"/>
    <w:rsid w:val="001E6227"/>
    <w:rsid w:val="001E69C2"/>
    <w:rsid w:val="001E6CF1"/>
    <w:rsid w:val="001E6ED3"/>
    <w:rsid w:val="001E740E"/>
    <w:rsid w:val="001F138A"/>
    <w:rsid w:val="001F1E9D"/>
    <w:rsid w:val="001F29F1"/>
    <w:rsid w:val="001F3120"/>
    <w:rsid w:val="001F4E10"/>
    <w:rsid w:val="001F51E9"/>
    <w:rsid w:val="001F5255"/>
    <w:rsid w:val="001F5E63"/>
    <w:rsid w:val="001F7BF6"/>
    <w:rsid w:val="002003C8"/>
    <w:rsid w:val="00202756"/>
    <w:rsid w:val="002045DB"/>
    <w:rsid w:val="00210135"/>
    <w:rsid w:val="00210186"/>
    <w:rsid w:val="00211B08"/>
    <w:rsid w:val="0021379E"/>
    <w:rsid w:val="00217034"/>
    <w:rsid w:val="00220C1F"/>
    <w:rsid w:val="002211E1"/>
    <w:rsid w:val="00221741"/>
    <w:rsid w:val="00221B77"/>
    <w:rsid w:val="002239A0"/>
    <w:rsid w:val="002251C2"/>
    <w:rsid w:val="00225E95"/>
    <w:rsid w:val="00225EE7"/>
    <w:rsid w:val="0022741D"/>
    <w:rsid w:val="002278F4"/>
    <w:rsid w:val="002301AD"/>
    <w:rsid w:val="002313F0"/>
    <w:rsid w:val="00232C3E"/>
    <w:rsid w:val="00233512"/>
    <w:rsid w:val="002367A2"/>
    <w:rsid w:val="002375A5"/>
    <w:rsid w:val="002376B4"/>
    <w:rsid w:val="00240001"/>
    <w:rsid w:val="002402ED"/>
    <w:rsid w:val="00241372"/>
    <w:rsid w:val="0024162D"/>
    <w:rsid w:val="002445E0"/>
    <w:rsid w:val="00244D6E"/>
    <w:rsid w:val="002461DC"/>
    <w:rsid w:val="002474DB"/>
    <w:rsid w:val="002474F7"/>
    <w:rsid w:val="002503F5"/>
    <w:rsid w:val="002509FC"/>
    <w:rsid w:val="00253AEE"/>
    <w:rsid w:val="002606DE"/>
    <w:rsid w:val="002609FB"/>
    <w:rsid w:val="0026235B"/>
    <w:rsid w:val="00262700"/>
    <w:rsid w:val="00263103"/>
    <w:rsid w:val="00265170"/>
    <w:rsid w:val="002656E9"/>
    <w:rsid w:val="002657BE"/>
    <w:rsid w:val="00265C9E"/>
    <w:rsid w:val="002661C1"/>
    <w:rsid w:val="0026719C"/>
    <w:rsid w:val="0026734B"/>
    <w:rsid w:val="00271F5E"/>
    <w:rsid w:val="00275A7A"/>
    <w:rsid w:val="00277D15"/>
    <w:rsid w:val="00281480"/>
    <w:rsid w:val="002820E2"/>
    <w:rsid w:val="00282D04"/>
    <w:rsid w:val="00283D28"/>
    <w:rsid w:val="00284997"/>
    <w:rsid w:val="00286A70"/>
    <w:rsid w:val="00292105"/>
    <w:rsid w:val="00292BFE"/>
    <w:rsid w:val="00296E0F"/>
    <w:rsid w:val="002A0110"/>
    <w:rsid w:val="002A10D9"/>
    <w:rsid w:val="002A1A20"/>
    <w:rsid w:val="002A47FC"/>
    <w:rsid w:val="002B0F3D"/>
    <w:rsid w:val="002B281D"/>
    <w:rsid w:val="002B3072"/>
    <w:rsid w:val="002B322A"/>
    <w:rsid w:val="002B403B"/>
    <w:rsid w:val="002B467E"/>
    <w:rsid w:val="002B7630"/>
    <w:rsid w:val="002C175A"/>
    <w:rsid w:val="002C329F"/>
    <w:rsid w:val="002C335A"/>
    <w:rsid w:val="002C4A4D"/>
    <w:rsid w:val="002C4DC4"/>
    <w:rsid w:val="002C4E54"/>
    <w:rsid w:val="002C6854"/>
    <w:rsid w:val="002D3CAA"/>
    <w:rsid w:val="002D442D"/>
    <w:rsid w:val="002D4ED6"/>
    <w:rsid w:val="002D703A"/>
    <w:rsid w:val="002E0554"/>
    <w:rsid w:val="002E1081"/>
    <w:rsid w:val="002E35E2"/>
    <w:rsid w:val="002E40F0"/>
    <w:rsid w:val="002E530D"/>
    <w:rsid w:val="002F0442"/>
    <w:rsid w:val="002F3DCE"/>
    <w:rsid w:val="002F3E8C"/>
    <w:rsid w:val="002F500C"/>
    <w:rsid w:val="00304641"/>
    <w:rsid w:val="00305442"/>
    <w:rsid w:val="00310A88"/>
    <w:rsid w:val="00310E54"/>
    <w:rsid w:val="00313B16"/>
    <w:rsid w:val="00316366"/>
    <w:rsid w:val="003163C0"/>
    <w:rsid w:val="00317175"/>
    <w:rsid w:val="00317568"/>
    <w:rsid w:val="00320181"/>
    <w:rsid w:val="00320561"/>
    <w:rsid w:val="00321F94"/>
    <w:rsid w:val="00323BB1"/>
    <w:rsid w:val="0032530C"/>
    <w:rsid w:val="003305B7"/>
    <w:rsid w:val="00331162"/>
    <w:rsid w:val="003315AA"/>
    <w:rsid w:val="003332C7"/>
    <w:rsid w:val="003340D6"/>
    <w:rsid w:val="00334680"/>
    <w:rsid w:val="00335033"/>
    <w:rsid w:val="00335196"/>
    <w:rsid w:val="00335B0B"/>
    <w:rsid w:val="00336C52"/>
    <w:rsid w:val="00337972"/>
    <w:rsid w:val="003425E2"/>
    <w:rsid w:val="00343F06"/>
    <w:rsid w:val="00346B28"/>
    <w:rsid w:val="00346DE1"/>
    <w:rsid w:val="003510FA"/>
    <w:rsid w:val="00352018"/>
    <w:rsid w:val="00352CB9"/>
    <w:rsid w:val="00353317"/>
    <w:rsid w:val="0035465F"/>
    <w:rsid w:val="00354B83"/>
    <w:rsid w:val="0035728A"/>
    <w:rsid w:val="00361B1F"/>
    <w:rsid w:val="003620D3"/>
    <w:rsid w:val="00362C94"/>
    <w:rsid w:val="003673C6"/>
    <w:rsid w:val="00370950"/>
    <w:rsid w:val="00370B2C"/>
    <w:rsid w:val="00370D4D"/>
    <w:rsid w:val="00370E23"/>
    <w:rsid w:val="00371C2C"/>
    <w:rsid w:val="00372068"/>
    <w:rsid w:val="003734C3"/>
    <w:rsid w:val="00373513"/>
    <w:rsid w:val="003807BB"/>
    <w:rsid w:val="00381B4C"/>
    <w:rsid w:val="003839BF"/>
    <w:rsid w:val="00384DB0"/>
    <w:rsid w:val="00385D18"/>
    <w:rsid w:val="003876B3"/>
    <w:rsid w:val="00387D69"/>
    <w:rsid w:val="003916E2"/>
    <w:rsid w:val="003937EA"/>
    <w:rsid w:val="00397DE3"/>
    <w:rsid w:val="00397FBB"/>
    <w:rsid w:val="003A07CB"/>
    <w:rsid w:val="003A5265"/>
    <w:rsid w:val="003A5C69"/>
    <w:rsid w:val="003B08EE"/>
    <w:rsid w:val="003B1195"/>
    <w:rsid w:val="003B2985"/>
    <w:rsid w:val="003B44C3"/>
    <w:rsid w:val="003C0C89"/>
    <w:rsid w:val="003C255C"/>
    <w:rsid w:val="003C4C69"/>
    <w:rsid w:val="003C51B1"/>
    <w:rsid w:val="003C5797"/>
    <w:rsid w:val="003C69FA"/>
    <w:rsid w:val="003C7AB2"/>
    <w:rsid w:val="003E29E8"/>
    <w:rsid w:val="003E3CD5"/>
    <w:rsid w:val="003E42A3"/>
    <w:rsid w:val="003E4EBB"/>
    <w:rsid w:val="003E4F12"/>
    <w:rsid w:val="003E50AD"/>
    <w:rsid w:val="003E5D79"/>
    <w:rsid w:val="003E63BC"/>
    <w:rsid w:val="003E6845"/>
    <w:rsid w:val="003E75A7"/>
    <w:rsid w:val="003E799C"/>
    <w:rsid w:val="003F4741"/>
    <w:rsid w:val="003F727B"/>
    <w:rsid w:val="00402114"/>
    <w:rsid w:val="0040283A"/>
    <w:rsid w:val="00402DCD"/>
    <w:rsid w:val="00404A04"/>
    <w:rsid w:val="00405416"/>
    <w:rsid w:val="00406174"/>
    <w:rsid w:val="004067D8"/>
    <w:rsid w:val="00406BA2"/>
    <w:rsid w:val="00407FB1"/>
    <w:rsid w:val="004124C1"/>
    <w:rsid w:val="004134B8"/>
    <w:rsid w:val="00413ED7"/>
    <w:rsid w:val="004151DB"/>
    <w:rsid w:val="0041598C"/>
    <w:rsid w:val="00416E6E"/>
    <w:rsid w:val="00416ECD"/>
    <w:rsid w:val="004246BC"/>
    <w:rsid w:val="00426781"/>
    <w:rsid w:val="00427065"/>
    <w:rsid w:val="00427961"/>
    <w:rsid w:val="0043489B"/>
    <w:rsid w:val="00435D6B"/>
    <w:rsid w:val="00436A57"/>
    <w:rsid w:val="00436AA0"/>
    <w:rsid w:val="00436E1A"/>
    <w:rsid w:val="00437D8B"/>
    <w:rsid w:val="00440CF6"/>
    <w:rsid w:val="00443BF9"/>
    <w:rsid w:val="00444283"/>
    <w:rsid w:val="004458F4"/>
    <w:rsid w:val="004469B9"/>
    <w:rsid w:val="00446F46"/>
    <w:rsid w:val="00447B95"/>
    <w:rsid w:val="00451553"/>
    <w:rsid w:val="00451E56"/>
    <w:rsid w:val="00454C0C"/>
    <w:rsid w:val="0046040C"/>
    <w:rsid w:val="00460705"/>
    <w:rsid w:val="00464C2E"/>
    <w:rsid w:val="00465A10"/>
    <w:rsid w:val="00471EB5"/>
    <w:rsid w:val="004726EB"/>
    <w:rsid w:val="004815B4"/>
    <w:rsid w:val="00482CC2"/>
    <w:rsid w:val="00483BD5"/>
    <w:rsid w:val="0048433E"/>
    <w:rsid w:val="004862D3"/>
    <w:rsid w:val="004908AB"/>
    <w:rsid w:val="00491037"/>
    <w:rsid w:val="004A031D"/>
    <w:rsid w:val="004A159F"/>
    <w:rsid w:val="004A2196"/>
    <w:rsid w:val="004A24D6"/>
    <w:rsid w:val="004A2816"/>
    <w:rsid w:val="004A2FD9"/>
    <w:rsid w:val="004B1EDE"/>
    <w:rsid w:val="004B527D"/>
    <w:rsid w:val="004B5915"/>
    <w:rsid w:val="004B5D4A"/>
    <w:rsid w:val="004B6211"/>
    <w:rsid w:val="004B7E35"/>
    <w:rsid w:val="004C0945"/>
    <w:rsid w:val="004C10DE"/>
    <w:rsid w:val="004C15E7"/>
    <w:rsid w:val="004C2FF7"/>
    <w:rsid w:val="004C484A"/>
    <w:rsid w:val="004C52A4"/>
    <w:rsid w:val="004C5DC7"/>
    <w:rsid w:val="004C67DA"/>
    <w:rsid w:val="004C796B"/>
    <w:rsid w:val="004D0E71"/>
    <w:rsid w:val="004D21AA"/>
    <w:rsid w:val="004D452F"/>
    <w:rsid w:val="004D60BB"/>
    <w:rsid w:val="004D679A"/>
    <w:rsid w:val="004E1A99"/>
    <w:rsid w:val="004E2708"/>
    <w:rsid w:val="004E6F64"/>
    <w:rsid w:val="004E73C9"/>
    <w:rsid w:val="004F376D"/>
    <w:rsid w:val="004F48B2"/>
    <w:rsid w:val="004F4DFD"/>
    <w:rsid w:val="004F52F2"/>
    <w:rsid w:val="004F5A83"/>
    <w:rsid w:val="004F6C7B"/>
    <w:rsid w:val="004F73F7"/>
    <w:rsid w:val="004F79CD"/>
    <w:rsid w:val="00502957"/>
    <w:rsid w:val="0050426D"/>
    <w:rsid w:val="00504EF0"/>
    <w:rsid w:val="0050684D"/>
    <w:rsid w:val="005079A1"/>
    <w:rsid w:val="0051272F"/>
    <w:rsid w:val="00512D6C"/>
    <w:rsid w:val="005144F7"/>
    <w:rsid w:val="00517339"/>
    <w:rsid w:val="005179B5"/>
    <w:rsid w:val="00520949"/>
    <w:rsid w:val="005217A2"/>
    <w:rsid w:val="00521FFA"/>
    <w:rsid w:val="005238D6"/>
    <w:rsid w:val="00524C65"/>
    <w:rsid w:val="005275CB"/>
    <w:rsid w:val="00531120"/>
    <w:rsid w:val="005324C8"/>
    <w:rsid w:val="00537617"/>
    <w:rsid w:val="0054065A"/>
    <w:rsid w:val="00541282"/>
    <w:rsid w:val="0054449F"/>
    <w:rsid w:val="00546C4A"/>
    <w:rsid w:val="00550A30"/>
    <w:rsid w:val="00550DB7"/>
    <w:rsid w:val="00551644"/>
    <w:rsid w:val="00551918"/>
    <w:rsid w:val="005522C5"/>
    <w:rsid w:val="0055237A"/>
    <w:rsid w:val="00554227"/>
    <w:rsid w:val="00555113"/>
    <w:rsid w:val="00556C70"/>
    <w:rsid w:val="00561AA3"/>
    <w:rsid w:val="00562D35"/>
    <w:rsid w:val="00566EE7"/>
    <w:rsid w:val="00566FAA"/>
    <w:rsid w:val="0056716A"/>
    <w:rsid w:val="00567556"/>
    <w:rsid w:val="005675C1"/>
    <w:rsid w:val="00570313"/>
    <w:rsid w:val="00570887"/>
    <w:rsid w:val="00570A8F"/>
    <w:rsid w:val="00572347"/>
    <w:rsid w:val="005761B0"/>
    <w:rsid w:val="00577A17"/>
    <w:rsid w:val="00580AA4"/>
    <w:rsid w:val="005815F2"/>
    <w:rsid w:val="00581CD2"/>
    <w:rsid w:val="00582440"/>
    <w:rsid w:val="00583302"/>
    <w:rsid w:val="005857E4"/>
    <w:rsid w:val="005859D9"/>
    <w:rsid w:val="00586739"/>
    <w:rsid w:val="00586B98"/>
    <w:rsid w:val="00587975"/>
    <w:rsid w:val="00587DFA"/>
    <w:rsid w:val="005936A3"/>
    <w:rsid w:val="00594844"/>
    <w:rsid w:val="00595818"/>
    <w:rsid w:val="00596FC9"/>
    <w:rsid w:val="005A0642"/>
    <w:rsid w:val="005A1485"/>
    <w:rsid w:val="005A1704"/>
    <w:rsid w:val="005A2815"/>
    <w:rsid w:val="005A2B14"/>
    <w:rsid w:val="005A3B7B"/>
    <w:rsid w:val="005A670D"/>
    <w:rsid w:val="005B066E"/>
    <w:rsid w:val="005B10B4"/>
    <w:rsid w:val="005B2A2D"/>
    <w:rsid w:val="005B4527"/>
    <w:rsid w:val="005B45D1"/>
    <w:rsid w:val="005B652C"/>
    <w:rsid w:val="005B6CB0"/>
    <w:rsid w:val="005C00E0"/>
    <w:rsid w:val="005C3C47"/>
    <w:rsid w:val="005C43E2"/>
    <w:rsid w:val="005C4D31"/>
    <w:rsid w:val="005C5E6B"/>
    <w:rsid w:val="005C7359"/>
    <w:rsid w:val="005D0DFE"/>
    <w:rsid w:val="005D1C65"/>
    <w:rsid w:val="005D643E"/>
    <w:rsid w:val="005E2352"/>
    <w:rsid w:val="005E3FE4"/>
    <w:rsid w:val="005E65F8"/>
    <w:rsid w:val="005F3899"/>
    <w:rsid w:val="005F6C1A"/>
    <w:rsid w:val="005F707C"/>
    <w:rsid w:val="005F7337"/>
    <w:rsid w:val="00601625"/>
    <w:rsid w:val="00602DB8"/>
    <w:rsid w:val="00603389"/>
    <w:rsid w:val="00605571"/>
    <w:rsid w:val="006056C6"/>
    <w:rsid w:val="0061223F"/>
    <w:rsid w:val="00613935"/>
    <w:rsid w:val="006160D3"/>
    <w:rsid w:val="00617CCE"/>
    <w:rsid w:val="00621F34"/>
    <w:rsid w:val="00623881"/>
    <w:rsid w:val="00626858"/>
    <w:rsid w:val="006278F7"/>
    <w:rsid w:val="00632D56"/>
    <w:rsid w:val="006336AC"/>
    <w:rsid w:val="00633F5F"/>
    <w:rsid w:val="00635461"/>
    <w:rsid w:val="0063622A"/>
    <w:rsid w:val="0063731D"/>
    <w:rsid w:val="00640108"/>
    <w:rsid w:val="00640886"/>
    <w:rsid w:val="00640D02"/>
    <w:rsid w:val="00640E1D"/>
    <w:rsid w:val="00642184"/>
    <w:rsid w:val="00646DFB"/>
    <w:rsid w:val="006529D4"/>
    <w:rsid w:val="00657DF0"/>
    <w:rsid w:val="00660CE7"/>
    <w:rsid w:val="00661181"/>
    <w:rsid w:val="006622C7"/>
    <w:rsid w:val="00662AED"/>
    <w:rsid w:val="006664F9"/>
    <w:rsid w:val="0067205B"/>
    <w:rsid w:val="00672334"/>
    <w:rsid w:val="00672740"/>
    <w:rsid w:val="00677760"/>
    <w:rsid w:val="006779E2"/>
    <w:rsid w:val="00683F93"/>
    <w:rsid w:val="00684FF3"/>
    <w:rsid w:val="006860AA"/>
    <w:rsid w:val="00687CEB"/>
    <w:rsid w:val="0069046E"/>
    <w:rsid w:val="006907F2"/>
    <w:rsid w:val="00690A3D"/>
    <w:rsid w:val="00690A84"/>
    <w:rsid w:val="00692370"/>
    <w:rsid w:val="00693159"/>
    <w:rsid w:val="0069374F"/>
    <w:rsid w:val="0069416A"/>
    <w:rsid w:val="00696240"/>
    <w:rsid w:val="00697137"/>
    <w:rsid w:val="006978AC"/>
    <w:rsid w:val="006A0601"/>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2B3F"/>
    <w:rsid w:val="006E406C"/>
    <w:rsid w:val="006E51AB"/>
    <w:rsid w:val="006E53A2"/>
    <w:rsid w:val="006F00C2"/>
    <w:rsid w:val="006F0662"/>
    <w:rsid w:val="006F173B"/>
    <w:rsid w:val="006F428F"/>
    <w:rsid w:val="006F5EB3"/>
    <w:rsid w:val="006F652B"/>
    <w:rsid w:val="00701CED"/>
    <w:rsid w:val="00702225"/>
    <w:rsid w:val="007022EF"/>
    <w:rsid w:val="00706397"/>
    <w:rsid w:val="00706512"/>
    <w:rsid w:val="007068F1"/>
    <w:rsid w:val="00710488"/>
    <w:rsid w:val="0071135A"/>
    <w:rsid w:val="00711C10"/>
    <w:rsid w:val="00713A24"/>
    <w:rsid w:val="007148AF"/>
    <w:rsid w:val="0071504D"/>
    <w:rsid w:val="007155FB"/>
    <w:rsid w:val="007163A8"/>
    <w:rsid w:val="00716D50"/>
    <w:rsid w:val="00716F7F"/>
    <w:rsid w:val="00717464"/>
    <w:rsid w:val="00717A3A"/>
    <w:rsid w:val="00721CA0"/>
    <w:rsid w:val="00722A84"/>
    <w:rsid w:val="007243C7"/>
    <w:rsid w:val="00724AE2"/>
    <w:rsid w:val="007250B6"/>
    <w:rsid w:val="0073419A"/>
    <w:rsid w:val="00734C74"/>
    <w:rsid w:val="00734E9E"/>
    <w:rsid w:val="00736A00"/>
    <w:rsid w:val="007376C6"/>
    <w:rsid w:val="00737737"/>
    <w:rsid w:val="00737C36"/>
    <w:rsid w:val="007419FE"/>
    <w:rsid w:val="00744BF7"/>
    <w:rsid w:val="007468FE"/>
    <w:rsid w:val="00750C62"/>
    <w:rsid w:val="00751E10"/>
    <w:rsid w:val="0075236F"/>
    <w:rsid w:val="00752BEB"/>
    <w:rsid w:val="00754130"/>
    <w:rsid w:val="0075571E"/>
    <w:rsid w:val="00755CDF"/>
    <w:rsid w:val="00757146"/>
    <w:rsid w:val="007614A3"/>
    <w:rsid w:val="007617EB"/>
    <w:rsid w:val="007631F6"/>
    <w:rsid w:val="0076684E"/>
    <w:rsid w:val="00767CCB"/>
    <w:rsid w:val="007710BF"/>
    <w:rsid w:val="00772707"/>
    <w:rsid w:val="007732F4"/>
    <w:rsid w:val="00774BF0"/>
    <w:rsid w:val="00776430"/>
    <w:rsid w:val="00776C9A"/>
    <w:rsid w:val="007773BC"/>
    <w:rsid w:val="00783969"/>
    <w:rsid w:val="00783F39"/>
    <w:rsid w:val="007852BB"/>
    <w:rsid w:val="007863A0"/>
    <w:rsid w:val="00791046"/>
    <w:rsid w:val="007915CD"/>
    <w:rsid w:val="0079177D"/>
    <w:rsid w:val="00792326"/>
    <w:rsid w:val="007926BE"/>
    <w:rsid w:val="00792912"/>
    <w:rsid w:val="0079725A"/>
    <w:rsid w:val="007A0CC6"/>
    <w:rsid w:val="007A25D4"/>
    <w:rsid w:val="007A37BA"/>
    <w:rsid w:val="007A3D5E"/>
    <w:rsid w:val="007A6C12"/>
    <w:rsid w:val="007B018B"/>
    <w:rsid w:val="007B163C"/>
    <w:rsid w:val="007B1CE3"/>
    <w:rsid w:val="007B26CF"/>
    <w:rsid w:val="007B42AC"/>
    <w:rsid w:val="007B43C4"/>
    <w:rsid w:val="007B703F"/>
    <w:rsid w:val="007B7599"/>
    <w:rsid w:val="007C14DD"/>
    <w:rsid w:val="007C2FCA"/>
    <w:rsid w:val="007D19C5"/>
    <w:rsid w:val="007D2038"/>
    <w:rsid w:val="007D270B"/>
    <w:rsid w:val="007D3000"/>
    <w:rsid w:val="007D5137"/>
    <w:rsid w:val="007D5A74"/>
    <w:rsid w:val="007D5DCB"/>
    <w:rsid w:val="007D62E8"/>
    <w:rsid w:val="007D6497"/>
    <w:rsid w:val="007D6D89"/>
    <w:rsid w:val="007D7BF2"/>
    <w:rsid w:val="007E0334"/>
    <w:rsid w:val="007E04E2"/>
    <w:rsid w:val="007E0C53"/>
    <w:rsid w:val="007E2BDA"/>
    <w:rsid w:val="007E471B"/>
    <w:rsid w:val="007E492B"/>
    <w:rsid w:val="007E5546"/>
    <w:rsid w:val="007E5AAE"/>
    <w:rsid w:val="007E6E1C"/>
    <w:rsid w:val="007E751F"/>
    <w:rsid w:val="007F042E"/>
    <w:rsid w:val="007F071A"/>
    <w:rsid w:val="007F0D5B"/>
    <w:rsid w:val="007F20C1"/>
    <w:rsid w:val="007F2B0C"/>
    <w:rsid w:val="007F3E28"/>
    <w:rsid w:val="007F6186"/>
    <w:rsid w:val="007F63DC"/>
    <w:rsid w:val="007F78FB"/>
    <w:rsid w:val="007F7B85"/>
    <w:rsid w:val="008005D1"/>
    <w:rsid w:val="008017B9"/>
    <w:rsid w:val="00804615"/>
    <w:rsid w:val="00804653"/>
    <w:rsid w:val="00806A45"/>
    <w:rsid w:val="00813E20"/>
    <w:rsid w:val="0081480E"/>
    <w:rsid w:val="00820FC5"/>
    <w:rsid w:val="00822F01"/>
    <w:rsid w:val="0082566B"/>
    <w:rsid w:val="0082671D"/>
    <w:rsid w:val="00830129"/>
    <w:rsid w:val="00831BA7"/>
    <w:rsid w:val="008366D4"/>
    <w:rsid w:val="00837399"/>
    <w:rsid w:val="0084039F"/>
    <w:rsid w:val="00840D61"/>
    <w:rsid w:val="00841543"/>
    <w:rsid w:val="00841A75"/>
    <w:rsid w:val="00843590"/>
    <w:rsid w:val="00844D5F"/>
    <w:rsid w:val="0084529F"/>
    <w:rsid w:val="008458BC"/>
    <w:rsid w:val="00845E02"/>
    <w:rsid w:val="00846B24"/>
    <w:rsid w:val="00846D45"/>
    <w:rsid w:val="0085335C"/>
    <w:rsid w:val="00856B08"/>
    <w:rsid w:val="008576E0"/>
    <w:rsid w:val="0085797D"/>
    <w:rsid w:val="00860EDA"/>
    <w:rsid w:val="00861CC4"/>
    <w:rsid w:val="00862C5A"/>
    <w:rsid w:val="00862FF1"/>
    <w:rsid w:val="0086691A"/>
    <w:rsid w:val="00870627"/>
    <w:rsid w:val="00871B80"/>
    <w:rsid w:val="008739BB"/>
    <w:rsid w:val="008753CB"/>
    <w:rsid w:val="0087634F"/>
    <w:rsid w:val="00876C29"/>
    <w:rsid w:val="00880839"/>
    <w:rsid w:val="00881949"/>
    <w:rsid w:val="0088297B"/>
    <w:rsid w:val="00884E42"/>
    <w:rsid w:val="00885E7B"/>
    <w:rsid w:val="0088628B"/>
    <w:rsid w:val="00887BD6"/>
    <w:rsid w:val="008902F6"/>
    <w:rsid w:val="008931DD"/>
    <w:rsid w:val="00893B9A"/>
    <w:rsid w:val="00894D5D"/>
    <w:rsid w:val="008968FA"/>
    <w:rsid w:val="00897832"/>
    <w:rsid w:val="008A1478"/>
    <w:rsid w:val="008A32BF"/>
    <w:rsid w:val="008A582A"/>
    <w:rsid w:val="008A7993"/>
    <w:rsid w:val="008A7E17"/>
    <w:rsid w:val="008B018D"/>
    <w:rsid w:val="008B25CA"/>
    <w:rsid w:val="008B2DA1"/>
    <w:rsid w:val="008B37B9"/>
    <w:rsid w:val="008C4265"/>
    <w:rsid w:val="008C5761"/>
    <w:rsid w:val="008D15CC"/>
    <w:rsid w:val="008D1FFF"/>
    <w:rsid w:val="008D4DC3"/>
    <w:rsid w:val="008D7358"/>
    <w:rsid w:val="008E10E7"/>
    <w:rsid w:val="008E3A43"/>
    <w:rsid w:val="008E6986"/>
    <w:rsid w:val="008F2AC2"/>
    <w:rsid w:val="008F3D6C"/>
    <w:rsid w:val="008F573E"/>
    <w:rsid w:val="008F7935"/>
    <w:rsid w:val="008F7BBB"/>
    <w:rsid w:val="008F7F2B"/>
    <w:rsid w:val="0090005D"/>
    <w:rsid w:val="0090049C"/>
    <w:rsid w:val="009029A7"/>
    <w:rsid w:val="00906221"/>
    <w:rsid w:val="00906CE2"/>
    <w:rsid w:val="0091044D"/>
    <w:rsid w:val="0091066F"/>
    <w:rsid w:val="009132F2"/>
    <w:rsid w:val="00914BEB"/>
    <w:rsid w:val="00917C3A"/>
    <w:rsid w:val="0092023F"/>
    <w:rsid w:val="00922165"/>
    <w:rsid w:val="00922418"/>
    <w:rsid w:val="00922D2A"/>
    <w:rsid w:val="009231C1"/>
    <w:rsid w:val="00923F6D"/>
    <w:rsid w:val="00925C78"/>
    <w:rsid w:val="0093041A"/>
    <w:rsid w:val="0093207E"/>
    <w:rsid w:val="00935487"/>
    <w:rsid w:val="009363B5"/>
    <w:rsid w:val="00940301"/>
    <w:rsid w:val="0094065E"/>
    <w:rsid w:val="009413A4"/>
    <w:rsid w:val="009419AD"/>
    <w:rsid w:val="00942DD3"/>
    <w:rsid w:val="00943A4F"/>
    <w:rsid w:val="009448D5"/>
    <w:rsid w:val="0094620A"/>
    <w:rsid w:val="00950039"/>
    <w:rsid w:val="00950E17"/>
    <w:rsid w:val="00951141"/>
    <w:rsid w:val="00953338"/>
    <w:rsid w:val="00953427"/>
    <w:rsid w:val="009543F5"/>
    <w:rsid w:val="009603C9"/>
    <w:rsid w:val="009636AA"/>
    <w:rsid w:val="009662A4"/>
    <w:rsid w:val="00967E09"/>
    <w:rsid w:val="009727AF"/>
    <w:rsid w:val="00975089"/>
    <w:rsid w:val="00976725"/>
    <w:rsid w:val="00982487"/>
    <w:rsid w:val="009846D2"/>
    <w:rsid w:val="00991B76"/>
    <w:rsid w:val="00994CA4"/>
    <w:rsid w:val="00994E79"/>
    <w:rsid w:val="009A08CD"/>
    <w:rsid w:val="009A3D66"/>
    <w:rsid w:val="009A55FE"/>
    <w:rsid w:val="009A673B"/>
    <w:rsid w:val="009A777F"/>
    <w:rsid w:val="009B04BB"/>
    <w:rsid w:val="009B1B4D"/>
    <w:rsid w:val="009B248C"/>
    <w:rsid w:val="009B447D"/>
    <w:rsid w:val="009B50C4"/>
    <w:rsid w:val="009B58B3"/>
    <w:rsid w:val="009C2CB3"/>
    <w:rsid w:val="009C74A4"/>
    <w:rsid w:val="009D0A18"/>
    <w:rsid w:val="009D2659"/>
    <w:rsid w:val="009D3878"/>
    <w:rsid w:val="009D3BFA"/>
    <w:rsid w:val="009D5401"/>
    <w:rsid w:val="009D6FCD"/>
    <w:rsid w:val="009E12CE"/>
    <w:rsid w:val="009E27F3"/>
    <w:rsid w:val="009E2CAF"/>
    <w:rsid w:val="009E4200"/>
    <w:rsid w:val="009E631B"/>
    <w:rsid w:val="009F17A8"/>
    <w:rsid w:val="009F2077"/>
    <w:rsid w:val="009F2090"/>
    <w:rsid w:val="009F296F"/>
    <w:rsid w:val="009F6629"/>
    <w:rsid w:val="009F69D7"/>
    <w:rsid w:val="00A03EFE"/>
    <w:rsid w:val="00A044C3"/>
    <w:rsid w:val="00A04D3E"/>
    <w:rsid w:val="00A06A21"/>
    <w:rsid w:val="00A10719"/>
    <w:rsid w:val="00A110BD"/>
    <w:rsid w:val="00A119C8"/>
    <w:rsid w:val="00A15361"/>
    <w:rsid w:val="00A169A3"/>
    <w:rsid w:val="00A17B94"/>
    <w:rsid w:val="00A20387"/>
    <w:rsid w:val="00A25A87"/>
    <w:rsid w:val="00A25FE8"/>
    <w:rsid w:val="00A261D2"/>
    <w:rsid w:val="00A2754A"/>
    <w:rsid w:val="00A321F0"/>
    <w:rsid w:val="00A32852"/>
    <w:rsid w:val="00A3446C"/>
    <w:rsid w:val="00A3486B"/>
    <w:rsid w:val="00A34B2D"/>
    <w:rsid w:val="00A36BFD"/>
    <w:rsid w:val="00A373B0"/>
    <w:rsid w:val="00A42503"/>
    <w:rsid w:val="00A42D4D"/>
    <w:rsid w:val="00A44A28"/>
    <w:rsid w:val="00A46911"/>
    <w:rsid w:val="00A53F75"/>
    <w:rsid w:val="00A57073"/>
    <w:rsid w:val="00A60289"/>
    <w:rsid w:val="00A60C54"/>
    <w:rsid w:val="00A60D34"/>
    <w:rsid w:val="00A62A59"/>
    <w:rsid w:val="00A63331"/>
    <w:rsid w:val="00A63550"/>
    <w:rsid w:val="00A63AFC"/>
    <w:rsid w:val="00A6661E"/>
    <w:rsid w:val="00A7280E"/>
    <w:rsid w:val="00A72C80"/>
    <w:rsid w:val="00A73FBD"/>
    <w:rsid w:val="00A749C7"/>
    <w:rsid w:val="00A74B96"/>
    <w:rsid w:val="00A761F0"/>
    <w:rsid w:val="00A802EE"/>
    <w:rsid w:val="00A80FBC"/>
    <w:rsid w:val="00A81D71"/>
    <w:rsid w:val="00A82551"/>
    <w:rsid w:val="00A845CC"/>
    <w:rsid w:val="00A85ADE"/>
    <w:rsid w:val="00A864ED"/>
    <w:rsid w:val="00A87061"/>
    <w:rsid w:val="00A909CC"/>
    <w:rsid w:val="00A90D31"/>
    <w:rsid w:val="00AA12A8"/>
    <w:rsid w:val="00AA17BD"/>
    <w:rsid w:val="00AA2D8F"/>
    <w:rsid w:val="00AA2F7C"/>
    <w:rsid w:val="00AA440F"/>
    <w:rsid w:val="00AA5996"/>
    <w:rsid w:val="00AA5A59"/>
    <w:rsid w:val="00AA71DF"/>
    <w:rsid w:val="00AA7ABD"/>
    <w:rsid w:val="00AB061A"/>
    <w:rsid w:val="00AB07CA"/>
    <w:rsid w:val="00AB1211"/>
    <w:rsid w:val="00AB378F"/>
    <w:rsid w:val="00AB3BDB"/>
    <w:rsid w:val="00AB4473"/>
    <w:rsid w:val="00AB5F2A"/>
    <w:rsid w:val="00AB6EEF"/>
    <w:rsid w:val="00AB75FF"/>
    <w:rsid w:val="00AC136A"/>
    <w:rsid w:val="00AC2EE0"/>
    <w:rsid w:val="00AC3CCF"/>
    <w:rsid w:val="00AC43C8"/>
    <w:rsid w:val="00AC4F2E"/>
    <w:rsid w:val="00AC7150"/>
    <w:rsid w:val="00AD6778"/>
    <w:rsid w:val="00AE0103"/>
    <w:rsid w:val="00AE1D88"/>
    <w:rsid w:val="00AE363C"/>
    <w:rsid w:val="00AE4DEA"/>
    <w:rsid w:val="00AE57A5"/>
    <w:rsid w:val="00AE57BC"/>
    <w:rsid w:val="00AE586F"/>
    <w:rsid w:val="00AF52CA"/>
    <w:rsid w:val="00AF5CF2"/>
    <w:rsid w:val="00AF614F"/>
    <w:rsid w:val="00AF639D"/>
    <w:rsid w:val="00AF7E75"/>
    <w:rsid w:val="00B00354"/>
    <w:rsid w:val="00B00864"/>
    <w:rsid w:val="00B01341"/>
    <w:rsid w:val="00B02202"/>
    <w:rsid w:val="00B0399A"/>
    <w:rsid w:val="00B03F69"/>
    <w:rsid w:val="00B052A8"/>
    <w:rsid w:val="00B07930"/>
    <w:rsid w:val="00B07C56"/>
    <w:rsid w:val="00B11F4A"/>
    <w:rsid w:val="00B1434C"/>
    <w:rsid w:val="00B17633"/>
    <w:rsid w:val="00B210A1"/>
    <w:rsid w:val="00B2141E"/>
    <w:rsid w:val="00B2184A"/>
    <w:rsid w:val="00B22574"/>
    <w:rsid w:val="00B230A3"/>
    <w:rsid w:val="00B24223"/>
    <w:rsid w:val="00B2742E"/>
    <w:rsid w:val="00B310C2"/>
    <w:rsid w:val="00B36848"/>
    <w:rsid w:val="00B37DAB"/>
    <w:rsid w:val="00B4056F"/>
    <w:rsid w:val="00B41EEE"/>
    <w:rsid w:val="00B42511"/>
    <w:rsid w:val="00B43A23"/>
    <w:rsid w:val="00B452A5"/>
    <w:rsid w:val="00B45F0C"/>
    <w:rsid w:val="00B4663D"/>
    <w:rsid w:val="00B46DEF"/>
    <w:rsid w:val="00B50326"/>
    <w:rsid w:val="00B552FD"/>
    <w:rsid w:val="00B55527"/>
    <w:rsid w:val="00B60D5D"/>
    <w:rsid w:val="00B61028"/>
    <w:rsid w:val="00B64716"/>
    <w:rsid w:val="00B667C8"/>
    <w:rsid w:val="00B66E09"/>
    <w:rsid w:val="00B67887"/>
    <w:rsid w:val="00B70195"/>
    <w:rsid w:val="00B7146B"/>
    <w:rsid w:val="00B71EF0"/>
    <w:rsid w:val="00B77ECF"/>
    <w:rsid w:val="00B80684"/>
    <w:rsid w:val="00B80ED6"/>
    <w:rsid w:val="00B82503"/>
    <w:rsid w:val="00B829F4"/>
    <w:rsid w:val="00B82C92"/>
    <w:rsid w:val="00B84A89"/>
    <w:rsid w:val="00B86B4F"/>
    <w:rsid w:val="00B86B85"/>
    <w:rsid w:val="00B901E5"/>
    <w:rsid w:val="00B90508"/>
    <w:rsid w:val="00B967E0"/>
    <w:rsid w:val="00B97BBD"/>
    <w:rsid w:val="00BA500C"/>
    <w:rsid w:val="00BA6C58"/>
    <w:rsid w:val="00BA7B6B"/>
    <w:rsid w:val="00BB14BE"/>
    <w:rsid w:val="00BB2CC8"/>
    <w:rsid w:val="00BB46AD"/>
    <w:rsid w:val="00BB4A2D"/>
    <w:rsid w:val="00BB5228"/>
    <w:rsid w:val="00BB5A0E"/>
    <w:rsid w:val="00BB7269"/>
    <w:rsid w:val="00BB7FEA"/>
    <w:rsid w:val="00BC2306"/>
    <w:rsid w:val="00BC290A"/>
    <w:rsid w:val="00BC52E6"/>
    <w:rsid w:val="00BC759F"/>
    <w:rsid w:val="00BD11F0"/>
    <w:rsid w:val="00BD3C07"/>
    <w:rsid w:val="00BD4861"/>
    <w:rsid w:val="00BD71B0"/>
    <w:rsid w:val="00BE0434"/>
    <w:rsid w:val="00BE2218"/>
    <w:rsid w:val="00BE23FD"/>
    <w:rsid w:val="00BE4D29"/>
    <w:rsid w:val="00BE6CF7"/>
    <w:rsid w:val="00BE754B"/>
    <w:rsid w:val="00BE7EF8"/>
    <w:rsid w:val="00BF13AA"/>
    <w:rsid w:val="00BF1537"/>
    <w:rsid w:val="00BF29B9"/>
    <w:rsid w:val="00BF32BB"/>
    <w:rsid w:val="00BF5194"/>
    <w:rsid w:val="00BF7D8A"/>
    <w:rsid w:val="00C00BC1"/>
    <w:rsid w:val="00C00BEC"/>
    <w:rsid w:val="00C01453"/>
    <w:rsid w:val="00C018C4"/>
    <w:rsid w:val="00C0244C"/>
    <w:rsid w:val="00C03500"/>
    <w:rsid w:val="00C0359A"/>
    <w:rsid w:val="00C03C65"/>
    <w:rsid w:val="00C03EB5"/>
    <w:rsid w:val="00C048F6"/>
    <w:rsid w:val="00C049E5"/>
    <w:rsid w:val="00C072E7"/>
    <w:rsid w:val="00C07B4E"/>
    <w:rsid w:val="00C12DA4"/>
    <w:rsid w:val="00C135E2"/>
    <w:rsid w:val="00C13F42"/>
    <w:rsid w:val="00C158AB"/>
    <w:rsid w:val="00C171E7"/>
    <w:rsid w:val="00C20059"/>
    <w:rsid w:val="00C20363"/>
    <w:rsid w:val="00C21E8F"/>
    <w:rsid w:val="00C226A8"/>
    <w:rsid w:val="00C232DB"/>
    <w:rsid w:val="00C2541F"/>
    <w:rsid w:val="00C260F8"/>
    <w:rsid w:val="00C263C5"/>
    <w:rsid w:val="00C26CF4"/>
    <w:rsid w:val="00C30091"/>
    <w:rsid w:val="00C33C57"/>
    <w:rsid w:val="00C352BF"/>
    <w:rsid w:val="00C42AE0"/>
    <w:rsid w:val="00C45762"/>
    <w:rsid w:val="00C511B5"/>
    <w:rsid w:val="00C54E46"/>
    <w:rsid w:val="00C6123E"/>
    <w:rsid w:val="00C61242"/>
    <w:rsid w:val="00C61AD8"/>
    <w:rsid w:val="00C62A6C"/>
    <w:rsid w:val="00C637FC"/>
    <w:rsid w:val="00C63D59"/>
    <w:rsid w:val="00C6526B"/>
    <w:rsid w:val="00C73F93"/>
    <w:rsid w:val="00C76DEB"/>
    <w:rsid w:val="00C77153"/>
    <w:rsid w:val="00C778B7"/>
    <w:rsid w:val="00C803F8"/>
    <w:rsid w:val="00C8214B"/>
    <w:rsid w:val="00C82E69"/>
    <w:rsid w:val="00C83365"/>
    <w:rsid w:val="00C83AD5"/>
    <w:rsid w:val="00C83CD2"/>
    <w:rsid w:val="00C84A4A"/>
    <w:rsid w:val="00C85783"/>
    <w:rsid w:val="00C921B8"/>
    <w:rsid w:val="00C9228E"/>
    <w:rsid w:val="00C92969"/>
    <w:rsid w:val="00C93A2D"/>
    <w:rsid w:val="00C93F50"/>
    <w:rsid w:val="00C947C8"/>
    <w:rsid w:val="00C954F8"/>
    <w:rsid w:val="00C95E30"/>
    <w:rsid w:val="00C97266"/>
    <w:rsid w:val="00C976FF"/>
    <w:rsid w:val="00CA1A31"/>
    <w:rsid w:val="00CA31BA"/>
    <w:rsid w:val="00CA3F48"/>
    <w:rsid w:val="00CA7A95"/>
    <w:rsid w:val="00CA7C9C"/>
    <w:rsid w:val="00CB174D"/>
    <w:rsid w:val="00CB27C2"/>
    <w:rsid w:val="00CB436D"/>
    <w:rsid w:val="00CB5772"/>
    <w:rsid w:val="00CB5B0F"/>
    <w:rsid w:val="00CB610F"/>
    <w:rsid w:val="00CB6953"/>
    <w:rsid w:val="00CB745E"/>
    <w:rsid w:val="00CC35F9"/>
    <w:rsid w:val="00CC67DB"/>
    <w:rsid w:val="00CD4601"/>
    <w:rsid w:val="00CD487A"/>
    <w:rsid w:val="00CD5E9C"/>
    <w:rsid w:val="00CD6667"/>
    <w:rsid w:val="00CE3002"/>
    <w:rsid w:val="00CE41B9"/>
    <w:rsid w:val="00CE6BBF"/>
    <w:rsid w:val="00CE6EA0"/>
    <w:rsid w:val="00CE7C94"/>
    <w:rsid w:val="00CF1629"/>
    <w:rsid w:val="00CF1EFF"/>
    <w:rsid w:val="00CF27D9"/>
    <w:rsid w:val="00CF476E"/>
    <w:rsid w:val="00CF6729"/>
    <w:rsid w:val="00CF6FC3"/>
    <w:rsid w:val="00D0142F"/>
    <w:rsid w:val="00D02A9C"/>
    <w:rsid w:val="00D03D1C"/>
    <w:rsid w:val="00D04075"/>
    <w:rsid w:val="00D06A32"/>
    <w:rsid w:val="00D071AA"/>
    <w:rsid w:val="00D105E5"/>
    <w:rsid w:val="00D10D5E"/>
    <w:rsid w:val="00D10EA6"/>
    <w:rsid w:val="00D111F2"/>
    <w:rsid w:val="00D13086"/>
    <w:rsid w:val="00D1418A"/>
    <w:rsid w:val="00D14A45"/>
    <w:rsid w:val="00D16007"/>
    <w:rsid w:val="00D17975"/>
    <w:rsid w:val="00D20D34"/>
    <w:rsid w:val="00D22B08"/>
    <w:rsid w:val="00D25E31"/>
    <w:rsid w:val="00D26C7A"/>
    <w:rsid w:val="00D307D6"/>
    <w:rsid w:val="00D320A4"/>
    <w:rsid w:val="00D326C2"/>
    <w:rsid w:val="00D344C3"/>
    <w:rsid w:val="00D404D1"/>
    <w:rsid w:val="00D42500"/>
    <w:rsid w:val="00D42717"/>
    <w:rsid w:val="00D4683F"/>
    <w:rsid w:val="00D478B3"/>
    <w:rsid w:val="00D51DBE"/>
    <w:rsid w:val="00D52E9E"/>
    <w:rsid w:val="00D540C6"/>
    <w:rsid w:val="00D5440D"/>
    <w:rsid w:val="00D5505B"/>
    <w:rsid w:val="00D57F73"/>
    <w:rsid w:val="00D60092"/>
    <w:rsid w:val="00D61A35"/>
    <w:rsid w:val="00D631BF"/>
    <w:rsid w:val="00D64732"/>
    <w:rsid w:val="00D70E23"/>
    <w:rsid w:val="00D73A7D"/>
    <w:rsid w:val="00D749E4"/>
    <w:rsid w:val="00D75148"/>
    <w:rsid w:val="00D7535D"/>
    <w:rsid w:val="00D75D0F"/>
    <w:rsid w:val="00D76B1B"/>
    <w:rsid w:val="00D80DDF"/>
    <w:rsid w:val="00D82736"/>
    <w:rsid w:val="00D85ECC"/>
    <w:rsid w:val="00D918FD"/>
    <w:rsid w:val="00D93696"/>
    <w:rsid w:val="00D945CE"/>
    <w:rsid w:val="00D94ABA"/>
    <w:rsid w:val="00D95DED"/>
    <w:rsid w:val="00D96C9B"/>
    <w:rsid w:val="00DA1CA4"/>
    <w:rsid w:val="00DA1DCE"/>
    <w:rsid w:val="00DA36DC"/>
    <w:rsid w:val="00DA3F55"/>
    <w:rsid w:val="00DA4339"/>
    <w:rsid w:val="00DA496D"/>
    <w:rsid w:val="00DA5D9F"/>
    <w:rsid w:val="00DA6199"/>
    <w:rsid w:val="00DA6D40"/>
    <w:rsid w:val="00DA72E1"/>
    <w:rsid w:val="00DB227E"/>
    <w:rsid w:val="00DB2BEB"/>
    <w:rsid w:val="00DB3150"/>
    <w:rsid w:val="00DB41B3"/>
    <w:rsid w:val="00DB5328"/>
    <w:rsid w:val="00DB7ED6"/>
    <w:rsid w:val="00DC0EE4"/>
    <w:rsid w:val="00DC1968"/>
    <w:rsid w:val="00DC314E"/>
    <w:rsid w:val="00DC35B3"/>
    <w:rsid w:val="00DC38AD"/>
    <w:rsid w:val="00DC6072"/>
    <w:rsid w:val="00DC7DE2"/>
    <w:rsid w:val="00DC7FA4"/>
    <w:rsid w:val="00DD1F46"/>
    <w:rsid w:val="00DD2AF9"/>
    <w:rsid w:val="00DE1D54"/>
    <w:rsid w:val="00DE57C6"/>
    <w:rsid w:val="00DE5B96"/>
    <w:rsid w:val="00DE608B"/>
    <w:rsid w:val="00DF253F"/>
    <w:rsid w:val="00DF4F81"/>
    <w:rsid w:val="00DF6761"/>
    <w:rsid w:val="00DF79C2"/>
    <w:rsid w:val="00E0003B"/>
    <w:rsid w:val="00E00337"/>
    <w:rsid w:val="00E00D97"/>
    <w:rsid w:val="00E02C56"/>
    <w:rsid w:val="00E038D6"/>
    <w:rsid w:val="00E058DA"/>
    <w:rsid w:val="00E1096A"/>
    <w:rsid w:val="00E14D41"/>
    <w:rsid w:val="00E14DB6"/>
    <w:rsid w:val="00E17828"/>
    <w:rsid w:val="00E178B4"/>
    <w:rsid w:val="00E17CEA"/>
    <w:rsid w:val="00E201DF"/>
    <w:rsid w:val="00E22BCB"/>
    <w:rsid w:val="00E231E2"/>
    <w:rsid w:val="00E26B83"/>
    <w:rsid w:val="00E31CBD"/>
    <w:rsid w:val="00E36682"/>
    <w:rsid w:val="00E37D01"/>
    <w:rsid w:val="00E37E3E"/>
    <w:rsid w:val="00E40D6B"/>
    <w:rsid w:val="00E41BCC"/>
    <w:rsid w:val="00E42E59"/>
    <w:rsid w:val="00E45913"/>
    <w:rsid w:val="00E47857"/>
    <w:rsid w:val="00E51899"/>
    <w:rsid w:val="00E529AA"/>
    <w:rsid w:val="00E539DD"/>
    <w:rsid w:val="00E53E31"/>
    <w:rsid w:val="00E552F4"/>
    <w:rsid w:val="00E63146"/>
    <w:rsid w:val="00E64A0F"/>
    <w:rsid w:val="00E65635"/>
    <w:rsid w:val="00E67402"/>
    <w:rsid w:val="00E67779"/>
    <w:rsid w:val="00E67CC4"/>
    <w:rsid w:val="00E7100D"/>
    <w:rsid w:val="00E74ECB"/>
    <w:rsid w:val="00E75CDA"/>
    <w:rsid w:val="00E770CF"/>
    <w:rsid w:val="00E85300"/>
    <w:rsid w:val="00E902A5"/>
    <w:rsid w:val="00E90F04"/>
    <w:rsid w:val="00E92A1D"/>
    <w:rsid w:val="00E93B9E"/>
    <w:rsid w:val="00E94290"/>
    <w:rsid w:val="00E94394"/>
    <w:rsid w:val="00E952D2"/>
    <w:rsid w:val="00E96635"/>
    <w:rsid w:val="00E9740A"/>
    <w:rsid w:val="00EA4B2E"/>
    <w:rsid w:val="00EA7394"/>
    <w:rsid w:val="00EB04EF"/>
    <w:rsid w:val="00EB0744"/>
    <w:rsid w:val="00EB4EF1"/>
    <w:rsid w:val="00EB51F5"/>
    <w:rsid w:val="00EB5713"/>
    <w:rsid w:val="00EB5C54"/>
    <w:rsid w:val="00EB6736"/>
    <w:rsid w:val="00EC0853"/>
    <w:rsid w:val="00EC2414"/>
    <w:rsid w:val="00EC3221"/>
    <w:rsid w:val="00EC3D50"/>
    <w:rsid w:val="00EC474B"/>
    <w:rsid w:val="00EC4C7B"/>
    <w:rsid w:val="00EC5CFD"/>
    <w:rsid w:val="00ED026E"/>
    <w:rsid w:val="00ED0CB3"/>
    <w:rsid w:val="00ED15AC"/>
    <w:rsid w:val="00ED1CDD"/>
    <w:rsid w:val="00ED45D8"/>
    <w:rsid w:val="00ED4925"/>
    <w:rsid w:val="00ED75AF"/>
    <w:rsid w:val="00ED772A"/>
    <w:rsid w:val="00EE0B7C"/>
    <w:rsid w:val="00EE3281"/>
    <w:rsid w:val="00EE48D1"/>
    <w:rsid w:val="00EE49B4"/>
    <w:rsid w:val="00EE70CA"/>
    <w:rsid w:val="00EE768A"/>
    <w:rsid w:val="00EE7816"/>
    <w:rsid w:val="00EF0E75"/>
    <w:rsid w:val="00EF0E92"/>
    <w:rsid w:val="00EF5027"/>
    <w:rsid w:val="00EF7A99"/>
    <w:rsid w:val="00F00579"/>
    <w:rsid w:val="00F013A8"/>
    <w:rsid w:val="00F020F3"/>
    <w:rsid w:val="00F03E6A"/>
    <w:rsid w:val="00F04942"/>
    <w:rsid w:val="00F05BDA"/>
    <w:rsid w:val="00F06E08"/>
    <w:rsid w:val="00F06E61"/>
    <w:rsid w:val="00F07685"/>
    <w:rsid w:val="00F07848"/>
    <w:rsid w:val="00F1089F"/>
    <w:rsid w:val="00F10E26"/>
    <w:rsid w:val="00F13D30"/>
    <w:rsid w:val="00F16C25"/>
    <w:rsid w:val="00F24C1D"/>
    <w:rsid w:val="00F30CAB"/>
    <w:rsid w:val="00F32324"/>
    <w:rsid w:val="00F3321E"/>
    <w:rsid w:val="00F33EB5"/>
    <w:rsid w:val="00F34884"/>
    <w:rsid w:val="00F41791"/>
    <w:rsid w:val="00F42152"/>
    <w:rsid w:val="00F42CD0"/>
    <w:rsid w:val="00F50DF5"/>
    <w:rsid w:val="00F53B3D"/>
    <w:rsid w:val="00F56E07"/>
    <w:rsid w:val="00F619BF"/>
    <w:rsid w:val="00F65384"/>
    <w:rsid w:val="00F67760"/>
    <w:rsid w:val="00F7372C"/>
    <w:rsid w:val="00F73B9D"/>
    <w:rsid w:val="00F7497F"/>
    <w:rsid w:val="00F75748"/>
    <w:rsid w:val="00F7706E"/>
    <w:rsid w:val="00F77D6B"/>
    <w:rsid w:val="00F80C5A"/>
    <w:rsid w:val="00F81A84"/>
    <w:rsid w:val="00F84449"/>
    <w:rsid w:val="00F90B73"/>
    <w:rsid w:val="00F92264"/>
    <w:rsid w:val="00F92A4B"/>
    <w:rsid w:val="00F92B82"/>
    <w:rsid w:val="00F94A71"/>
    <w:rsid w:val="00F960ED"/>
    <w:rsid w:val="00F96448"/>
    <w:rsid w:val="00FA03B4"/>
    <w:rsid w:val="00FA2E17"/>
    <w:rsid w:val="00FA3ED1"/>
    <w:rsid w:val="00FB097D"/>
    <w:rsid w:val="00FB3E4E"/>
    <w:rsid w:val="00FB78CE"/>
    <w:rsid w:val="00FC2585"/>
    <w:rsid w:val="00FC5014"/>
    <w:rsid w:val="00FC6E1B"/>
    <w:rsid w:val="00FC6F14"/>
    <w:rsid w:val="00FC745E"/>
    <w:rsid w:val="00FD4B45"/>
    <w:rsid w:val="00FD7887"/>
    <w:rsid w:val="00FD7990"/>
    <w:rsid w:val="00FE074C"/>
    <w:rsid w:val="00FE2B72"/>
    <w:rsid w:val="00FE300D"/>
    <w:rsid w:val="00FE4CCC"/>
    <w:rsid w:val="00FE5505"/>
    <w:rsid w:val="00FE6693"/>
    <w:rsid w:val="00FE6979"/>
    <w:rsid w:val="00FE6B7D"/>
    <w:rsid w:val="00FF02B4"/>
    <w:rsid w:val="00FF1430"/>
    <w:rsid w:val="00FF18EE"/>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60AA"/>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pPr>
    <w:rPr>
      <w:rFonts w:asciiTheme="majorHAnsi" w:hAnsiTheme="majorHAnsi" w:cstheme="majorHAnsi"/>
      <w:b/>
      <w:bCs/>
      <w:caps/>
    </w:rPr>
  </w:style>
  <w:style w:type="paragraph" w:styleId="TDC2">
    <w:name w:val="toc 2"/>
    <w:basedOn w:val="Normal"/>
    <w:next w:val="Normal"/>
    <w:autoRedefine/>
    <w:uiPriority w:val="39"/>
    <w:unhideWhenUsed/>
    <w:rsid w:val="004A159F"/>
    <w:pPr>
      <w:spacing w:before="240"/>
    </w:pPr>
    <w:rPr>
      <w:rFonts w:cstheme="minorHAnsi"/>
      <w:b/>
      <w:bCs/>
      <w:sz w:val="20"/>
      <w:szCs w:val="20"/>
    </w:rPr>
  </w:style>
  <w:style w:type="paragraph" w:styleId="TDC3">
    <w:name w:val="toc 3"/>
    <w:basedOn w:val="Normal"/>
    <w:next w:val="Normal"/>
    <w:autoRedefine/>
    <w:uiPriority w:val="39"/>
    <w:unhideWhenUsed/>
    <w:rsid w:val="004A159F"/>
    <w:pPr>
      <w:ind w:left="240"/>
    </w:pPr>
    <w:rPr>
      <w:rFonts w:cstheme="minorHAnsi"/>
      <w:sz w:val="20"/>
      <w:szCs w:val="20"/>
    </w:rPr>
  </w:style>
  <w:style w:type="paragraph" w:styleId="TDC4">
    <w:name w:val="toc 4"/>
    <w:basedOn w:val="Normal"/>
    <w:next w:val="Normal"/>
    <w:autoRedefine/>
    <w:uiPriority w:val="39"/>
    <w:unhideWhenUsed/>
    <w:rsid w:val="004A159F"/>
    <w:pPr>
      <w:ind w:left="480"/>
    </w:pPr>
    <w:rPr>
      <w:rFonts w:cstheme="minorHAnsi"/>
      <w:sz w:val="20"/>
      <w:szCs w:val="20"/>
    </w:rPr>
  </w:style>
  <w:style w:type="paragraph" w:styleId="TDC5">
    <w:name w:val="toc 5"/>
    <w:basedOn w:val="Normal"/>
    <w:next w:val="Normal"/>
    <w:autoRedefine/>
    <w:uiPriority w:val="39"/>
    <w:unhideWhenUsed/>
    <w:rsid w:val="004A159F"/>
    <w:pPr>
      <w:ind w:left="720"/>
    </w:pPr>
    <w:rPr>
      <w:rFonts w:cstheme="minorHAnsi"/>
      <w:sz w:val="20"/>
      <w:szCs w:val="20"/>
    </w:rPr>
  </w:style>
  <w:style w:type="paragraph" w:styleId="TDC6">
    <w:name w:val="toc 6"/>
    <w:basedOn w:val="Normal"/>
    <w:next w:val="Normal"/>
    <w:autoRedefine/>
    <w:uiPriority w:val="39"/>
    <w:unhideWhenUsed/>
    <w:rsid w:val="004A159F"/>
    <w:pPr>
      <w:ind w:left="960"/>
    </w:pPr>
    <w:rPr>
      <w:rFonts w:cstheme="minorHAnsi"/>
      <w:sz w:val="20"/>
      <w:szCs w:val="20"/>
    </w:rPr>
  </w:style>
  <w:style w:type="paragraph" w:styleId="TDC7">
    <w:name w:val="toc 7"/>
    <w:basedOn w:val="Normal"/>
    <w:next w:val="Normal"/>
    <w:autoRedefine/>
    <w:uiPriority w:val="39"/>
    <w:unhideWhenUsed/>
    <w:rsid w:val="004A159F"/>
    <w:pPr>
      <w:ind w:left="1200"/>
    </w:pPr>
    <w:rPr>
      <w:rFonts w:cstheme="minorHAnsi"/>
      <w:sz w:val="20"/>
      <w:szCs w:val="20"/>
    </w:rPr>
  </w:style>
  <w:style w:type="paragraph" w:styleId="TDC8">
    <w:name w:val="toc 8"/>
    <w:basedOn w:val="Normal"/>
    <w:next w:val="Normal"/>
    <w:autoRedefine/>
    <w:uiPriority w:val="39"/>
    <w:unhideWhenUsed/>
    <w:rsid w:val="004A159F"/>
    <w:pPr>
      <w:ind w:left="1440"/>
    </w:pPr>
    <w:rPr>
      <w:rFonts w:cstheme="minorHAnsi"/>
      <w:sz w:val="20"/>
      <w:szCs w:val="20"/>
    </w:rPr>
  </w:style>
  <w:style w:type="paragraph" w:styleId="TDC9">
    <w:name w:val="toc 9"/>
    <w:basedOn w:val="Normal"/>
    <w:next w:val="Normal"/>
    <w:autoRedefine/>
    <w:uiPriority w:val="39"/>
    <w:unhideWhenUsed/>
    <w:rsid w:val="004A159F"/>
    <w:pPr>
      <w:ind w:left="1680"/>
    </w:pPr>
    <w:rPr>
      <w:rFonts w:cstheme="minorHAnsi"/>
      <w:sz w:val="20"/>
      <w:szCs w:val="20"/>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D749E4"/>
    <w:pPr>
      <w:ind w:left="480" w:hanging="480"/>
    </w:pPr>
    <w:rPr>
      <w:b/>
      <w:bCs/>
      <w:sz w:val="20"/>
      <w:szCs w:val="20"/>
    </w:rPr>
  </w:style>
  <w:style w:type="paragraph" w:styleId="ndice1">
    <w:name w:val="index 1"/>
    <w:basedOn w:val="Normal"/>
    <w:next w:val="Normal"/>
    <w:autoRedefine/>
    <w:uiPriority w:val="99"/>
    <w:unhideWhenUsed/>
    <w:rsid w:val="001B0910"/>
    <w:pPr>
      <w:ind w:left="240" w:hanging="240"/>
    </w:pPr>
    <w:rPr>
      <w:sz w:val="18"/>
      <w:szCs w:val="18"/>
    </w:rPr>
  </w:style>
  <w:style w:type="paragraph" w:styleId="ndice2">
    <w:name w:val="index 2"/>
    <w:basedOn w:val="Normal"/>
    <w:next w:val="Normal"/>
    <w:autoRedefine/>
    <w:uiPriority w:val="99"/>
    <w:unhideWhenUsed/>
    <w:rsid w:val="001B0910"/>
    <w:pPr>
      <w:ind w:left="480" w:hanging="240"/>
    </w:pPr>
    <w:rPr>
      <w:sz w:val="18"/>
      <w:szCs w:val="18"/>
    </w:rPr>
  </w:style>
  <w:style w:type="paragraph" w:styleId="ndice3">
    <w:name w:val="index 3"/>
    <w:basedOn w:val="Normal"/>
    <w:next w:val="Normal"/>
    <w:autoRedefine/>
    <w:uiPriority w:val="99"/>
    <w:unhideWhenUsed/>
    <w:rsid w:val="001B0910"/>
    <w:pPr>
      <w:ind w:left="720" w:hanging="240"/>
    </w:pPr>
    <w:rPr>
      <w:sz w:val="18"/>
      <w:szCs w:val="18"/>
    </w:rPr>
  </w:style>
  <w:style w:type="paragraph" w:styleId="ndice4">
    <w:name w:val="index 4"/>
    <w:basedOn w:val="Normal"/>
    <w:next w:val="Normal"/>
    <w:autoRedefine/>
    <w:uiPriority w:val="99"/>
    <w:unhideWhenUsed/>
    <w:rsid w:val="001B0910"/>
    <w:pPr>
      <w:ind w:left="960" w:hanging="240"/>
    </w:pPr>
    <w:rPr>
      <w:sz w:val="18"/>
      <w:szCs w:val="18"/>
    </w:rPr>
  </w:style>
  <w:style w:type="paragraph" w:styleId="ndice5">
    <w:name w:val="index 5"/>
    <w:basedOn w:val="Normal"/>
    <w:next w:val="Normal"/>
    <w:autoRedefine/>
    <w:uiPriority w:val="99"/>
    <w:unhideWhenUsed/>
    <w:rsid w:val="001B0910"/>
    <w:pPr>
      <w:ind w:left="1200" w:hanging="240"/>
    </w:pPr>
    <w:rPr>
      <w:sz w:val="18"/>
      <w:szCs w:val="18"/>
    </w:rPr>
  </w:style>
  <w:style w:type="paragraph" w:styleId="ndice6">
    <w:name w:val="index 6"/>
    <w:basedOn w:val="Normal"/>
    <w:next w:val="Normal"/>
    <w:autoRedefine/>
    <w:uiPriority w:val="99"/>
    <w:unhideWhenUsed/>
    <w:rsid w:val="001B0910"/>
    <w:pPr>
      <w:ind w:left="1440" w:hanging="240"/>
    </w:pPr>
    <w:rPr>
      <w:sz w:val="18"/>
      <w:szCs w:val="18"/>
    </w:rPr>
  </w:style>
  <w:style w:type="paragraph" w:styleId="ndice7">
    <w:name w:val="index 7"/>
    <w:basedOn w:val="Normal"/>
    <w:next w:val="Normal"/>
    <w:autoRedefine/>
    <w:uiPriority w:val="99"/>
    <w:unhideWhenUsed/>
    <w:rsid w:val="001B0910"/>
    <w:pPr>
      <w:ind w:left="1680" w:hanging="240"/>
    </w:pPr>
    <w:rPr>
      <w:sz w:val="18"/>
      <w:szCs w:val="18"/>
    </w:rPr>
  </w:style>
  <w:style w:type="paragraph" w:styleId="ndice8">
    <w:name w:val="index 8"/>
    <w:basedOn w:val="Normal"/>
    <w:next w:val="Normal"/>
    <w:autoRedefine/>
    <w:uiPriority w:val="99"/>
    <w:unhideWhenUsed/>
    <w:rsid w:val="001B0910"/>
    <w:pPr>
      <w:ind w:left="1920" w:hanging="240"/>
    </w:pPr>
    <w:rPr>
      <w:sz w:val="18"/>
      <w:szCs w:val="18"/>
    </w:rPr>
  </w:style>
  <w:style w:type="paragraph" w:styleId="ndice9">
    <w:name w:val="index 9"/>
    <w:basedOn w:val="Normal"/>
    <w:next w:val="Normal"/>
    <w:autoRedefine/>
    <w:uiPriority w:val="99"/>
    <w:unhideWhenUsed/>
    <w:rsid w:val="001B0910"/>
    <w:pPr>
      <w:ind w:left="2160" w:hanging="240"/>
    </w:pPr>
    <w:rPr>
      <w:sz w:val="18"/>
      <w:szCs w:val="18"/>
    </w:rPr>
  </w:style>
  <w:style w:type="paragraph" w:styleId="Ttulodendice">
    <w:name w:val="index heading"/>
    <w:basedOn w:val="Normal"/>
    <w:next w:val="ndice1"/>
    <w:uiPriority w:val="99"/>
    <w:unhideWhenUsed/>
    <w:rsid w:val="001B0910"/>
    <w:pPr>
      <w:spacing w:before="240" w:after="120"/>
      <w:jc w:val="center"/>
    </w:pPr>
    <w:rPr>
      <w:b/>
      <w:bCs/>
      <w:sz w:val="26"/>
      <w:szCs w:val="26"/>
    </w:rPr>
  </w:style>
  <w:style w:type="character" w:customStyle="1" w:styleId="qv3wpe">
    <w:name w:val="qv3wpe"/>
    <w:basedOn w:val="Fuentedeprrafopredeter"/>
    <w:rsid w:val="002003C8"/>
  </w:style>
  <w:style w:type="character" w:styleId="Refdecomentario">
    <w:name w:val="annotation reference"/>
    <w:basedOn w:val="Fuentedeprrafopredeter"/>
    <w:uiPriority w:val="99"/>
    <w:semiHidden/>
    <w:unhideWhenUsed/>
    <w:rsid w:val="001150E0"/>
    <w:rPr>
      <w:sz w:val="16"/>
      <w:szCs w:val="16"/>
    </w:rPr>
  </w:style>
  <w:style w:type="paragraph" w:styleId="Textocomentario">
    <w:name w:val="annotation text"/>
    <w:basedOn w:val="Normal"/>
    <w:link w:val="TextocomentarioCar"/>
    <w:uiPriority w:val="99"/>
    <w:semiHidden/>
    <w:unhideWhenUsed/>
    <w:rsid w:val="001150E0"/>
    <w:rPr>
      <w:sz w:val="20"/>
      <w:szCs w:val="20"/>
    </w:rPr>
  </w:style>
  <w:style w:type="character" w:customStyle="1" w:styleId="TextocomentarioCar">
    <w:name w:val="Texto comentario Car"/>
    <w:basedOn w:val="Fuentedeprrafopredeter"/>
    <w:link w:val="Textocomentario"/>
    <w:uiPriority w:val="99"/>
    <w:semiHidden/>
    <w:rsid w:val="001150E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1150E0"/>
    <w:rPr>
      <w:b/>
      <w:bCs/>
    </w:rPr>
  </w:style>
  <w:style w:type="character" w:customStyle="1" w:styleId="AsuntodelcomentarioCar">
    <w:name w:val="Asunto del comentario Car"/>
    <w:basedOn w:val="TextocomentarioCar"/>
    <w:link w:val="Asuntodelcomentario"/>
    <w:uiPriority w:val="99"/>
    <w:semiHidden/>
    <w:rsid w:val="001150E0"/>
    <w:rPr>
      <w:b/>
      <w:bCs/>
      <w:sz w:val="20"/>
      <w:szCs w:val="20"/>
      <w:lang w:val="es-ES"/>
    </w:rPr>
  </w:style>
  <w:style w:type="paragraph" w:styleId="Textodeglobo">
    <w:name w:val="Balloon Text"/>
    <w:basedOn w:val="Normal"/>
    <w:link w:val="TextodegloboCar"/>
    <w:uiPriority w:val="99"/>
    <w:semiHidden/>
    <w:unhideWhenUsed/>
    <w:rsid w:val="001150E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0E0"/>
    <w:rPr>
      <w:rFonts w:ascii="Segoe UI" w:hAnsi="Segoe UI" w:cs="Segoe UI"/>
      <w:sz w:val="18"/>
      <w:szCs w:val="18"/>
      <w:lang w:val="es-ES"/>
    </w:rPr>
  </w:style>
  <w:style w:type="paragraph" w:styleId="Revisin">
    <w:name w:val="Revision"/>
    <w:hidden/>
    <w:uiPriority w:val="99"/>
    <w:semiHidden/>
    <w:rsid w:val="00C135E2"/>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90400641">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790">
      <w:bodyDiv w:val="1"/>
      <w:marLeft w:val="0"/>
      <w:marRight w:val="0"/>
      <w:marTop w:val="0"/>
      <w:marBottom w:val="0"/>
      <w:divBdr>
        <w:top w:val="none" w:sz="0" w:space="0" w:color="auto"/>
        <w:left w:val="none" w:sz="0" w:space="0" w:color="auto"/>
        <w:bottom w:val="none" w:sz="0" w:space="0" w:color="auto"/>
        <w:right w:val="none" w:sz="0" w:space="0" w:color="auto"/>
      </w:divBdr>
    </w:div>
    <w:div w:id="180248304">
      <w:bodyDiv w:val="1"/>
      <w:marLeft w:val="0"/>
      <w:marRight w:val="0"/>
      <w:marTop w:val="0"/>
      <w:marBottom w:val="0"/>
      <w:divBdr>
        <w:top w:val="none" w:sz="0" w:space="0" w:color="auto"/>
        <w:left w:val="none" w:sz="0" w:space="0" w:color="auto"/>
        <w:bottom w:val="none" w:sz="0" w:space="0" w:color="auto"/>
        <w:right w:val="none" w:sz="0" w:space="0" w:color="auto"/>
      </w:divBdr>
      <w:divsChild>
        <w:div w:id="373622725">
          <w:marLeft w:val="0"/>
          <w:marRight w:val="0"/>
          <w:marTop w:val="0"/>
          <w:marBottom w:val="0"/>
          <w:divBdr>
            <w:top w:val="none" w:sz="0" w:space="0" w:color="auto"/>
            <w:left w:val="none" w:sz="0" w:space="0" w:color="auto"/>
            <w:bottom w:val="none" w:sz="0" w:space="0" w:color="auto"/>
            <w:right w:val="none" w:sz="0" w:space="0" w:color="auto"/>
          </w:divBdr>
          <w:divsChild>
            <w:div w:id="154348511">
              <w:marLeft w:val="0"/>
              <w:marRight w:val="0"/>
              <w:marTop w:val="0"/>
              <w:marBottom w:val="0"/>
              <w:divBdr>
                <w:top w:val="none" w:sz="0" w:space="0" w:color="auto"/>
                <w:left w:val="none" w:sz="0" w:space="0" w:color="auto"/>
                <w:bottom w:val="none" w:sz="0" w:space="0" w:color="auto"/>
                <w:right w:val="none" w:sz="0" w:space="0" w:color="auto"/>
              </w:divBdr>
              <w:divsChild>
                <w:div w:id="206663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56441">
      <w:bodyDiv w:val="1"/>
      <w:marLeft w:val="0"/>
      <w:marRight w:val="0"/>
      <w:marTop w:val="0"/>
      <w:marBottom w:val="0"/>
      <w:divBdr>
        <w:top w:val="none" w:sz="0" w:space="0" w:color="auto"/>
        <w:left w:val="none" w:sz="0" w:space="0" w:color="auto"/>
        <w:bottom w:val="none" w:sz="0" w:space="0" w:color="auto"/>
        <w:right w:val="none" w:sz="0" w:space="0" w:color="auto"/>
      </w:divBdr>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9676">
      <w:bodyDiv w:val="1"/>
      <w:marLeft w:val="0"/>
      <w:marRight w:val="0"/>
      <w:marTop w:val="0"/>
      <w:marBottom w:val="0"/>
      <w:divBdr>
        <w:top w:val="none" w:sz="0" w:space="0" w:color="auto"/>
        <w:left w:val="none" w:sz="0" w:space="0" w:color="auto"/>
        <w:bottom w:val="none" w:sz="0" w:space="0" w:color="auto"/>
        <w:right w:val="none" w:sz="0" w:space="0" w:color="auto"/>
      </w:divBdr>
      <w:divsChild>
        <w:div w:id="48572412">
          <w:marLeft w:val="0"/>
          <w:marRight w:val="0"/>
          <w:marTop w:val="0"/>
          <w:marBottom w:val="0"/>
          <w:divBdr>
            <w:top w:val="none" w:sz="0" w:space="0" w:color="auto"/>
            <w:left w:val="none" w:sz="0" w:space="0" w:color="auto"/>
            <w:bottom w:val="none" w:sz="0" w:space="0" w:color="auto"/>
            <w:right w:val="none" w:sz="0" w:space="0" w:color="auto"/>
          </w:divBdr>
          <w:divsChild>
            <w:div w:id="1843857118">
              <w:marLeft w:val="0"/>
              <w:marRight w:val="0"/>
              <w:marTop w:val="0"/>
              <w:marBottom w:val="0"/>
              <w:divBdr>
                <w:top w:val="none" w:sz="0" w:space="0" w:color="auto"/>
                <w:left w:val="none" w:sz="0" w:space="0" w:color="auto"/>
                <w:bottom w:val="none" w:sz="0" w:space="0" w:color="auto"/>
                <w:right w:val="none" w:sz="0" w:space="0" w:color="auto"/>
              </w:divBdr>
              <w:divsChild>
                <w:div w:id="5996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6221">
      <w:bodyDiv w:val="1"/>
      <w:marLeft w:val="0"/>
      <w:marRight w:val="0"/>
      <w:marTop w:val="0"/>
      <w:marBottom w:val="0"/>
      <w:divBdr>
        <w:top w:val="none" w:sz="0" w:space="0" w:color="auto"/>
        <w:left w:val="none" w:sz="0" w:space="0" w:color="auto"/>
        <w:bottom w:val="none" w:sz="0" w:space="0" w:color="auto"/>
        <w:right w:val="none" w:sz="0" w:space="0" w:color="auto"/>
      </w:divBdr>
      <w:divsChild>
        <w:div w:id="1870874676">
          <w:marLeft w:val="0"/>
          <w:marRight w:val="0"/>
          <w:marTop w:val="0"/>
          <w:marBottom w:val="0"/>
          <w:divBdr>
            <w:top w:val="none" w:sz="0" w:space="0" w:color="auto"/>
            <w:left w:val="none" w:sz="0" w:space="0" w:color="auto"/>
            <w:bottom w:val="none" w:sz="0" w:space="0" w:color="auto"/>
            <w:right w:val="none" w:sz="0" w:space="0" w:color="auto"/>
          </w:divBdr>
          <w:divsChild>
            <w:div w:id="1182744960">
              <w:marLeft w:val="0"/>
              <w:marRight w:val="0"/>
              <w:marTop w:val="0"/>
              <w:marBottom w:val="0"/>
              <w:divBdr>
                <w:top w:val="none" w:sz="0" w:space="0" w:color="auto"/>
                <w:left w:val="none" w:sz="0" w:space="0" w:color="auto"/>
                <w:bottom w:val="none" w:sz="0" w:space="0" w:color="auto"/>
                <w:right w:val="none" w:sz="0" w:space="0" w:color="auto"/>
              </w:divBdr>
              <w:divsChild>
                <w:div w:id="1123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722">
      <w:bodyDiv w:val="1"/>
      <w:marLeft w:val="0"/>
      <w:marRight w:val="0"/>
      <w:marTop w:val="0"/>
      <w:marBottom w:val="0"/>
      <w:divBdr>
        <w:top w:val="none" w:sz="0" w:space="0" w:color="auto"/>
        <w:left w:val="none" w:sz="0" w:space="0" w:color="auto"/>
        <w:bottom w:val="none" w:sz="0" w:space="0" w:color="auto"/>
        <w:right w:val="none" w:sz="0" w:space="0" w:color="auto"/>
      </w:divBdr>
      <w:divsChild>
        <w:div w:id="469597884">
          <w:marLeft w:val="0"/>
          <w:marRight w:val="0"/>
          <w:marTop w:val="0"/>
          <w:marBottom w:val="0"/>
          <w:divBdr>
            <w:top w:val="none" w:sz="0" w:space="0" w:color="auto"/>
            <w:left w:val="none" w:sz="0" w:space="0" w:color="auto"/>
            <w:bottom w:val="none" w:sz="0" w:space="0" w:color="auto"/>
            <w:right w:val="none" w:sz="0" w:space="0" w:color="auto"/>
          </w:divBdr>
          <w:divsChild>
            <w:div w:id="1565525060">
              <w:marLeft w:val="0"/>
              <w:marRight w:val="0"/>
              <w:marTop w:val="0"/>
              <w:marBottom w:val="0"/>
              <w:divBdr>
                <w:top w:val="none" w:sz="0" w:space="0" w:color="auto"/>
                <w:left w:val="none" w:sz="0" w:space="0" w:color="auto"/>
                <w:bottom w:val="none" w:sz="0" w:space="0" w:color="auto"/>
                <w:right w:val="none" w:sz="0" w:space="0" w:color="auto"/>
              </w:divBdr>
              <w:divsChild>
                <w:div w:id="1147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398526049">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6460">
      <w:bodyDiv w:val="1"/>
      <w:marLeft w:val="0"/>
      <w:marRight w:val="0"/>
      <w:marTop w:val="0"/>
      <w:marBottom w:val="0"/>
      <w:divBdr>
        <w:top w:val="none" w:sz="0" w:space="0" w:color="auto"/>
        <w:left w:val="none" w:sz="0" w:space="0" w:color="auto"/>
        <w:bottom w:val="none" w:sz="0" w:space="0" w:color="auto"/>
        <w:right w:val="none" w:sz="0" w:space="0" w:color="auto"/>
      </w:divBdr>
      <w:divsChild>
        <w:div w:id="374160969">
          <w:marLeft w:val="0"/>
          <w:marRight w:val="0"/>
          <w:marTop w:val="0"/>
          <w:marBottom w:val="0"/>
          <w:divBdr>
            <w:top w:val="none" w:sz="0" w:space="0" w:color="auto"/>
            <w:left w:val="none" w:sz="0" w:space="0" w:color="auto"/>
            <w:bottom w:val="none" w:sz="0" w:space="0" w:color="auto"/>
            <w:right w:val="none" w:sz="0" w:space="0" w:color="auto"/>
          </w:divBdr>
          <w:divsChild>
            <w:div w:id="1349255832">
              <w:marLeft w:val="0"/>
              <w:marRight w:val="0"/>
              <w:marTop w:val="0"/>
              <w:marBottom w:val="0"/>
              <w:divBdr>
                <w:top w:val="none" w:sz="0" w:space="0" w:color="auto"/>
                <w:left w:val="none" w:sz="0" w:space="0" w:color="auto"/>
                <w:bottom w:val="none" w:sz="0" w:space="0" w:color="auto"/>
                <w:right w:val="none" w:sz="0" w:space="0" w:color="auto"/>
              </w:divBdr>
              <w:divsChild>
                <w:div w:id="15942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9508">
      <w:bodyDiv w:val="1"/>
      <w:marLeft w:val="0"/>
      <w:marRight w:val="0"/>
      <w:marTop w:val="0"/>
      <w:marBottom w:val="0"/>
      <w:divBdr>
        <w:top w:val="none" w:sz="0" w:space="0" w:color="auto"/>
        <w:left w:val="none" w:sz="0" w:space="0" w:color="auto"/>
        <w:bottom w:val="none" w:sz="0" w:space="0" w:color="auto"/>
        <w:right w:val="none" w:sz="0" w:space="0" w:color="auto"/>
      </w:divBdr>
    </w:div>
    <w:div w:id="453866808">
      <w:bodyDiv w:val="1"/>
      <w:marLeft w:val="0"/>
      <w:marRight w:val="0"/>
      <w:marTop w:val="0"/>
      <w:marBottom w:val="0"/>
      <w:divBdr>
        <w:top w:val="none" w:sz="0" w:space="0" w:color="auto"/>
        <w:left w:val="none" w:sz="0" w:space="0" w:color="auto"/>
        <w:bottom w:val="none" w:sz="0" w:space="0" w:color="auto"/>
        <w:right w:val="none" w:sz="0" w:space="0" w:color="auto"/>
      </w:divBdr>
      <w:divsChild>
        <w:div w:id="442111465">
          <w:marLeft w:val="0"/>
          <w:marRight w:val="0"/>
          <w:marTop w:val="0"/>
          <w:marBottom w:val="0"/>
          <w:divBdr>
            <w:top w:val="none" w:sz="0" w:space="0" w:color="auto"/>
            <w:left w:val="none" w:sz="0" w:space="0" w:color="auto"/>
            <w:bottom w:val="none" w:sz="0" w:space="0" w:color="auto"/>
            <w:right w:val="none" w:sz="0" w:space="0" w:color="auto"/>
          </w:divBdr>
          <w:divsChild>
            <w:div w:id="1697580904">
              <w:marLeft w:val="0"/>
              <w:marRight w:val="0"/>
              <w:marTop w:val="0"/>
              <w:marBottom w:val="0"/>
              <w:divBdr>
                <w:top w:val="none" w:sz="0" w:space="0" w:color="auto"/>
                <w:left w:val="none" w:sz="0" w:space="0" w:color="auto"/>
                <w:bottom w:val="none" w:sz="0" w:space="0" w:color="auto"/>
                <w:right w:val="none" w:sz="0" w:space="0" w:color="auto"/>
              </w:divBdr>
              <w:divsChild>
                <w:div w:id="1762219784">
                  <w:marLeft w:val="0"/>
                  <w:marRight w:val="0"/>
                  <w:marTop w:val="0"/>
                  <w:marBottom w:val="0"/>
                  <w:divBdr>
                    <w:top w:val="none" w:sz="0" w:space="0" w:color="auto"/>
                    <w:left w:val="none" w:sz="0" w:space="0" w:color="auto"/>
                    <w:bottom w:val="none" w:sz="0" w:space="0" w:color="auto"/>
                    <w:right w:val="none" w:sz="0" w:space="0" w:color="auto"/>
                  </w:divBdr>
                  <w:divsChild>
                    <w:div w:id="16448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37895">
      <w:bodyDiv w:val="1"/>
      <w:marLeft w:val="0"/>
      <w:marRight w:val="0"/>
      <w:marTop w:val="0"/>
      <w:marBottom w:val="0"/>
      <w:divBdr>
        <w:top w:val="none" w:sz="0" w:space="0" w:color="auto"/>
        <w:left w:val="none" w:sz="0" w:space="0" w:color="auto"/>
        <w:bottom w:val="none" w:sz="0" w:space="0" w:color="auto"/>
        <w:right w:val="none" w:sz="0" w:space="0" w:color="auto"/>
      </w:divBdr>
      <w:divsChild>
        <w:div w:id="1079330978">
          <w:marLeft w:val="0"/>
          <w:marRight w:val="0"/>
          <w:marTop w:val="0"/>
          <w:marBottom w:val="0"/>
          <w:divBdr>
            <w:top w:val="none" w:sz="0" w:space="0" w:color="auto"/>
            <w:left w:val="none" w:sz="0" w:space="0" w:color="auto"/>
            <w:bottom w:val="none" w:sz="0" w:space="0" w:color="auto"/>
            <w:right w:val="none" w:sz="0" w:space="0" w:color="auto"/>
          </w:divBdr>
          <w:divsChild>
            <w:div w:id="1926528731">
              <w:marLeft w:val="0"/>
              <w:marRight w:val="0"/>
              <w:marTop w:val="0"/>
              <w:marBottom w:val="0"/>
              <w:divBdr>
                <w:top w:val="none" w:sz="0" w:space="0" w:color="auto"/>
                <w:left w:val="none" w:sz="0" w:space="0" w:color="auto"/>
                <w:bottom w:val="none" w:sz="0" w:space="0" w:color="auto"/>
                <w:right w:val="none" w:sz="0" w:space="0" w:color="auto"/>
              </w:divBdr>
              <w:divsChild>
                <w:div w:id="8642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3224">
      <w:bodyDiv w:val="1"/>
      <w:marLeft w:val="0"/>
      <w:marRight w:val="0"/>
      <w:marTop w:val="0"/>
      <w:marBottom w:val="0"/>
      <w:divBdr>
        <w:top w:val="none" w:sz="0" w:space="0" w:color="auto"/>
        <w:left w:val="none" w:sz="0" w:space="0" w:color="auto"/>
        <w:bottom w:val="none" w:sz="0" w:space="0" w:color="auto"/>
        <w:right w:val="none" w:sz="0" w:space="0" w:color="auto"/>
      </w:divBdr>
      <w:divsChild>
        <w:div w:id="330302462">
          <w:marLeft w:val="0"/>
          <w:marRight w:val="0"/>
          <w:marTop w:val="0"/>
          <w:marBottom w:val="0"/>
          <w:divBdr>
            <w:top w:val="none" w:sz="0" w:space="0" w:color="auto"/>
            <w:left w:val="none" w:sz="0" w:space="0" w:color="auto"/>
            <w:bottom w:val="none" w:sz="0" w:space="0" w:color="auto"/>
            <w:right w:val="none" w:sz="0" w:space="0" w:color="auto"/>
          </w:divBdr>
          <w:divsChild>
            <w:div w:id="1244342682">
              <w:marLeft w:val="0"/>
              <w:marRight w:val="0"/>
              <w:marTop w:val="0"/>
              <w:marBottom w:val="0"/>
              <w:divBdr>
                <w:top w:val="none" w:sz="0" w:space="0" w:color="auto"/>
                <w:left w:val="none" w:sz="0" w:space="0" w:color="auto"/>
                <w:bottom w:val="none" w:sz="0" w:space="0" w:color="auto"/>
                <w:right w:val="none" w:sz="0" w:space="0" w:color="auto"/>
              </w:divBdr>
              <w:divsChild>
                <w:div w:id="1157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79448">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8">
          <w:marLeft w:val="0"/>
          <w:marRight w:val="0"/>
          <w:marTop w:val="0"/>
          <w:marBottom w:val="0"/>
          <w:divBdr>
            <w:top w:val="none" w:sz="0" w:space="0" w:color="auto"/>
            <w:left w:val="none" w:sz="0" w:space="0" w:color="auto"/>
            <w:bottom w:val="none" w:sz="0" w:space="0" w:color="auto"/>
            <w:right w:val="none" w:sz="0" w:space="0" w:color="auto"/>
          </w:divBdr>
          <w:divsChild>
            <w:div w:id="1624460510">
              <w:marLeft w:val="0"/>
              <w:marRight w:val="0"/>
              <w:marTop w:val="0"/>
              <w:marBottom w:val="0"/>
              <w:divBdr>
                <w:top w:val="none" w:sz="0" w:space="0" w:color="auto"/>
                <w:left w:val="none" w:sz="0" w:space="0" w:color="auto"/>
                <w:bottom w:val="none" w:sz="0" w:space="0" w:color="auto"/>
                <w:right w:val="none" w:sz="0" w:space="0" w:color="auto"/>
              </w:divBdr>
              <w:divsChild>
                <w:div w:id="9319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39643574">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7981">
      <w:bodyDiv w:val="1"/>
      <w:marLeft w:val="0"/>
      <w:marRight w:val="0"/>
      <w:marTop w:val="0"/>
      <w:marBottom w:val="0"/>
      <w:divBdr>
        <w:top w:val="none" w:sz="0" w:space="0" w:color="auto"/>
        <w:left w:val="none" w:sz="0" w:space="0" w:color="auto"/>
        <w:bottom w:val="none" w:sz="0" w:space="0" w:color="auto"/>
        <w:right w:val="none" w:sz="0" w:space="0" w:color="auto"/>
      </w:divBdr>
      <w:divsChild>
        <w:div w:id="2096630569">
          <w:marLeft w:val="0"/>
          <w:marRight w:val="0"/>
          <w:marTop w:val="0"/>
          <w:marBottom w:val="0"/>
          <w:divBdr>
            <w:top w:val="none" w:sz="0" w:space="0" w:color="auto"/>
            <w:left w:val="none" w:sz="0" w:space="0" w:color="auto"/>
            <w:bottom w:val="none" w:sz="0" w:space="0" w:color="auto"/>
            <w:right w:val="none" w:sz="0" w:space="0" w:color="auto"/>
          </w:divBdr>
          <w:divsChild>
            <w:div w:id="220101917">
              <w:marLeft w:val="0"/>
              <w:marRight w:val="0"/>
              <w:marTop w:val="0"/>
              <w:marBottom w:val="0"/>
              <w:divBdr>
                <w:top w:val="none" w:sz="0" w:space="0" w:color="auto"/>
                <w:left w:val="none" w:sz="0" w:space="0" w:color="auto"/>
                <w:bottom w:val="none" w:sz="0" w:space="0" w:color="auto"/>
                <w:right w:val="none" w:sz="0" w:space="0" w:color="auto"/>
              </w:divBdr>
              <w:divsChild>
                <w:div w:id="13199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38927">
      <w:bodyDiv w:val="1"/>
      <w:marLeft w:val="0"/>
      <w:marRight w:val="0"/>
      <w:marTop w:val="0"/>
      <w:marBottom w:val="0"/>
      <w:divBdr>
        <w:top w:val="none" w:sz="0" w:space="0" w:color="auto"/>
        <w:left w:val="none" w:sz="0" w:space="0" w:color="auto"/>
        <w:bottom w:val="none" w:sz="0" w:space="0" w:color="auto"/>
        <w:right w:val="none" w:sz="0" w:space="0" w:color="auto"/>
      </w:divBdr>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87014050">
      <w:bodyDiv w:val="1"/>
      <w:marLeft w:val="0"/>
      <w:marRight w:val="0"/>
      <w:marTop w:val="0"/>
      <w:marBottom w:val="0"/>
      <w:divBdr>
        <w:top w:val="none" w:sz="0" w:space="0" w:color="auto"/>
        <w:left w:val="none" w:sz="0" w:space="0" w:color="auto"/>
        <w:bottom w:val="none" w:sz="0" w:space="0" w:color="auto"/>
        <w:right w:val="none" w:sz="0" w:space="0" w:color="auto"/>
      </w:divBdr>
      <w:divsChild>
        <w:div w:id="70280354">
          <w:marLeft w:val="0"/>
          <w:marRight w:val="0"/>
          <w:marTop w:val="0"/>
          <w:marBottom w:val="0"/>
          <w:divBdr>
            <w:top w:val="none" w:sz="0" w:space="0" w:color="auto"/>
            <w:left w:val="none" w:sz="0" w:space="0" w:color="auto"/>
            <w:bottom w:val="none" w:sz="0" w:space="0" w:color="auto"/>
            <w:right w:val="none" w:sz="0" w:space="0" w:color="auto"/>
          </w:divBdr>
          <w:divsChild>
            <w:div w:id="16082014">
              <w:marLeft w:val="0"/>
              <w:marRight w:val="0"/>
              <w:marTop w:val="0"/>
              <w:marBottom w:val="0"/>
              <w:divBdr>
                <w:top w:val="none" w:sz="0" w:space="0" w:color="auto"/>
                <w:left w:val="none" w:sz="0" w:space="0" w:color="auto"/>
                <w:bottom w:val="none" w:sz="0" w:space="0" w:color="auto"/>
                <w:right w:val="none" w:sz="0" w:space="0" w:color="auto"/>
              </w:divBdr>
              <w:divsChild>
                <w:div w:id="627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9750">
      <w:bodyDiv w:val="1"/>
      <w:marLeft w:val="0"/>
      <w:marRight w:val="0"/>
      <w:marTop w:val="0"/>
      <w:marBottom w:val="0"/>
      <w:divBdr>
        <w:top w:val="none" w:sz="0" w:space="0" w:color="auto"/>
        <w:left w:val="none" w:sz="0" w:space="0" w:color="auto"/>
        <w:bottom w:val="none" w:sz="0" w:space="0" w:color="auto"/>
        <w:right w:val="none" w:sz="0" w:space="0" w:color="auto"/>
      </w:divBdr>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sChild>
        <w:div w:id="338967305">
          <w:marLeft w:val="0"/>
          <w:marRight w:val="0"/>
          <w:marTop w:val="0"/>
          <w:marBottom w:val="0"/>
          <w:divBdr>
            <w:top w:val="none" w:sz="0" w:space="0" w:color="auto"/>
            <w:left w:val="none" w:sz="0" w:space="0" w:color="auto"/>
            <w:bottom w:val="none" w:sz="0" w:space="0" w:color="auto"/>
            <w:right w:val="none" w:sz="0" w:space="0" w:color="auto"/>
          </w:divBdr>
          <w:divsChild>
            <w:div w:id="650332145">
              <w:marLeft w:val="0"/>
              <w:marRight w:val="0"/>
              <w:marTop w:val="0"/>
              <w:marBottom w:val="0"/>
              <w:divBdr>
                <w:top w:val="none" w:sz="0" w:space="0" w:color="auto"/>
                <w:left w:val="none" w:sz="0" w:space="0" w:color="auto"/>
                <w:bottom w:val="none" w:sz="0" w:space="0" w:color="auto"/>
                <w:right w:val="none" w:sz="0" w:space="0" w:color="auto"/>
              </w:divBdr>
              <w:divsChild>
                <w:div w:id="1444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66179">
      <w:bodyDiv w:val="1"/>
      <w:marLeft w:val="0"/>
      <w:marRight w:val="0"/>
      <w:marTop w:val="0"/>
      <w:marBottom w:val="0"/>
      <w:divBdr>
        <w:top w:val="none" w:sz="0" w:space="0" w:color="auto"/>
        <w:left w:val="none" w:sz="0" w:space="0" w:color="auto"/>
        <w:bottom w:val="none" w:sz="0" w:space="0" w:color="auto"/>
        <w:right w:val="none" w:sz="0" w:space="0" w:color="auto"/>
      </w:divBdr>
      <w:divsChild>
        <w:div w:id="2129350587">
          <w:marLeft w:val="0"/>
          <w:marRight w:val="0"/>
          <w:marTop w:val="0"/>
          <w:marBottom w:val="0"/>
          <w:divBdr>
            <w:top w:val="none" w:sz="0" w:space="0" w:color="auto"/>
            <w:left w:val="none" w:sz="0" w:space="0" w:color="auto"/>
            <w:bottom w:val="none" w:sz="0" w:space="0" w:color="auto"/>
            <w:right w:val="none" w:sz="0" w:space="0" w:color="auto"/>
          </w:divBdr>
          <w:divsChild>
            <w:div w:id="1802576812">
              <w:marLeft w:val="0"/>
              <w:marRight w:val="0"/>
              <w:marTop w:val="0"/>
              <w:marBottom w:val="0"/>
              <w:divBdr>
                <w:top w:val="none" w:sz="0" w:space="0" w:color="auto"/>
                <w:left w:val="none" w:sz="0" w:space="0" w:color="auto"/>
                <w:bottom w:val="none" w:sz="0" w:space="0" w:color="auto"/>
                <w:right w:val="none" w:sz="0" w:space="0" w:color="auto"/>
              </w:divBdr>
              <w:divsChild>
                <w:div w:id="6698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433556">
      <w:bodyDiv w:val="1"/>
      <w:marLeft w:val="0"/>
      <w:marRight w:val="0"/>
      <w:marTop w:val="0"/>
      <w:marBottom w:val="0"/>
      <w:divBdr>
        <w:top w:val="none" w:sz="0" w:space="0" w:color="auto"/>
        <w:left w:val="none" w:sz="0" w:space="0" w:color="auto"/>
        <w:bottom w:val="none" w:sz="0" w:space="0" w:color="auto"/>
        <w:right w:val="none" w:sz="0" w:space="0" w:color="auto"/>
      </w:divBdr>
      <w:divsChild>
        <w:div w:id="973634287">
          <w:marLeft w:val="0"/>
          <w:marRight w:val="0"/>
          <w:marTop w:val="0"/>
          <w:marBottom w:val="0"/>
          <w:divBdr>
            <w:top w:val="none" w:sz="0" w:space="0" w:color="auto"/>
            <w:left w:val="none" w:sz="0" w:space="0" w:color="auto"/>
            <w:bottom w:val="none" w:sz="0" w:space="0" w:color="auto"/>
            <w:right w:val="none" w:sz="0" w:space="0" w:color="auto"/>
          </w:divBdr>
          <w:divsChild>
            <w:div w:id="1679891152">
              <w:marLeft w:val="0"/>
              <w:marRight w:val="0"/>
              <w:marTop w:val="0"/>
              <w:marBottom w:val="0"/>
              <w:divBdr>
                <w:top w:val="none" w:sz="0" w:space="0" w:color="auto"/>
                <w:left w:val="none" w:sz="0" w:space="0" w:color="auto"/>
                <w:bottom w:val="none" w:sz="0" w:space="0" w:color="auto"/>
                <w:right w:val="none" w:sz="0" w:space="0" w:color="auto"/>
              </w:divBdr>
              <w:divsChild>
                <w:div w:id="2871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62057583">
      <w:bodyDiv w:val="1"/>
      <w:marLeft w:val="0"/>
      <w:marRight w:val="0"/>
      <w:marTop w:val="0"/>
      <w:marBottom w:val="0"/>
      <w:divBdr>
        <w:top w:val="none" w:sz="0" w:space="0" w:color="auto"/>
        <w:left w:val="none" w:sz="0" w:space="0" w:color="auto"/>
        <w:bottom w:val="none" w:sz="0" w:space="0" w:color="auto"/>
        <w:right w:val="none" w:sz="0" w:space="0" w:color="auto"/>
      </w:divBdr>
    </w:div>
    <w:div w:id="1577938501">
      <w:bodyDiv w:val="1"/>
      <w:marLeft w:val="0"/>
      <w:marRight w:val="0"/>
      <w:marTop w:val="0"/>
      <w:marBottom w:val="0"/>
      <w:divBdr>
        <w:top w:val="none" w:sz="0" w:space="0" w:color="auto"/>
        <w:left w:val="none" w:sz="0" w:space="0" w:color="auto"/>
        <w:bottom w:val="none" w:sz="0" w:space="0" w:color="auto"/>
        <w:right w:val="none" w:sz="0" w:space="0" w:color="auto"/>
      </w:divBdr>
      <w:divsChild>
        <w:div w:id="750003075">
          <w:marLeft w:val="0"/>
          <w:marRight w:val="0"/>
          <w:marTop w:val="0"/>
          <w:marBottom w:val="0"/>
          <w:divBdr>
            <w:top w:val="none" w:sz="0" w:space="0" w:color="auto"/>
            <w:left w:val="none" w:sz="0" w:space="0" w:color="auto"/>
            <w:bottom w:val="none" w:sz="0" w:space="0" w:color="auto"/>
            <w:right w:val="none" w:sz="0" w:space="0" w:color="auto"/>
          </w:divBdr>
          <w:divsChild>
            <w:div w:id="434130794">
              <w:marLeft w:val="0"/>
              <w:marRight w:val="0"/>
              <w:marTop w:val="0"/>
              <w:marBottom w:val="0"/>
              <w:divBdr>
                <w:top w:val="none" w:sz="0" w:space="0" w:color="auto"/>
                <w:left w:val="none" w:sz="0" w:space="0" w:color="auto"/>
                <w:bottom w:val="none" w:sz="0" w:space="0" w:color="auto"/>
                <w:right w:val="none" w:sz="0" w:space="0" w:color="auto"/>
              </w:divBdr>
              <w:divsChild>
                <w:div w:id="19284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59280">
      <w:bodyDiv w:val="1"/>
      <w:marLeft w:val="0"/>
      <w:marRight w:val="0"/>
      <w:marTop w:val="0"/>
      <w:marBottom w:val="0"/>
      <w:divBdr>
        <w:top w:val="none" w:sz="0" w:space="0" w:color="auto"/>
        <w:left w:val="none" w:sz="0" w:space="0" w:color="auto"/>
        <w:bottom w:val="none" w:sz="0" w:space="0" w:color="auto"/>
        <w:right w:val="none" w:sz="0" w:space="0" w:color="auto"/>
      </w:divBdr>
      <w:divsChild>
        <w:div w:id="516844748">
          <w:marLeft w:val="0"/>
          <w:marRight w:val="0"/>
          <w:marTop w:val="0"/>
          <w:marBottom w:val="0"/>
          <w:divBdr>
            <w:top w:val="none" w:sz="0" w:space="0" w:color="auto"/>
            <w:left w:val="none" w:sz="0" w:space="0" w:color="auto"/>
            <w:bottom w:val="none" w:sz="0" w:space="0" w:color="auto"/>
            <w:right w:val="none" w:sz="0" w:space="0" w:color="auto"/>
          </w:divBdr>
          <w:divsChild>
            <w:div w:id="1088161847">
              <w:marLeft w:val="0"/>
              <w:marRight w:val="0"/>
              <w:marTop w:val="0"/>
              <w:marBottom w:val="0"/>
              <w:divBdr>
                <w:top w:val="none" w:sz="0" w:space="0" w:color="auto"/>
                <w:left w:val="none" w:sz="0" w:space="0" w:color="auto"/>
                <w:bottom w:val="none" w:sz="0" w:space="0" w:color="auto"/>
                <w:right w:val="none" w:sz="0" w:space="0" w:color="auto"/>
              </w:divBdr>
              <w:divsChild>
                <w:div w:id="3051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1529">
      <w:bodyDiv w:val="1"/>
      <w:marLeft w:val="0"/>
      <w:marRight w:val="0"/>
      <w:marTop w:val="0"/>
      <w:marBottom w:val="0"/>
      <w:divBdr>
        <w:top w:val="none" w:sz="0" w:space="0" w:color="auto"/>
        <w:left w:val="none" w:sz="0" w:space="0" w:color="auto"/>
        <w:bottom w:val="none" w:sz="0" w:space="0" w:color="auto"/>
        <w:right w:val="none" w:sz="0" w:space="0" w:color="auto"/>
      </w:divBdr>
      <w:divsChild>
        <w:div w:id="556941106">
          <w:marLeft w:val="0"/>
          <w:marRight w:val="0"/>
          <w:marTop w:val="0"/>
          <w:marBottom w:val="0"/>
          <w:divBdr>
            <w:top w:val="none" w:sz="0" w:space="0" w:color="auto"/>
            <w:left w:val="none" w:sz="0" w:space="0" w:color="auto"/>
            <w:bottom w:val="none" w:sz="0" w:space="0" w:color="auto"/>
            <w:right w:val="none" w:sz="0" w:space="0" w:color="auto"/>
          </w:divBdr>
          <w:divsChild>
            <w:div w:id="1946426991">
              <w:marLeft w:val="0"/>
              <w:marRight w:val="0"/>
              <w:marTop w:val="0"/>
              <w:marBottom w:val="0"/>
              <w:divBdr>
                <w:top w:val="none" w:sz="0" w:space="0" w:color="auto"/>
                <w:left w:val="none" w:sz="0" w:space="0" w:color="auto"/>
                <w:bottom w:val="none" w:sz="0" w:space="0" w:color="auto"/>
                <w:right w:val="none" w:sz="0" w:space="0" w:color="auto"/>
              </w:divBdr>
              <w:divsChild>
                <w:div w:id="10261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54263">
      <w:bodyDiv w:val="1"/>
      <w:marLeft w:val="0"/>
      <w:marRight w:val="0"/>
      <w:marTop w:val="0"/>
      <w:marBottom w:val="0"/>
      <w:divBdr>
        <w:top w:val="none" w:sz="0" w:space="0" w:color="auto"/>
        <w:left w:val="none" w:sz="0" w:space="0" w:color="auto"/>
        <w:bottom w:val="none" w:sz="0" w:space="0" w:color="auto"/>
        <w:right w:val="none" w:sz="0" w:space="0" w:color="auto"/>
      </w:divBdr>
      <w:divsChild>
        <w:div w:id="826748077">
          <w:marLeft w:val="0"/>
          <w:marRight w:val="0"/>
          <w:marTop w:val="0"/>
          <w:marBottom w:val="0"/>
          <w:divBdr>
            <w:top w:val="none" w:sz="0" w:space="0" w:color="auto"/>
            <w:left w:val="none" w:sz="0" w:space="0" w:color="auto"/>
            <w:bottom w:val="none" w:sz="0" w:space="0" w:color="auto"/>
            <w:right w:val="none" w:sz="0" w:space="0" w:color="auto"/>
          </w:divBdr>
          <w:divsChild>
            <w:div w:id="209222009">
              <w:marLeft w:val="0"/>
              <w:marRight w:val="0"/>
              <w:marTop w:val="0"/>
              <w:marBottom w:val="0"/>
              <w:divBdr>
                <w:top w:val="none" w:sz="0" w:space="0" w:color="auto"/>
                <w:left w:val="none" w:sz="0" w:space="0" w:color="auto"/>
                <w:bottom w:val="none" w:sz="0" w:space="0" w:color="auto"/>
                <w:right w:val="none" w:sz="0" w:space="0" w:color="auto"/>
              </w:divBdr>
              <w:divsChild>
                <w:div w:id="796921894">
                  <w:marLeft w:val="0"/>
                  <w:marRight w:val="0"/>
                  <w:marTop w:val="0"/>
                  <w:marBottom w:val="0"/>
                  <w:divBdr>
                    <w:top w:val="none" w:sz="0" w:space="0" w:color="auto"/>
                    <w:left w:val="none" w:sz="0" w:space="0" w:color="auto"/>
                    <w:bottom w:val="none" w:sz="0" w:space="0" w:color="auto"/>
                    <w:right w:val="none" w:sz="0" w:space="0" w:color="auto"/>
                  </w:divBdr>
                  <w:divsChild>
                    <w:div w:id="20605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alberto/Desktop/Trabajo-final-de-grado/TFG-28%20jun.docx" TargetMode="External"/><Relationship Id="rId18" Type="http://schemas.openxmlformats.org/officeDocument/2006/relationships/hyperlink" Target="file:////Users/alberto/Desktop/Trabajo-final-de-grado/TFG-28%20jun.docx" TargetMode="External"/><Relationship Id="rId26" Type="http://schemas.openxmlformats.org/officeDocument/2006/relationships/hyperlink" Target="file:////Users/alberto/Desktop/Trabajo-final-de-grado/TFG-28%20jun.docx" TargetMode="External"/><Relationship Id="rId39" Type="http://schemas.openxmlformats.org/officeDocument/2006/relationships/image" Target="media/image12.png"/><Relationship Id="rId21" Type="http://schemas.openxmlformats.org/officeDocument/2006/relationships/hyperlink" Target="file:////Users/alberto/Desktop/Trabajo-final-de-grado/TFG-28%20jun.docx" TargetMode="External"/><Relationship Id="rId34" Type="http://schemas.openxmlformats.org/officeDocument/2006/relationships/image" Target="media/image7.png"/><Relationship Id="rId42" Type="http://schemas.openxmlformats.org/officeDocument/2006/relationships/image" Target="media/image15.jpg"/><Relationship Id="rId47" Type="http://schemas.openxmlformats.org/officeDocument/2006/relationships/image" Target="media/image20.png"/><Relationship Id="rId50" Type="http://schemas.openxmlformats.org/officeDocument/2006/relationships/hyperlink" Target="http://tinyurl.com/mev32z8"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alberto/Desktop/Trabajo-final-de-grado/TFG-28%20jun.docx" TargetMode="External"/><Relationship Id="rId29" Type="http://schemas.microsoft.com/office/2016/09/relationships/commentsIds" Target="commentsIds.xml"/><Relationship Id="rId11" Type="http://schemas.openxmlformats.org/officeDocument/2006/relationships/hyperlink" Target="file:////Users/alberto/Desktop/Trabajo-final-de-grado/TFG-28%20jun.docx" TargetMode="External"/><Relationship Id="rId24" Type="http://schemas.openxmlformats.org/officeDocument/2006/relationships/hyperlink" Target="file:////Users/alberto/Desktop/Trabajo-final-de-grado/TFG-28%20jun.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yperlink" Target="http://www.argreenhouse.com/society/TacCom/papers98/30_07i.pd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Users/alberto/Desktop/Trabajo-final-de-grado/TFG-28%20jun.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Users/alberto/Desktop/Trabajo-final-de-grado/TFG-28%20jun.docx" TargetMode="External"/><Relationship Id="rId22" Type="http://schemas.openxmlformats.org/officeDocument/2006/relationships/hyperlink" Target="file:////Users/alberto/Desktop/Trabajo-final-de-grado/TFG-28%20jun.docx" TargetMode="External"/><Relationship Id="rId27" Type="http://schemas.openxmlformats.org/officeDocument/2006/relationships/comments" Target="comments.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jp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2012.experiencinglight.nl/doc/28.pdf" TargetMode="External"/><Relationship Id="rId3" Type="http://schemas.openxmlformats.org/officeDocument/2006/relationships/styles" Target="styles.xml"/><Relationship Id="rId12" Type="http://schemas.openxmlformats.org/officeDocument/2006/relationships/hyperlink" Target="file:////Users/alberto/Desktop/Trabajo-final-de-grado/TFG-28%20jun.docx" TargetMode="External"/><Relationship Id="rId17" Type="http://schemas.openxmlformats.org/officeDocument/2006/relationships/hyperlink" Target="file:////Users/alberto/Desktop/Trabajo-final-de-grado/TFG-28%20jun.docx" TargetMode="External"/><Relationship Id="rId25" Type="http://schemas.openxmlformats.org/officeDocument/2006/relationships/hyperlink" Target="file:////Users/alberto/Desktop/Trabajo-final-de-grado/TFG-28%20jun.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microsoft.com/office/2018/08/relationships/commentsExtensible" Target="commentsExtensible.xml"/><Relationship Id="rId20" Type="http://schemas.openxmlformats.org/officeDocument/2006/relationships/hyperlink" Target="file:////Users/alberto/Desktop/Trabajo-final-de-grado/TFG-28%20jun.docx" TargetMode="External"/><Relationship Id="rId41" Type="http://schemas.openxmlformats.org/officeDocument/2006/relationships/image" Target="media/image1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alberto/Desktop/Trabajo-final-de-grado/TFG-28%20jun.docx" TargetMode="External"/><Relationship Id="rId23" Type="http://schemas.openxmlformats.org/officeDocument/2006/relationships/hyperlink" Target="file:////Users/alberto/Desktop/Trabajo-final-de-grado/TFG-28%20jun.docx" TargetMode="External"/><Relationship Id="rId28" Type="http://schemas.microsoft.com/office/2011/relationships/commentsExtended" Target="commentsExtended.xml"/><Relationship Id="rId36" Type="http://schemas.openxmlformats.org/officeDocument/2006/relationships/image" Target="media/image9.png"/><Relationship Id="rId49" Type="http://schemas.openxmlformats.org/officeDocument/2006/relationships/hyperlink" Target="http://www.ieee802.org/15/pub/TG7.html" TargetMode="External"/><Relationship Id="rId57" Type="http://schemas.microsoft.com/office/2011/relationships/people" Target="people.xml"/><Relationship Id="rId10" Type="http://schemas.openxmlformats.org/officeDocument/2006/relationships/hyperlink" Target="file:////Users/alberto/Desktop/Trabajo-final-de-grado/TFG-28%20jun.docx" TargetMode="External"/><Relationship Id="rId31" Type="http://schemas.openxmlformats.org/officeDocument/2006/relationships/image" Target="media/image4.png"/><Relationship Id="rId44" Type="http://schemas.openxmlformats.org/officeDocument/2006/relationships/image" Target="media/image17.jpg"/><Relationship Id="rId52" Type="http://schemas.openxmlformats.org/officeDocument/2006/relationships/hyperlink" Target="http://vision.ece.ucsb.edu/publications/05ThesisSullivan.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DC14-1967-5144-A8A0-192C796F1FCA}">
  <we:reference id="f78a3046-9e99-4300-aa2b-5814002b01a2" version="1.7.0.0" store="EXCatalog" storeType="EXCatalog"/>
  <we:alternateReferences>
    <we:reference id="WA104382081" version="1.7.0.0" store="es-ES"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DC7CD7C-29E0-8D42-91DF-0BE695CA7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87</Pages>
  <Words>26502</Words>
  <Characters>145765</Characters>
  <Application>Microsoft Office Word</Application>
  <DocSecurity>0</DocSecurity>
  <Lines>1214</Lines>
  <Paragraphs>343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64</cp:revision>
  <dcterms:created xsi:type="dcterms:W3CDTF">2020-07-04T19:38:00Z</dcterms:created>
  <dcterms:modified xsi:type="dcterms:W3CDTF">2020-07-05T19:47:00Z</dcterms:modified>
</cp:coreProperties>
</file>