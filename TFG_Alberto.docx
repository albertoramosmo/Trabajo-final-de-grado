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7CB8B057" w14:textId="1BE680FD" w:rsidR="0048433E" w:rsidRDefault="00E1096A" w:rsidP="00384DB0">
      <w:pPr>
        <w:spacing w:line="360" w:lineRule="auto"/>
        <w:jc w:val="both"/>
        <w:rPr>
          <w:ins w:id="0" w:author="ALBERTO RAMOS MONAGAS" w:date="2020-07-05T09:00:00Z"/>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w:t>
      </w:r>
      <w:r w:rsidR="001150E0">
        <w:rPr>
          <w:rFonts w:ascii="Times New Roman" w:hAnsi="Times New Roman" w:cs="Times New Roman"/>
          <w:sz w:val="22"/>
          <w:szCs w:val="22"/>
        </w:rPr>
        <w:t>por</w:t>
      </w:r>
      <w:r w:rsidR="001150E0" w:rsidRPr="00387D69">
        <w:rPr>
          <w:rFonts w:ascii="Times New Roman" w:hAnsi="Times New Roman" w:cs="Times New Roman"/>
          <w:sz w:val="22"/>
          <w:szCs w:val="22"/>
        </w:rPr>
        <w:t xml:space="preserve"> </w:t>
      </w:r>
      <w:r w:rsidRPr="00387D69">
        <w:rPr>
          <w:rFonts w:ascii="Times New Roman" w:hAnsi="Times New Roman" w:cs="Times New Roman"/>
          <w:sz w:val="22"/>
          <w:szCs w:val="22"/>
        </w:rPr>
        <w:t>luz visible a través de enlaces screen-</w:t>
      </w:r>
      <w:r w:rsidR="001150E0">
        <w:rPr>
          <w:rFonts w:ascii="Times New Roman" w:hAnsi="Times New Roman" w:cs="Times New Roman"/>
          <w:sz w:val="22"/>
          <w:szCs w:val="22"/>
        </w:rPr>
        <w:t>to-</w:t>
      </w:r>
      <w:r w:rsidRPr="00387D69">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387D69">
        <w:rPr>
          <w:rFonts w:ascii="Times New Roman" w:hAnsi="Times New Roman" w:cs="Times New Roman"/>
          <w:sz w:val="22"/>
          <w:szCs w:val="22"/>
        </w:rPr>
        <w:t xml:space="preserve">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w:t>
      </w:r>
      <w:r w:rsidR="001150E0">
        <w:rPr>
          <w:rFonts w:ascii="Times New Roman" w:hAnsi="Times New Roman" w:cs="Times New Roman"/>
          <w:sz w:val="22"/>
          <w:szCs w:val="22"/>
        </w:rPr>
        <w:t>t</w:t>
      </w:r>
      <w:r w:rsidR="00556C70" w:rsidRPr="00387D69">
        <w:rPr>
          <w:rFonts w:ascii="Times New Roman" w:hAnsi="Times New Roman" w:cs="Times New Roman"/>
          <w:sz w:val="22"/>
          <w:szCs w:val="22"/>
        </w:rPr>
        <w:t>as prácticas, aunque convenientes, han dado lugar a controversias entre el espacio asignado a los usuarios y el contenido reservado a l</w:t>
      </w:r>
      <w:r w:rsidR="001150E0">
        <w:rPr>
          <w:rFonts w:ascii="Times New Roman" w:hAnsi="Times New Roman" w:cs="Times New Roman"/>
          <w:sz w:val="22"/>
          <w:szCs w:val="22"/>
        </w:rPr>
        <w:t>a comunicación con</w:t>
      </w:r>
      <w:r w:rsidR="00556C70" w:rsidRPr="00387D69">
        <w:rPr>
          <w:rFonts w:ascii="Times New Roman" w:hAnsi="Times New Roman" w:cs="Times New Roman"/>
          <w:sz w:val="22"/>
          <w:szCs w:val="22"/>
        </w:rPr>
        <w:t xml:space="preserve"> dispositivos, además de su falta de estética visual y de distracción. En este documento </w:t>
      </w:r>
      <w:r w:rsidR="001150E0">
        <w:rPr>
          <w:rFonts w:ascii="Times New Roman" w:hAnsi="Times New Roman" w:cs="Times New Roman"/>
          <w:sz w:val="22"/>
          <w:szCs w:val="22"/>
        </w:rPr>
        <w:t xml:space="preserve">se </w:t>
      </w:r>
      <w:r w:rsidR="00556C70" w:rsidRPr="00387D69">
        <w:rPr>
          <w:rFonts w:ascii="Times New Roman" w:hAnsi="Times New Roman" w:cs="Times New Roman"/>
          <w:sz w:val="22"/>
          <w:szCs w:val="22"/>
        </w:rPr>
        <w:t>propone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w:t>
      </w:r>
      <w:r w:rsidR="001150E0">
        <w:rPr>
          <w:rFonts w:ascii="Times New Roman" w:hAnsi="Times New Roman" w:cs="Times New Roman"/>
          <w:sz w:val="22"/>
          <w:szCs w:val="22"/>
        </w:rPr>
        <w:t xml:space="preserve">que sea perceptible </w:t>
      </w:r>
      <w:r w:rsidR="00D95DED">
        <w:rPr>
          <w:rFonts w:ascii="Times New Roman" w:hAnsi="Times New Roman" w:cs="Times New Roman"/>
          <w:sz w:val="22"/>
          <w:szCs w:val="22"/>
        </w:rPr>
        <w:t xml:space="preserve">ninguna imagen codificada (por ejemplo, códigos de barras). </w:t>
      </w:r>
      <w:r w:rsidR="001150E0">
        <w:rPr>
          <w:rFonts w:ascii="Times New Roman" w:hAnsi="Times New Roman" w:cs="Times New Roman"/>
          <w:sz w:val="22"/>
          <w:szCs w:val="22"/>
        </w:rPr>
        <w:t xml:space="preserve">El </w:t>
      </w:r>
      <w:r w:rsidR="00D95DED">
        <w:rPr>
          <w:rFonts w:ascii="Times New Roman" w:hAnsi="Times New Roman" w:cs="Times New Roman"/>
          <w:sz w:val="22"/>
          <w:szCs w:val="22"/>
        </w:rPr>
        <w:t>sistema</w:t>
      </w:r>
      <w:r w:rsidR="001150E0">
        <w:rPr>
          <w:rFonts w:ascii="Times New Roman" w:hAnsi="Times New Roman" w:cs="Times New Roman"/>
          <w:sz w:val="22"/>
          <w:szCs w:val="22"/>
        </w:rPr>
        <w:t xml:space="preserve"> propuesto</w:t>
      </w:r>
      <w:r w:rsidR="00D95DED">
        <w:rPr>
          <w:rFonts w:ascii="Times New Roman" w:hAnsi="Times New Roman" w:cs="Times New Roman"/>
          <w:sz w:val="22"/>
          <w:szCs w:val="22"/>
        </w:rPr>
        <w:t xml:space="preserve">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 xml:space="preserve">l aprovechamiento del canal alfa </w:t>
      </w:r>
      <w:r w:rsidR="001150E0">
        <w:rPr>
          <w:rFonts w:ascii="Times New Roman" w:hAnsi="Times New Roman" w:cs="Times New Roman"/>
          <w:sz w:val="22"/>
          <w:szCs w:val="22"/>
        </w:rPr>
        <w:t>permite</w:t>
      </w:r>
      <w:r w:rsidR="00F34884">
        <w:rPr>
          <w:rFonts w:ascii="Times New Roman" w:hAnsi="Times New Roman" w:cs="Times New Roman"/>
          <w:sz w:val="22"/>
          <w:szCs w:val="22"/>
        </w:rPr>
        <w:t xml:space="preserve"> codificar los bits en el cambio de translucidez de los píxeles</w:t>
      </w:r>
      <w:r w:rsidR="001150E0">
        <w:rPr>
          <w:rFonts w:ascii="Times New Roman" w:hAnsi="Times New Roman" w:cs="Times New Roman"/>
          <w:sz w:val="22"/>
          <w:szCs w:val="22"/>
        </w:rPr>
        <w:t>, utilizando un esquema diferencial</w:t>
      </w:r>
      <w:r w:rsidR="00F34884">
        <w:rPr>
          <w:rFonts w:ascii="Times New Roman" w:hAnsi="Times New Roman" w:cs="Times New Roman"/>
          <w:sz w:val="22"/>
          <w:szCs w:val="22"/>
        </w:rPr>
        <w:t xml:space="preserve">. </w:t>
      </w:r>
      <w:r w:rsidR="00F75748">
        <w:rPr>
          <w:rFonts w:ascii="Times New Roman" w:hAnsi="Times New Roman" w:cs="Times New Roman"/>
          <w:sz w:val="22"/>
          <w:szCs w:val="22"/>
        </w:rPr>
        <w:t>Al eliminar la necesidad de modificar directamente los valores RGB de los píxeles</w:t>
      </w:r>
      <w:ins w:id="1" w:author="Víctor Guerra Yánez" w:date="2020-07-04T20:32:00Z">
        <w:r w:rsidR="001150E0">
          <w:rPr>
            <w:rFonts w:ascii="Times New Roman" w:hAnsi="Times New Roman" w:cs="Times New Roman"/>
            <w:sz w:val="22"/>
            <w:szCs w:val="22"/>
          </w:rPr>
          <w:t>,</w:t>
        </w:r>
      </w:ins>
      <w:r w:rsidR="00A25A87">
        <w:rPr>
          <w:rFonts w:ascii="Times New Roman" w:hAnsi="Times New Roman" w:cs="Times New Roman"/>
          <w:sz w:val="22"/>
          <w:szCs w:val="22"/>
        </w:rPr>
        <w:t xml:space="preserve"> se permite una comunicación discreta en tiempo real, a la vez que</w:t>
      </w:r>
      <w:r w:rsidR="001150E0">
        <w:rPr>
          <w:rFonts w:ascii="Times New Roman" w:hAnsi="Times New Roman" w:cs="Times New Roman"/>
          <w:sz w:val="22"/>
          <w:szCs w:val="22"/>
        </w:rPr>
        <w:t xml:space="preserve"> se</w:t>
      </w:r>
      <w:r w:rsidR="00A25A87">
        <w:rPr>
          <w:rFonts w:ascii="Times New Roman" w:hAnsi="Times New Roman" w:cs="Times New Roman"/>
          <w:sz w:val="22"/>
          <w:szCs w:val="22"/>
        </w:rPr>
        <w:t xml:space="preserv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w:t>
      </w:r>
      <w:r w:rsidR="001150E0">
        <w:rPr>
          <w:rFonts w:ascii="Times New Roman" w:hAnsi="Times New Roman" w:cs="Times New Roman"/>
          <w:sz w:val="22"/>
          <w:szCs w:val="22"/>
        </w:rPr>
        <w:t>de la</w:t>
      </w:r>
      <w:r w:rsidR="000549A5" w:rsidRPr="00387D69">
        <w:rPr>
          <w:rFonts w:ascii="Times New Roman" w:hAnsi="Times New Roman" w:cs="Times New Roman"/>
          <w:sz w:val="22"/>
          <w:szCs w:val="22"/>
        </w:rPr>
        <w:t xml:space="preserv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1150E0">
        <w:rPr>
          <w:rFonts w:ascii="Times New Roman" w:hAnsi="Times New Roman" w:cs="Times New Roman"/>
          <w:sz w:val="22"/>
          <w:szCs w:val="22"/>
        </w:rPr>
        <w:t>,</w:t>
      </w:r>
      <w:r w:rsidR="001150E0" w:rsidRPr="00387D69">
        <w:rPr>
          <w:rFonts w:ascii="Times New Roman" w:hAnsi="Times New Roman" w:cs="Times New Roman"/>
          <w:sz w:val="22"/>
          <w:szCs w:val="22"/>
        </w:rPr>
        <w:t xml:space="preserve"> </w:t>
      </w:r>
      <w:r w:rsidR="001150E0">
        <w:rPr>
          <w:rFonts w:ascii="Times New Roman" w:hAnsi="Times New Roman" w:cs="Times New Roman"/>
          <w:sz w:val="22"/>
          <w:szCs w:val="22"/>
        </w:rPr>
        <w:t>m</w:t>
      </w:r>
      <w:r w:rsidR="001150E0" w:rsidRPr="00387D69">
        <w:rPr>
          <w:rFonts w:ascii="Times New Roman" w:hAnsi="Times New Roman" w:cs="Times New Roman"/>
          <w:sz w:val="22"/>
          <w:szCs w:val="22"/>
        </w:rPr>
        <w:t>ultiplexa</w:t>
      </w:r>
      <w:r w:rsidR="001150E0">
        <w:rPr>
          <w:rFonts w:ascii="Times New Roman" w:hAnsi="Times New Roman" w:cs="Times New Roman"/>
          <w:sz w:val="22"/>
          <w:szCs w:val="22"/>
        </w:rPr>
        <w:t>ndo</w:t>
      </w:r>
      <w:r w:rsidR="001150E0" w:rsidRPr="00387D69">
        <w:rPr>
          <w:rFonts w:ascii="Times New Roman" w:hAnsi="Times New Roman" w:cs="Times New Roman"/>
          <w:sz w:val="22"/>
          <w:szCs w:val="22"/>
        </w:rPr>
        <w:t xml:space="preserve"> </w:t>
      </w:r>
      <w:r w:rsidR="000D44E4" w:rsidRPr="00387D69">
        <w:rPr>
          <w:rFonts w:ascii="Times New Roman" w:hAnsi="Times New Roman" w:cs="Times New Roman"/>
          <w:sz w:val="22"/>
          <w:szCs w:val="22"/>
        </w:rPr>
        <w:t>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y la pantalla</w:t>
      </w:r>
      <w:ins w:id="2" w:author="Víctor Guerra Yánez" w:date="2020-07-04T20:32:00Z">
        <w:r w:rsidR="001150E0">
          <w:rPr>
            <w:rFonts w:ascii="Times New Roman" w:hAnsi="Times New Roman" w:cs="Times New Roman"/>
            <w:sz w:val="22"/>
            <w:szCs w:val="22"/>
          </w:rPr>
          <w:t>,</w:t>
        </w:r>
      </w:ins>
      <w:r w:rsidR="00701CED" w:rsidRPr="00387D69">
        <w:rPr>
          <w:rFonts w:ascii="Times New Roman" w:hAnsi="Times New Roman" w:cs="Times New Roman"/>
          <w:sz w:val="22"/>
          <w:szCs w:val="22"/>
        </w:rPr>
        <w:t xml:space="preserve"> sin que ello afecte a </w:t>
      </w:r>
      <w:r w:rsidR="001150E0">
        <w:rPr>
          <w:rFonts w:ascii="Times New Roman" w:hAnsi="Times New Roman" w:cs="Times New Roman"/>
          <w:sz w:val="22"/>
          <w:szCs w:val="22"/>
        </w:rPr>
        <w:t>la calidad de la experiencia de usuario</w:t>
      </w:r>
      <w:r w:rsidR="00701CED" w:rsidRPr="00387D69">
        <w:rPr>
          <w:rFonts w:ascii="Times New Roman" w:hAnsi="Times New Roman" w:cs="Times New Roman"/>
          <w:sz w:val="22"/>
          <w:szCs w:val="22"/>
        </w:rPr>
        <w:t>.</w:t>
      </w:r>
    </w:p>
    <w:p w14:paraId="36175631" w14:textId="53C4D31C" w:rsidR="00335196" w:rsidRPr="00387D69" w:rsidDel="0048433E" w:rsidRDefault="00335196" w:rsidP="00384DB0">
      <w:pPr>
        <w:spacing w:line="360" w:lineRule="auto"/>
        <w:jc w:val="both"/>
        <w:rPr>
          <w:del w:id="3" w:author="ALBERTO RAMOS MONAGAS" w:date="2020-07-05T09:00:00Z"/>
          <w:rFonts w:ascii="Times New Roman" w:hAnsi="Times New Roman" w:cs="Times New Roman"/>
          <w:sz w:val="22"/>
          <w:szCs w:val="22"/>
        </w:rPr>
      </w:pPr>
      <w:del w:id="4" w:author="ALBERTO RAMOS MONAGAS" w:date="2020-07-05T09:00:00Z">
        <w:r w:rsidDel="0048433E">
          <w:rPr>
            <w:rFonts w:ascii="Times New Roman" w:hAnsi="Times New Roman" w:cs="Times New Roman"/>
            <w:sz w:val="22"/>
            <w:szCs w:val="22"/>
          </w:rPr>
          <w:delText>Finalmente, se construyó un modelo</w:delText>
        </w:r>
        <w:r w:rsidR="00640886" w:rsidDel="0048433E">
          <w:rPr>
            <w:rFonts w:ascii="Times New Roman" w:hAnsi="Times New Roman" w:cs="Times New Roman"/>
            <w:sz w:val="22"/>
            <w:szCs w:val="22"/>
          </w:rPr>
          <w:delText xml:space="preserve"> utilizando dispositivos inteligentes disponibles en el mercado actual y demostramos su eficacia y robustez en diferentes entornos prácticos.</w:delText>
        </w:r>
      </w:del>
    </w:p>
    <w:p w14:paraId="1ADFB7D4" w14:textId="77777777" w:rsidR="00BC52E6" w:rsidRPr="00387D69" w:rsidRDefault="00BC52E6" w:rsidP="00BA7B6B">
      <w:pPr>
        <w:spacing w:line="360" w:lineRule="auto"/>
        <w:jc w:val="both"/>
        <w:rPr>
          <w:rFonts w:ascii="Times New Roman" w:hAnsi="Times New Roman" w:cs="Times New Roman"/>
          <w:b/>
          <w:sz w:val="22"/>
          <w:szCs w:val="22"/>
        </w:rPr>
      </w:pPr>
    </w:p>
    <w:p w14:paraId="6A2EBE78" w14:textId="7102840D"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7ABCF748" w:rsidR="00BC52E6" w:rsidRDefault="00BC52E6" w:rsidP="00384DB0">
      <w:pPr>
        <w:spacing w:line="360" w:lineRule="auto"/>
        <w:rPr>
          <w:ins w:id="5" w:author="ALBERTO RAMOS MONAGAS" w:date="2020-07-05T09:00:00Z"/>
          <w:rFonts w:ascii="Times New Roman" w:hAnsi="Times New Roman" w:cs="Times New Roman"/>
          <w:b/>
          <w:sz w:val="28"/>
        </w:rPr>
      </w:pPr>
    </w:p>
    <w:p w14:paraId="3E677E17" w14:textId="77777777" w:rsidR="002A1A20" w:rsidRPr="00387D69" w:rsidRDefault="002A1A20"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75336CA4"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in </w:t>
      </w:r>
      <w:r w:rsidR="001150E0">
        <w:rPr>
          <w:rFonts w:ascii="Times New Roman" w:hAnsi="Times New Roman" w:cs="Times New Roman"/>
          <w:sz w:val="22"/>
          <w:szCs w:val="22"/>
        </w:rPr>
        <w:t>V</w:t>
      </w:r>
      <w:r w:rsidRPr="00033FD8">
        <w:rPr>
          <w:rFonts w:ascii="Times New Roman" w:hAnsi="Times New Roman" w:cs="Times New Roman"/>
          <w:sz w:val="22"/>
          <w:szCs w:val="22"/>
        </w:rPr>
        <w:t xml:space="preserve">isible </w:t>
      </w:r>
      <w:r w:rsidR="001150E0">
        <w:rPr>
          <w:rFonts w:ascii="Times New Roman" w:hAnsi="Times New Roman" w:cs="Times New Roman"/>
          <w:sz w:val="22"/>
          <w:szCs w:val="22"/>
        </w:rPr>
        <w:t>L</w:t>
      </w:r>
      <w:r w:rsidR="001150E0" w:rsidRPr="00033FD8">
        <w:rPr>
          <w:rFonts w:ascii="Times New Roman" w:hAnsi="Times New Roman" w:cs="Times New Roman"/>
          <w:sz w:val="22"/>
          <w:szCs w:val="22"/>
        </w:rPr>
        <w:t xml:space="preserve">ight </w:t>
      </w:r>
      <w:r w:rsidR="001150E0">
        <w:rPr>
          <w:rFonts w:ascii="Times New Roman" w:hAnsi="Times New Roman" w:cs="Times New Roman"/>
          <w:sz w:val="22"/>
          <w:szCs w:val="22"/>
        </w:rPr>
        <w:t>C</w:t>
      </w:r>
      <w:r w:rsidR="001150E0" w:rsidRPr="00033FD8">
        <w:rPr>
          <w:rFonts w:ascii="Times New Roman" w:hAnsi="Times New Roman" w:cs="Times New Roman"/>
          <w:sz w:val="22"/>
          <w:szCs w:val="22"/>
        </w:rPr>
        <w:t>ommunications</w:t>
      </w:r>
      <w:r w:rsidR="001150E0">
        <w:rPr>
          <w:rFonts w:ascii="Times New Roman" w:hAnsi="Times New Roman" w:cs="Times New Roman"/>
          <w:sz w:val="22"/>
          <w:szCs w:val="22"/>
        </w:rPr>
        <w:t xml:space="preserve"> (VLC)</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through screen-</w:t>
      </w:r>
      <w:r w:rsidR="001150E0">
        <w:rPr>
          <w:rFonts w:ascii="Times New Roman" w:hAnsi="Times New Roman" w:cs="Times New Roman"/>
          <w:sz w:val="22"/>
          <w:szCs w:val="22"/>
        </w:rPr>
        <w:t>to-</w:t>
      </w:r>
      <w:r w:rsidRPr="00033FD8">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033FD8">
        <w:rPr>
          <w:rFonts w:ascii="Times New Roman" w:hAnsi="Times New Roman" w:cs="Times New Roman"/>
          <w:sz w:val="22"/>
          <w:szCs w:val="22"/>
        </w:rPr>
        <w:t xml:space="preserve"> links have exploited the resources of the screen for data communication. These practices, while convenient, have led to controversies between the space assigned to users and the content reserved for the devices, in addition to their </w:t>
      </w:r>
      <w:r w:rsidR="001150E0">
        <w:rPr>
          <w:rFonts w:ascii="Times New Roman" w:hAnsi="Times New Roman" w:cs="Times New Roman"/>
          <w:sz w:val="22"/>
          <w:szCs w:val="22"/>
        </w:rPr>
        <w:t>poor</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aesthetics. In this document</w:t>
      </w:r>
      <w:ins w:id="6" w:author="Víctor Guerra Yánez" w:date="2020-07-04T20:34:00Z">
        <w:r w:rsidR="001150E0">
          <w:rPr>
            <w:rFonts w:ascii="Times New Roman" w:hAnsi="Times New Roman" w:cs="Times New Roman"/>
            <w:sz w:val="22"/>
            <w:szCs w:val="22"/>
          </w:rPr>
          <w:t>,</w:t>
        </w:r>
      </w:ins>
      <w:r w:rsidRPr="00033FD8">
        <w:rPr>
          <w:rFonts w:ascii="Times New Roman" w:hAnsi="Times New Roman" w:cs="Times New Roman"/>
          <w:sz w:val="22"/>
          <w:szCs w:val="22"/>
        </w:rPr>
        <w:t xml:space="preserve"> a system that allows simultaneous, dual-mode communication (between the camera and the screen) for both users and devices without displaying any encoded images (e.g., bar codes)</w:t>
      </w:r>
      <w:r w:rsidR="001150E0">
        <w:rPr>
          <w:rFonts w:ascii="Times New Roman" w:hAnsi="Times New Roman" w:cs="Times New Roman"/>
          <w:sz w:val="22"/>
          <w:szCs w:val="22"/>
        </w:rPr>
        <w:t xml:space="preserve"> is proposed</w:t>
      </w:r>
      <w:r w:rsidRPr="00033FD8">
        <w:rPr>
          <w:rFonts w:ascii="Times New Roman" w:hAnsi="Times New Roman" w:cs="Times New Roman"/>
          <w:sz w:val="22"/>
          <w:szCs w:val="22"/>
        </w:rPr>
        <w:t xml:space="preserve">. </w:t>
      </w:r>
      <w:r w:rsidR="001150E0">
        <w:rPr>
          <w:rFonts w:ascii="Times New Roman" w:hAnsi="Times New Roman" w:cs="Times New Roman"/>
          <w:sz w:val="22"/>
          <w:szCs w:val="22"/>
        </w:rPr>
        <w:t>The</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system encodes the data in translucent pixels on any type of content using the alpha channel, </w:t>
      </w:r>
      <w:r w:rsidR="001150E0">
        <w:rPr>
          <w:rFonts w:ascii="Times New Roman" w:hAnsi="Times New Roman" w:cs="Times New Roman"/>
          <w:sz w:val="22"/>
          <w:szCs w:val="22"/>
        </w:rPr>
        <w:t>making any</w:t>
      </w:r>
      <w:r w:rsidRPr="00033FD8">
        <w:rPr>
          <w:rFonts w:ascii="Times New Roman" w:hAnsi="Times New Roman" w:cs="Times New Roman"/>
          <w:sz w:val="22"/>
          <w:szCs w:val="22"/>
        </w:rPr>
        <w:t xml:space="preserve"> device equipped with a camera </w:t>
      </w:r>
      <w:r w:rsidR="001150E0">
        <w:rPr>
          <w:rFonts w:ascii="Times New Roman" w:hAnsi="Times New Roman" w:cs="Times New Roman"/>
          <w:sz w:val="22"/>
          <w:szCs w:val="22"/>
        </w:rPr>
        <w:t>capable of</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obtain</w:t>
      </w:r>
      <w:r w:rsidR="001150E0">
        <w:rPr>
          <w:rFonts w:ascii="Times New Roman" w:hAnsi="Times New Roman" w:cs="Times New Roman"/>
          <w:sz w:val="22"/>
          <w:szCs w:val="22"/>
        </w:rPr>
        <w:t>ing</w:t>
      </w:r>
      <w:r w:rsidRPr="00033FD8">
        <w:rPr>
          <w:rFonts w:ascii="Times New Roman" w:hAnsi="Times New Roman" w:cs="Times New Roman"/>
          <w:sz w:val="22"/>
          <w:szCs w:val="22"/>
        </w:rPr>
        <w:t xml:space="preserve"> the data by turning its camera towards the screen. In addition, the use of the alpha channel is used to encode the bits in the change of translucency of the pixels</w:t>
      </w:r>
      <w:r w:rsidR="001150E0">
        <w:rPr>
          <w:rFonts w:ascii="Times New Roman" w:hAnsi="Times New Roman" w:cs="Times New Roman"/>
          <w:sz w:val="22"/>
          <w:szCs w:val="22"/>
        </w:rPr>
        <w:t>, using a differential scheme</w:t>
      </w:r>
      <w:r w:rsidRPr="00033FD8">
        <w:rPr>
          <w:rFonts w:ascii="Times New Roman" w:hAnsi="Times New Roman" w:cs="Times New Roman"/>
          <w:sz w:val="22"/>
          <w:szCs w:val="22"/>
        </w:rPr>
        <w:t xml:space="preserve">. Eliminating the need to directly modify the RGB values of the pixels allows for discreet real-time communication, while supporting any type of content on the screen. In short, the designed system takes advantage of the space-time flicker fusion property of the human vision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w:t>
      </w:r>
      <w:ins w:id="7" w:author="Víctor Guerra Yánez" w:date="2020-07-04T20:36:00Z">
        <w:r w:rsidR="001150E0">
          <w:rPr>
            <w:rFonts w:ascii="Times New Roman" w:hAnsi="Times New Roman" w:cs="Times New Roman"/>
            <w:sz w:val="22"/>
            <w:szCs w:val="22"/>
          </w:rPr>
          <w:t>s</w:t>
        </w:r>
      </w:ins>
      <w:r w:rsidRPr="00033FD8">
        <w:rPr>
          <w:rFonts w:ascii="Times New Roman" w:hAnsi="Times New Roman" w:cs="Times New Roman"/>
          <w:sz w:val="22"/>
          <w:szCs w:val="22"/>
        </w:rPr>
        <w:t xml:space="preserve">.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w:t>
      </w:r>
      <w:r w:rsidR="001150E0">
        <w:rPr>
          <w:rFonts w:ascii="Times New Roman" w:hAnsi="Times New Roman" w:cs="Times New Roman"/>
          <w:sz w:val="22"/>
          <w:szCs w:val="22"/>
        </w:rPr>
        <w:t>covert</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data communication between the camera and the screen without affecting the </w:t>
      </w:r>
      <w:r w:rsidR="001150E0">
        <w:rPr>
          <w:rFonts w:ascii="Times New Roman" w:hAnsi="Times New Roman" w:cs="Times New Roman"/>
          <w:sz w:val="22"/>
          <w:szCs w:val="22"/>
        </w:rPr>
        <w:t>Quality of Experience (QoE)</w:t>
      </w:r>
      <w:r w:rsidRPr="00033FD8">
        <w:rPr>
          <w:rFonts w:ascii="Times New Roman" w:hAnsi="Times New Roman" w:cs="Times New Roman"/>
          <w:sz w:val="22"/>
          <w:szCs w:val="22"/>
        </w:rPr>
        <w:t>.</w:t>
      </w:r>
      <w:r>
        <w:rPr>
          <w:rFonts w:ascii="Times New Roman" w:hAnsi="Times New Roman" w:cs="Times New Roman"/>
          <w:sz w:val="22"/>
          <w:szCs w:val="22"/>
        </w:rPr>
        <w:t xml:space="preserve"> </w:t>
      </w:r>
      <w:del w:id="8" w:author="ALBERTO RAMOS MONAGAS" w:date="2020-07-05T09:00:00Z">
        <w:r w:rsidRPr="00033FD8" w:rsidDel="002A1A20">
          <w:rPr>
            <w:rFonts w:ascii="Times New Roman" w:hAnsi="Times New Roman" w:cs="Times New Roman"/>
            <w:sz w:val="22"/>
            <w:szCs w:val="22"/>
          </w:rPr>
          <w:delText>Finally, a model was built using intelligent devices available on the market today and we demonstrated their effectiveness and robustness in different practical environments.</w:delText>
        </w:r>
      </w:del>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28" w:history="1">
            <w:r w:rsidR="00DA36DC" w:rsidRPr="00EC48B5">
              <w:rPr>
                <w:rStyle w:val="Hipervnculo"/>
                <w:rFonts w:ascii="Times New Roman" w:hAnsi="Times New Roman" w:cs="Times New Roman"/>
                <w:noProof/>
              </w:rPr>
              <w:t>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w:t>
            </w:r>
            <w:r w:rsidR="00DA36DC">
              <w:rPr>
                <w:noProof/>
                <w:webHidden/>
              </w:rPr>
              <w:tab/>
            </w:r>
            <w:r w:rsidR="00DA36DC">
              <w:rPr>
                <w:noProof/>
                <w:webHidden/>
              </w:rPr>
              <w:fldChar w:fldCharType="begin"/>
            </w:r>
            <w:r w:rsidR="00DA36DC">
              <w:rPr>
                <w:noProof/>
                <w:webHidden/>
              </w:rPr>
              <w:instrText xml:space="preserve"> PAGEREF _Toc44511628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7F11CEF1" w14:textId="2858C00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29" w:history="1">
            <w:r w:rsidR="00DA36DC" w:rsidRPr="00EC48B5">
              <w:rPr>
                <w:rStyle w:val="Hipervnculo"/>
                <w:rFonts w:ascii="Times New Roman" w:hAnsi="Times New Roman" w:cs="Times New Roman"/>
                <w:noProof/>
              </w:rPr>
              <w:t>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e importancia</w:t>
            </w:r>
            <w:r w:rsidR="00DA36DC">
              <w:rPr>
                <w:noProof/>
                <w:webHidden/>
              </w:rPr>
              <w:tab/>
            </w:r>
            <w:r w:rsidR="00DA36DC">
              <w:rPr>
                <w:noProof/>
                <w:webHidden/>
              </w:rPr>
              <w:fldChar w:fldCharType="begin"/>
            </w:r>
            <w:r w:rsidR="00DA36DC">
              <w:rPr>
                <w:noProof/>
                <w:webHidden/>
              </w:rPr>
              <w:instrText xml:space="preserve"> PAGEREF _Toc44511629 \h </w:instrText>
            </w:r>
            <w:r w:rsidR="00DA36DC">
              <w:rPr>
                <w:noProof/>
                <w:webHidden/>
              </w:rPr>
            </w:r>
            <w:r w:rsidR="00DA36DC">
              <w:rPr>
                <w:noProof/>
                <w:webHidden/>
              </w:rPr>
              <w:fldChar w:fldCharType="separate"/>
            </w:r>
            <w:r w:rsidR="00DA36DC">
              <w:rPr>
                <w:noProof/>
                <w:webHidden/>
              </w:rPr>
              <w:t>13</w:t>
            </w:r>
            <w:r w:rsidR="00DA36DC">
              <w:rPr>
                <w:noProof/>
                <w:webHidden/>
              </w:rPr>
              <w:fldChar w:fldCharType="end"/>
            </w:r>
          </w:hyperlink>
        </w:p>
        <w:p w14:paraId="693CEA76" w14:textId="4B67DD41"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0" w:history="1">
            <w:r w:rsidR="00DA36DC" w:rsidRPr="00EC48B5">
              <w:rPr>
                <w:rStyle w:val="Hipervnculo"/>
                <w:rFonts w:ascii="Times New Roman" w:hAnsi="Times New Roman" w:cs="Times New Roman"/>
                <w:noProof/>
              </w:rPr>
              <w:t>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Objetivos y alcance del proyecto</w:t>
            </w:r>
            <w:r w:rsidR="00DA36DC">
              <w:rPr>
                <w:noProof/>
                <w:webHidden/>
              </w:rPr>
              <w:tab/>
            </w:r>
            <w:r w:rsidR="00DA36DC">
              <w:rPr>
                <w:noProof/>
                <w:webHidden/>
              </w:rPr>
              <w:fldChar w:fldCharType="begin"/>
            </w:r>
            <w:r w:rsidR="00DA36DC">
              <w:rPr>
                <w:noProof/>
                <w:webHidden/>
              </w:rPr>
              <w:instrText xml:space="preserve"> PAGEREF _Toc44511630 \h </w:instrText>
            </w:r>
            <w:r w:rsidR="00DA36DC">
              <w:rPr>
                <w:noProof/>
                <w:webHidden/>
              </w:rPr>
            </w:r>
            <w:r w:rsidR="00DA36DC">
              <w:rPr>
                <w:noProof/>
                <w:webHidden/>
              </w:rPr>
              <w:fldChar w:fldCharType="separate"/>
            </w:r>
            <w:r w:rsidR="00DA36DC">
              <w:rPr>
                <w:noProof/>
                <w:webHidden/>
              </w:rPr>
              <w:t>14</w:t>
            </w:r>
            <w:r w:rsidR="00DA36DC">
              <w:rPr>
                <w:noProof/>
                <w:webHidden/>
              </w:rPr>
              <w:fldChar w:fldCharType="end"/>
            </w:r>
          </w:hyperlink>
        </w:p>
        <w:p w14:paraId="60FB94E5" w14:textId="1F16C73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1" w:history="1">
            <w:r w:rsidR="00DA36DC" w:rsidRPr="00EC48B5">
              <w:rPr>
                <w:rStyle w:val="Hipervnculo"/>
                <w:rFonts w:ascii="Times New Roman" w:hAnsi="Times New Roman" w:cs="Times New Roman"/>
                <w:noProof/>
              </w:rPr>
              <w:t>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Medios utilizados</w:t>
            </w:r>
            <w:r w:rsidR="00DA36DC">
              <w:rPr>
                <w:noProof/>
                <w:webHidden/>
              </w:rPr>
              <w:tab/>
            </w:r>
            <w:r w:rsidR="00DA36DC">
              <w:rPr>
                <w:noProof/>
                <w:webHidden/>
              </w:rPr>
              <w:fldChar w:fldCharType="begin"/>
            </w:r>
            <w:r w:rsidR="00DA36DC">
              <w:rPr>
                <w:noProof/>
                <w:webHidden/>
              </w:rPr>
              <w:instrText xml:space="preserve"> PAGEREF _Toc44511631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2E8C01D7" w14:textId="47EC5E3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2" w:history="1">
            <w:r w:rsidR="00DA36DC" w:rsidRPr="00EC48B5">
              <w:rPr>
                <w:rStyle w:val="Hipervnculo"/>
                <w:rFonts w:ascii="Times New Roman" w:hAnsi="Times New Roman" w:cs="Times New Roman"/>
                <w:noProof/>
              </w:rPr>
              <w:t>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Organización de la memoria</w:t>
            </w:r>
            <w:r w:rsidR="00DA36DC">
              <w:rPr>
                <w:noProof/>
                <w:webHidden/>
              </w:rPr>
              <w:tab/>
            </w:r>
            <w:r w:rsidR="00DA36DC">
              <w:rPr>
                <w:noProof/>
                <w:webHidden/>
              </w:rPr>
              <w:fldChar w:fldCharType="begin"/>
            </w:r>
            <w:r w:rsidR="00DA36DC">
              <w:rPr>
                <w:noProof/>
                <w:webHidden/>
              </w:rPr>
              <w:instrText xml:space="preserve"> PAGEREF _Toc44511632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4C2F571E" w14:textId="5C9FEB12"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33" w:history="1">
            <w:r w:rsidR="00DA36DC" w:rsidRPr="00EC48B5">
              <w:rPr>
                <w:rStyle w:val="Hipervnculo"/>
                <w:rFonts w:ascii="Times New Roman" w:hAnsi="Times New Roman" w:cs="Times New Roman"/>
                <w:noProof/>
              </w:rPr>
              <w:t>CAPÍTULO 2: EFECTOS DE LA PERCEPCIÓN VISUAL HUMANA</w:t>
            </w:r>
            <w:r w:rsidR="00DA36DC">
              <w:rPr>
                <w:noProof/>
                <w:webHidden/>
              </w:rPr>
              <w:tab/>
            </w:r>
            <w:r w:rsidR="00DA36DC">
              <w:rPr>
                <w:noProof/>
                <w:webHidden/>
              </w:rPr>
              <w:fldChar w:fldCharType="begin"/>
            </w:r>
            <w:r w:rsidR="00DA36DC">
              <w:rPr>
                <w:noProof/>
                <w:webHidden/>
              </w:rPr>
              <w:instrText xml:space="preserve"> PAGEREF _Toc44511633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4F2DF4B6" w14:textId="03160F2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4" w:history="1">
            <w:r w:rsidR="00DA36DC" w:rsidRPr="00EC48B5">
              <w:rPr>
                <w:rStyle w:val="Hipervnculo"/>
                <w:rFonts w:ascii="Times New Roman" w:hAnsi="Times New Roman" w:cs="Times New Roman"/>
                <w:noProof/>
              </w:rPr>
              <w:t>2.1.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_Toc44511634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3111C9A7" w14:textId="5BAE592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5" w:history="1">
            <w:r w:rsidR="00DA36DC" w:rsidRPr="00EC48B5">
              <w:rPr>
                <w:rStyle w:val="Hipervnculo"/>
                <w:rFonts w:ascii="Times New Roman" w:hAnsi="Times New Roman" w:cs="Times New Roman"/>
                <w:noProof/>
              </w:rPr>
              <w:t>2.2.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Espectro visible</w:t>
            </w:r>
            <w:r w:rsidR="00DA36DC">
              <w:rPr>
                <w:noProof/>
                <w:webHidden/>
              </w:rPr>
              <w:tab/>
            </w:r>
            <w:r w:rsidR="00DA36DC">
              <w:rPr>
                <w:noProof/>
                <w:webHidden/>
              </w:rPr>
              <w:fldChar w:fldCharType="begin"/>
            </w:r>
            <w:r w:rsidR="00DA36DC">
              <w:rPr>
                <w:noProof/>
                <w:webHidden/>
              </w:rPr>
              <w:instrText xml:space="preserve"> PAGEREF _Toc44511635 \h </w:instrText>
            </w:r>
            <w:r w:rsidR="00DA36DC">
              <w:rPr>
                <w:noProof/>
                <w:webHidden/>
              </w:rPr>
            </w:r>
            <w:r w:rsidR="00DA36DC">
              <w:rPr>
                <w:noProof/>
                <w:webHidden/>
              </w:rPr>
              <w:fldChar w:fldCharType="separate"/>
            </w:r>
            <w:r w:rsidR="00DA36DC">
              <w:rPr>
                <w:noProof/>
                <w:webHidden/>
              </w:rPr>
              <w:t>18</w:t>
            </w:r>
            <w:r w:rsidR="00DA36DC">
              <w:rPr>
                <w:noProof/>
                <w:webHidden/>
              </w:rPr>
              <w:fldChar w:fldCharType="end"/>
            </w:r>
          </w:hyperlink>
        </w:p>
        <w:p w14:paraId="1271D5DA" w14:textId="6D50D4C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6" w:history="1">
            <w:r w:rsidR="00DA36DC" w:rsidRPr="00EC48B5">
              <w:rPr>
                <w:rStyle w:val="Hipervnculo"/>
                <w:rFonts w:ascii="Times New Roman" w:hAnsi="Times New Roman" w:cs="Times New Roman"/>
                <w:noProof/>
              </w:rPr>
              <w:t>2.3.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ojo humano</w:t>
            </w:r>
            <w:r w:rsidR="00DA36DC">
              <w:rPr>
                <w:noProof/>
                <w:webHidden/>
              </w:rPr>
              <w:tab/>
            </w:r>
            <w:r w:rsidR="00DA36DC">
              <w:rPr>
                <w:noProof/>
                <w:webHidden/>
              </w:rPr>
              <w:fldChar w:fldCharType="begin"/>
            </w:r>
            <w:r w:rsidR="00DA36DC">
              <w:rPr>
                <w:noProof/>
                <w:webHidden/>
              </w:rPr>
              <w:instrText xml:space="preserve"> PAGEREF _Toc44511636 \h </w:instrText>
            </w:r>
            <w:r w:rsidR="00DA36DC">
              <w:rPr>
                <w:noProof/>
                <w:webHidden/>
              </w:rPr>
            </w:r>
            <w:r w:rsidR="00DA36DC">
              <w:rPr>
                <w:noProof/>
                <w:webHidden/>
              </w:rPr>
              <w:fldChar w:fldCharType="separate"/>
            </w:r>
            <w:r w:rsidR="00DA36DC">
              <w:rPr>
                <w:noProof/>
                <w:webHidden/>
              </w:rPr>
              <w:t>19</w:t>
            </w:r>
            <w:r w:rsidR="00DA36DC">
              <w:rPr>
                <w:noProof/>
                <w:webHidden/>
              </w:rPr>
              <w:fldChar w:fldCharType="end"/>
            </w:r>
          </w:hyperlink>
        </w:p>
        <w:p w14:paraId="3425B8EE" w14:textId="339EC73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7" w:history="1">
            <w:r w:rsidR="00DA36DC" w:rsidRPr="00EC48B5">
              <w:rPr>
                <w:rStyle w:val="Hipervnculo"/>
                <w:rFonts w:ascii="Times New Roman" w:hAnsi="Times New Roman" w:cs="Times New Roman"/>
                <w:noProof/>
              </w:rPr>
              <w:t>2.4.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sistema visual humano (SVH)</w:t>
            </w:r>
            <w:r w:rsidR="00DA36DC">
              <w:rPr>
                <w:noProof/>
                <w:webHidden/>
              </w:rPr>
              <w:tab/>
            </w:r>
            <w:r w:rsidR="00DA36DC">
              <w:rPr>
                <w:noProof/>
                <w:webHidden/>
              </w:rPr>
              <w:fldChar w:fldCharType="begin"/>
            </w:r>
            <w:r w:rsidR="00DA36DC">
              <w:rPr>
                <w:noProof/>
                <w:webHidden/>
              </w:rPr>
              <w:instrText xml:space="preserve"> PAGEREF _Toc44511637 \h </w:instrText>
            </w:r>
            <w:r w:rsidR="00DA36DC">
              <w:rPr>
                <w:noProof/>
                <w:webHidden/>
              </w:rPr>
            </w:r>
            <w:r w:rsidR="00DA36DC">
              <w:rPr>
                <w:noProof/>
                <w:webHidden/>
              </w:rPr>
              <w:fldChar w:fldCharType="separate"/>
            </w:r>
            <w:r w:rsidR="00DA36DC">
              <w:rPr>
                <w:noProof/>
                <w:webHidden/>
              </w:rPr>
              <w:t>21</w:t>
            </w:r>
            <w:r w:rsidR="00DA36DC">
              <w:rPr>
                <w:noProof/>
                <w:webHidden/>
              </w:rPr>
              <w:fldChar w:fldCharType="end"/>
            </w:r>
          </w:hyperlink>
        </w:p>
        <w:p w14:paraId="263446CC" w14:textId="4B6751D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8" w:history="1">
            <w:r w:rsidR="00DA36DC" w:rsidRPr="00EC48B5">
              <w:rPr>
                <w:rStyle w:val="Hipervnculo"/>
                <w:rFonts w:ascii="Times New Roman" w:hAnsi="Times New Roman" w:cs="Times New Roman"/>
                <w:noProof/>
              </w:rPr>
              <w:t>2.5.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de la percepción visual</w:t>
            </w:r>
            <w:r w:rsidR="00DA36DC">
              <w:rPr>
                <w:noProof/>
                <w:webHidden/>
              </w:rPr>
              <w:tab/>
            </w:r>
            <w:r w:rsidR="00DA36DC">
              <w:rPr>
                <w:noProof/>
                <w:webHidden/>
              </w:rPr>
              <w:fldChar w:fldCharType="begin"/>
            </w:r>
            <w:r w:rsidR="00DA36DC">
              <w:rPr>
                <w:noProof/>
                <w:webHidden/>
              </w:rPr>
              <w:instrText xml:space="preserve"> PAGEREF _Toc44511638 \h </w:instrText>
            </w:r>
            <w:r w:rsidR="00DA36DC">
              <w:rPr>
                <w:noProof/>
                <w:webHidden/>
              </w:rPr>
            </w:r>
            <w:r w:rsidR="00DA36DC">
              <w:rPr>
                <w:noProof/>
                <w:webHidden/>
              </w:rPr>
              <w:fldChar w:fldCharType="separate"/>
            </w:r>
            <w:r w:rsidR="00DA36DC">
              <w:rPr>
                <w:noProof/>
                <w:webHidden/>
              </w:rPr>
              <w:t>22</w:t>
            </w:r>
            <w:r w:rsidR="00DA36DC">
              <w:rPr>
                <w:noProof/>
                <w:webHidden/>
              </w:rPr>
              <w:fldChar w:fldCharType="end"/>
            </w:r>
          </w:hyperlink>
        </w:p>
        <w:p w14:paraId="3E8CCCC3" w14:textId="56E4906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9" w:history="1">
            <w:r w:rsidR="00DA36DC" w:rsidRPr="00EC48B5">
              <w:rPr>
                <w:rStyle w:val="Hipervnculo"/>
                <w:rFonts w:ascii="Times New Roman" w:hAnsi="Times New Roman" w:cs="Times New Roman"/>
                <w:noProof/>
              </w:rPr>
              <w:t>2.6.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Mecanismos básicos de la visión</w:t>
            </w:r>
            <w:r w:rsidR="00DA36DC">
              <w:rPr>
                <w:noProof/>
                <w:webHidden/>
              </w:rPr>
              <w:tab/>
            </w:r>
            <w:r w:rsidR="00DA36DC">
              <w:rPr>
                <w:noProof/>
                <w:webHidden/>
              </w:rPr>
              <w:fldChar w:fldCharType="begin"/>
            </w:r>
            <w:r w:rsidR="00DA36DC">
              <w:rPr>
                <w:noProof/>
                <w:webHidden/>
              </w:rPr>
              <w:instrText xml:space="preserve"> PAGEREF _Toc44511639 \h </w:instrText>
            </w:r>
            <w:r w:rsidR="00DA36DC">
              <w:rPr>
                <w:noProof/>
                <w:webHidden/>
              </w:rPr>
            </w:r>
            <w:r w:rsidR="00DA36DC">
              <w:rPr>
                <w:noProof/>
                <w:webHidden/>
              </w:rPr>
              <w:fldChar w:fldCharType="separate"/>
            </w:r>
            <w:r w:rsidR="00DA36DC">
              <w:rPr>
                <w:noProof/>
                <w:webHidden/>
              </w:rPr>
              <w:t>24</w:t>
            </w:r>
            <w:r w:rsidR="00DA36DC">
              <w:rPr>
                <w:noProof/>
                <w:webHidden/>
              </w:rPr>
              <w:fldChar w:fldCharType="end"/>
            </w:r>
          </w:hyperlink>
        </w:p>
        <w:p w14:paraId="3A9827B6" w14:textId="66320533"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0" w:history="1">
            <w:r w:rsidR="00DA36DC" w:rsidRPr="00EC48B5">
              <w:rPr>
                <w:rStyle w:val="Hipervnculo"/>
                <w:rFonts w:ascii="Times New Roman" w:hAnsi="Times New Roman" w:cs="Times New Roman"/>
                <w:noProof/>
              </w:rPr>
              <w:t>2.7.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cognitivo y la corteza visual</w:t>
            </w:r>
            <w:r w:rsidR="00DA36DC">
              <w:rPr>
                <w:noProof/>
                <w:webHidden/>
              </w:rPr>
              <w:tab/>
            </w:r>
            <w:r w:rsidR="00DA36DC">
              <w:rPr>
                <w:noProof/>
                <w:webHidden/>
              </w:rPr>
              <w:fldChar w:fldCharType="begin"/>
            </w:r>
            <w:r w:rsidR="00DA36DC">
              <w:rPr>
                <w:noProof/>
                <w:webHidden/>
              </w:rPr>
              <w:instrText xml:space="preserve"> PAGEREF _Toc44511640 \h </w:instrText>
            </w:r>
            <w:r w:rsidR="00DA36DC">
              <w:rPr>
                <w:noProof/>
                <w:webHidden/>
              </w:rPr>
            </w:r>
            <w:r w:rsidR="00DA36DC">
              <w:rPr>
                <w:noProof/>
                <w:webHidden/>
              </w:rPr>
              <w:fldChar w:fldCharType="separate"/>
            </w:r>
            <w:r w:rsidR="00DA36DC">
              <w:rPr>
                <w:noProof/>
                <w:webHidden/>
              </w:rPr>
              <w:t>25</w:t>
            </w:r>
            <w:r w:rsidR="00DA36DC">
              <w:rPr>
                <w:noProof/>
                <w:webHidden/>
              </w:rPr>
              <w:fldChar w:fldCharType="end"/>
            </w:r>
          </w:hyperlink>
        </w:p>
        <w:p w14:paraId="7A3846E8" w14:textId="40BFD5F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1" w:history="1">
            <w:r w:rsidR="00DA36DC" w:rsidRPr="00EC48B5">
              <w:rPr>
                <w:rStyle w:val="Hipervnculo"/>
                <w:rFonts w:ascii="Times New Roman" w:hAnsi="Times New Roman" w:cs="Times New Roman"/>
                <w:noProof/>
              </w:rPr>
              <w:t>2.8.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Enmascaramiento visual</w:t>
            </w:r>
            <w:r w:rsidR="00DA36DC">
              <w:rPr>
                <w:noProof/>
                <w:webHidden/>
              </w:rPr>
              <w:tab/>
            </w:r>
            <w:r w:rsidR="00DA36DC">
              <w:rPr>
                <w:noProof/>
                <w:webHidden/>
              </w:rPr>
              <w:fldChar w:fldCharType="begin"/>
            </w:r>
            <w:r w:rsidR="00DA36DC">
              <w:rPr>
                <w:noProof/>
                <w:webHidden/>
              </w:rPr>
              <w:instrText xml:space="preserve"> PAGEREF _Toc44511641 \h </w:instrText>
            </w:r>
            <w:r w:rsidR="00DA36DC">
              <w:rPr>
                <w:noProof/>
                <w:webHidden/>
              </w:rPr>
            </w:r>
            <w:r w:rsidR="00DA36DC">
              <w:rPr>
                <w:noProof/>
                <w:webHidden/>
              </w:rPr>
              <w:fldChar w:fldCharType="separate"/>
            </w:r>
            <w:r w:rsidR="00DA36DC">
              <w:rPr>
                <w:noProof/>
                <w:webHidden/>
              </w:rPr>
              <w:t>26</w:t>
            </w:r>
            <w:r w:rsidR="00DA36DC">
              <w:rPr>
                <w:noProof/>
                <w:webHidden/>
              </w:rPr>
              <w:fldChar w:fldCharType="end"/>
            </w:r>
          </w:hyperlink>
        </w:p>
        <w:p w14:paraId="5C0531A8" w14:textId="0302B6D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2" w:history="1">
            <w:r w:rsidR="00DA36DC" w:rsidRPr="00EC48B5">
              <w:rPr>
                <w:rStyle w:val="Hipervnculo"/>
                <w:rFonts w:ascii="Times New Roman" w:hAnsi="Times New Roman" w:cs="Times New Roman"/>
                <w:noProof/>
              </w:rPr>
              <w:t>2.9.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movimiento</w:t>
            </w:r>
            <w:r w:rsidR="00DA36DC">
              <w:rPr>
                <w:noProof/>
                <w:webHidden/>
              </w:rPr>
              <w:tab/>
            </w:r>
            <w:r w:rsidR="00DA36DC">
              <w:rPr>
                <w:noProof/>
                <w:webHidden/>
              </w:rPr>
              <w:fldChar w:fldCharType="begin"/>
            </w:r>
            <w:r w:rsidR="00DA36DC">
              <w:rPr>
                <w:noProof/>
                <w:webHidden/>
              </w:rPr>
              <w:instrText xml:space="preserve"> PAGEREF _Toc44511642 \h </w:instrText>
            </w:r>
            <w:r w:rsidR="00DA36DC">
              <w:rPr>
                <w:noProof/>
                <w:webHidden/>
              </w:rPr>
            </w:r>
            <w:r w:rsidR="00DA36DC">
              <w:rPr>
                <w:noProof/>
                <w:webHidden/>
              </w:rPr>
              <w:fldChar w:fldCharType="separate"/>
            </w:r>
            <w:r w:rsidR="00DA36DC">
              <w:rPr>
                <w:noProof/>
                <w:webHidden/>
              </w:rPr>
              <w:t>27</w:t>
            </w:r>
            <w:r w:rsidR="00DA36DC">
              <w:rPr>
                <w:noProof/>
                <w:webHidden/>
              </w:rPr>
              <w:fldChar w:fldCharType="end"/>
            </w:r>
          </w:hyperlink>
        </w:p>
        <w:p w14:paraId="4E4EF224" w14:textId="3300B40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3" w:history="1">
            <w:r w:rsidR="00DA36DC" w:rsidRPr="00EC48B5">
              <w:rPr>
                <w:rStyle w:val="Hipervnculo"/>
                <w:rFonts w:ascii="Times New Roman" w:hAnsi="Times New Roman" w:cs="Times New Roman"/>
                <w:noProof/>
              </w:rPr>
              <w:t>2.10.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parpadeo de la visión humana (flicker)</w:t>
            </w:r>
            <w:r w:rsidR="00DA36DC">
              <w:rPr>
                <w:noProof/>
                <w:webHidden/>
              </w:rPr>
              <w:tab/>
            </w:r>
            <w:r w:rsidR="00DA36DC">
              <w:rPr>
                <w:noProof/>
                <w:webHidden/>
              </w:rPr>
              <w:fldChar w:fldCharType="begin"/>
            </w:r>
            <w:r w:rsidR="00DA36DC">
              <w:rPr>
                <w:noProof/>
                <w:webHidden/>
              </w:rPr>
              <w:instrText xml:space="preserve"> PAGEREF _Toc44511643 \h </w:instrText>
            </w:r>
            <w:r w:rsidR="00DA36DC">
              <w:rPr>
                <w:noProof/>
                <w:webHidden/>
              </w:rPr>
            </w:r>
            <w:r w:rsidR="00DA36DC">
              <w:rPr>
                <w:noProof/>
                <w:webHidden/>
              </w:rPr>
              <w:fldChar w:fldCharType="separate"/>
            </w:r>
            <w:r w:rsidR="00DA36DC">
              <w:rPr>
                <w:noProof/>
                <w:webHidden/>
              </w:rPr>
              <w:t>28</w:t>
            </w:r>
            <w:r w:rsidR="00DA36DC">
              <w:rPr>
                <w:noProof/>
                <w:webHidden/>
              </w:rPr>
              <w:fldChar w:fldCharType="end"/>
            </w:r>
          </w:hyperlink>
        </w:p>
        <w:p w14:paraId="45AC2F70" w14:textId="425BEA0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4" w:history="1">
            <w:r w:rsidR="00DA36DC" w:rsidRPr="00EC48B5">
              <w:rPr>
                <w:rStyle w:val="Hipervnculo"/>
                <w:rFonts w:ascii="Times New Roman" w:hAnsi="Times New Roman" w:cs="Times New Roman"/>
                <w:noProof/>
              </w:rPr>
              <w:t>2.11.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Factores que determinan la sensibilidad al contraste</w:t>
            </w:r>
            <w:r w:rsidR="00DA36DC">
              <w:rPr>
                <w:noProof/>
                <w:webHidden/>
              </w:rPr>
              <w:tab/>
            </w:r>
            <w:r w:rsidR="00DA36DC">
              <w:rPr>
                <w:noProof/>
                <w:webHidden/>
              </w:rPr>
              <w:fldChar w:fldCharType="begin"/>
            </w:r>
            <w:r w:rsidR="00DA36DC">
              <w:rPr>
                <w:noProof/>
                <w:webHidden/>
              </w:rPr>
              <w:instrText xml:space="preserve"> PAGEREF _Toc44511644 \h </w:instrText>
            </w:r>
            <w:r w:rsidR="00DA36DC">
              <w:rPr>
                <w:noProof/>
                <w:webHidden/>
              </w:rPr>
            </w:r>
            <w:r w:rsidR="00DA36DC">
              <w:rPr>
                <w:noProof/>
                <w:webHidden/>
              </w:rPr>
              <w:fldChar w:fldCharType="separate"/>
            </w:r>
            <w:r w:rsidR="00DA36DC">
              <w:rPr>
                <w:noProof/>
                <w:webHidden/>
              </w:rPr>
              <w:t>30</w:t>
            </w:r>
            <w:r w:rsidR="00DA36DC">
              <w:rPr>
                <w:noProof/>
                <w:webHidden/>
              </w:rPr>
              <w:fldChar w:fldCharType="end"/>
            </w:r>
          </w:hyperlink>
        </w:p>
        <w:p w14:paraId="79A4A5CA" w14:textId="37FA4252"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5" w:history="1">
            <w:r w:rsidR="00DA36DC" w:rsidRPr="00EC48B5">
              <w:rPr>
                <w:rStyle w:val="Hipervnculo"/>
                <w:rFonts w:ascii="Times New Roman" w:hAnsi="Times New Roman" w:cs="Times New Roman"/>
                <w:noProof/>
              </w:rPr>
              <w:t>2.12.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Sensibilidad temporal</w:t>
            </w:r>
            <w:r w:rsidR="00DA36DC">
              <w:rPr>
                <w:noProof/>
                <w:webHidden/>
              </w:rPr>
              <w:tab/>
            </w:r>
            <w:r w:rsidR="00DA36DC">
              <w:rPr>
                <w:noProof/>
                <w:webHidden/>
              </w:rPr>
              <w:fldChar w:fldCharType="begin"/>
            </w:r>
            <w:r w:rsidR="00DA36DC">
              <w:rPr>
                <w:noProof/>
                <w:webHidden/>
              </w:rPr>
              <w:instrText xml:space="preserve"> PAGEREF _Toc44511645 \h </w:instrText>
            </w:r>
            <w:r w:rsidR="00DA36DC">
              <w:rPr>
                <w:noProof/>
                <w:webHidden/>
              </w:rPr>
            </w:r>
            <w:r w:rsidR="00DA36DC">
              <w:rPr>
                <w:noProof/>
                <w:webHidden/>
              </w:rPr>
              <w:fldChar w:fldCharType="separate"/>
            </w:r>
            <w:r w:rsidR="00DA36DC">
              <w:rPr>
                <w:noProof/>
                <w:webHidden/>
              </w:rPr>
              <w:t>33</w:t>
            </w:r>
            <w:r w:rsidR="00DA36DC">
              <w:rPr>
                <w:noProof/>
                <w:webHidden/>
              </w:rPr>
              <w:fldChar w:fldCharType="end"/>
            </w:r>
          </w:hyperlink>
        </w:p>
        <w:p w14:paraId="3C7928E0" w14:textId="47CB670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6" w:history="1">
            <w:r w:rsidR="00DA36DC" w:rsidRPr="00EC48B5">
              <w:rPr>
                <w:rStyle w:val="Hipervnculo"/>
                <w:rFonts w:ascii="Times New Roman" w:hAnsi="Times New Roman" w:cs="Times New Roman"/>
                <w:noProof/>
              </w:rPr>
              <w:t>2.13.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Agudeza visual y visión periférica</w:t>
            </w:r>
            <w:r w:rsidR="00DA36DC">
              <w:rPr>
                <w:noProof/>
                <w:webHidden/>
              </w:rPr>
              <w:tab/>
            </w:r>
            <w:r w:rsidR="00DA36DC">
              <w:rPr>
                <w:noProof/>
                <w:webHidden/>
              </w:rPr>
              <w:fldChar w:fldCharType="begin"/>
            </w:r>
            <w:r w:rsidR="00DA36DC">
              <w:rPr>
                <w:noProof/>
                <w:webHidden/>
              </w:rPr>
              <w:instrText xml:space="preserve"> PAGEREF _Toc44511646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0F21E1D5" w14:textId="245E43D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7" w:history="1">
            <w:r w:rsidR="00DA36DC" w:rsidRPr="00EC48B5">
              <w:rPr>
                <w:rStyle w:val="Hipervnculo"/>
                <w:rFonts w:ascii="Times New Roman" w:hAnsi="Times New Roman" w:cs="Times New Roman"/>
                <w:noProof/>
              </w:rPr>
              <w:t>2.14.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Pantallas y cámaras modernas</w:t>
            </w:r>
            <w:r w:rsidR="00DA36DC">
              <w:rPr>
                <w:noProof/>
                <w:webHidden/>
              </w:rPr>
              <w:tab/>
            </w:r>
            <w:r w:rsidR="00DA36DC">
              <w:rPr>
                <w:noProof/>
                <w:webHidden/>
              </w:rPr>
              <w:fldChar w:fldCharType="begin"/>
            </w:r>
            <w:r w:rsidR="00DA36DC">
              <w:rPr>
                <w:noProof/>
                <w:webHidden/>
              </w:rPr>
              <w:instrText xml:space="preserve"> PAGEREF _Toc44511647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21E174A8" w14:textId="4BA08E2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8" w:history="1">
            <w:r w:rsidR="00DA36DC" w:rsidRPr="00EC48B5">
              <w:rPr>
                <w:rStyle w:val="Hipervnculo"/>
                <w:rFonts w:ascii="Times New Roman" w:hAnsi="Times New Roman" w:cs="Times New Roman"/>
                <w:noProof/>
              </w:rPr>
              <w:t>2.15.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Comparación entre cámara y ojo</w:t>
            </w:r>
            <w:r w:rsidR="00DA36DC">
              <w:rPr>
                <w:noProof/>
                <w:webHidden/>
              </w:rPr>
              <w:tab/>
            </w:r>
            <w:r w:rsidR="00DA36DC">
              <w:rPr>
                <w:noProof/>
                <w:webHidden/>
              </w:rPr>
              <w:fldChar w:fldCharType="begin"/>
            </w:r>
            <w:r w:rsidR="00DA36DC">
              <w:rPr>
                <w:noProof/>
                <w:webHidden/>
              </w:rPr>
              <w:instrText xml:space="preserve"> PAGEREF _Toc44511648 \h </w:instrText>
            </w:r>
            <w:r w:rsidR="00DA36DC">
              <w:rPr>
                <w:noProof/>
                <w:webHidden/>
              </w:rPr>
            </w:r>
            <w:r w:rsidR="00DA36DC">
              <w:rPr>
                <w:noProof/>
                <w:webHidden/>
              </w:rPr>
              <w:fldChar w:fldCharType="separate"/>
            </w:r>
            <w:r w:rsidR="00DA36DC">
              <w:rPr>
                <w:noProof/>
                <w:webHidden/>
              </w:rPr>
              <w:t>35</w:t>
            </w:r>
            <w:r w:rsidR="00DA36DC">
              <w:rPr>
                <w:noProof/>
                <w:webHidden/>
              </w:rPr>
              <w:fldChar w:fldCharType="end"/>
            </w:r>
          </w:hyperlink>
        </w:p>
        <w:p w14:paraId="6145276C" w14:textId="0B18AD2C"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49" w:history="1">
            <w:r w:rsidR="00DA36DC" w:rsidRPr="00EC48B5">
              <w:rPr>
                <w:rStyle w:val="Hipervnculo"/>
                <w:rFonts w:ascii="Times New Roman" w:hAnsi="Times New Roman" w:cs="Times New Roman"/>
                <w:noProof/>
              </w:rPr>
              <w:t>CAPÍTULO 3: SISTEMAS ESTEGANOGRÁFICOS</w:t>
            </w:r>
            <w:r w:rsidR="00DA36DC">
              <w:rPr>
                <w:noProof/>
                <w:webHidden/>
              </w:rPr>
              <w:tab/>
            </w:r>
            <w:r w:rsidR="00DA36DC">
              <w:rPr>
                <w:noProof/>
                <w:webHidden/>
              </w:rPr>
              <w:fldChar w:fldCharType="begin"/>
            </w:r>
            <w:r w:rsidR="00DA36DC">
              <w:rPr>
                <w:noProof/>
                <w:webHidden/>
              </w:rPr>
              <w:instrText xml:space="preserve"> PAGEREF _Toc44511649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350644A2" w14:textId="2DA322D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0" w:history="1">
            <w:r w:rsidR="00DA36DC" w:rsidRPr="00EC48B5">
              <w:rPr>
                <w:rStyle w:val="Hipervnculo"/>
                <w:rFonts w:ascii="Times New Roman" w:hAnsi="Times New Roman" w:cs="Times New Roman"/>
                <w:noProof/>
              </w:rPr>
              <w:t>3.1.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_Toc44511650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4C83D1FE" w14:textId="1C7B91A4"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1" w:history="1">
            <w:r w:rsidR="00DA36DC" w:rsidRPr="00EC48B5">
              <w:rPr>
                <w:rStyle w:val="Hipervnculo"/>
                <w:rFonts w:ascii="Times New Roman" w:hAnsi="Times New Roman" w:cs="Times New Roman"/>
                <w:noProof/>
              </w:rPr>
              <w:t>3.2.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Esteganografía en la era digital</w:t>
            </w:r>
            <w:r w:rsidR="00DA36DC">
              <w:rPr>
                <w:noProof/>
                <w:webHidden/>
              </w:rPr>
              <w:tab/>
            </w:r>
            <w:r w:rsidR="00DA36DC">
              <w:rPr>
                <w:noProof/>
                <w:webHidden/>
              </w:rPr>
              <w:fldChar w:fldCharType="begin"/>
            </w:r>
            <w:r w:rsidR="00DA36DC">
              <w:rPr>
                <w:noProof/>
                <w:webHidden/>
              </w:rPr>
              <w:instrText xml:space="preserve"> PAGEREF _Toc44511651 \h </w:instrText>
            </w:r>
            <w:r w:rsidR="00DA36DC">
              <w:rPr>
                <w:noProof/>
                <w:webHidden/>
              </w:rPr>
            </w:r>
            <w:r w:rsidR="00DA36DC">
              <w:rPr>
                <w:noProof/>
                <w:webHidden/>
              </w:rPr>
              <w:fldChar w:fldCharType="separate"/>
            </w:r>
            <w:r w:rsidR="00DA36DC">
              <w:rPr>
                <w:noProof/>
                <w:webHidden/>
              </w:rPr>
              <w:t>37</w:t>
            </w:r>
            <w:r w:rsidR="00DA36DC">
              <w:rPr>
                <w:noProof/>
                <w:webHidden/>
              </w:rPr>
              <w:fldChar w:fldCharType="end"/>
            </w:r>
          </w:hyperlink>
        </w:p>
        <w:p w14:paraId="781BE0A0" w14:textId="2D6BFB8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2" w:history="1">
            <w:r w:rsidR="00DA36DC" w:rsidRPr="00EC48B5">
              <w:rPr>
                <w:rStyle w:val="Hipervnculo"/>
                <w:rFonts w:ascii="Times New Roman" w:hAnsi="Times New Roman" w:cs="Times New Roman"/>
                <w:noProof/>
              </w:rPr>
              <w:t>3.3.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Estegosistema: descripción y características</w:t>
            </w:r>
            <w:r w:rsidR="00DA36DC">
              <w:rPr>
                <w:noProof/>
                <w:webHidden/>
              </w:rPr>
              <w:tab/>
            </w:r>
            <w:r w:rsidR="00DA36DC">
              <w:rPr>
                <w:noProof/>
                <w:webHidden/>
              </w:rPr>
              <w:fldChar w:fldCharType="begin"/>
            </w:r>
            <w:r w:rsidR="00DA36DC">
              <w:rPr>
                <w:noProof/>
                <w:webHidden/>
              </w:rPr>
              <w:instrText xml:space="preserve"> PAGEREF _Toc44511652 \h </w:instrText>
            </w:r>
            <w:r w:rsidR="00DA36DC">
              <w:rPr>
                <w:noProof/>
                <w:webHidden/>
              </w:rPr>
            </w:r>
            <w:r w:rsidR="00DA36DC">
              <w:rPr>
                <w:noProof/>
                <w:webHidden/>
              </w:rPr>
              <w:fldChar w:fldCharType="separate"/>
            </w:r>
            <w:r w:rsidR="00DA36DC">
              <w:rPr>
                <w:noProof/>
                <w:webHidden/>
              </w:rPr>
              <w:t>39</w:t>
            </w:r>
            <w:r w:rsidR="00DA36DC">
              <w:rPr>
                <w:noProof/>
                <w:webHidden/>
              </w:rPr>
              <w:fldChar w:fldCharType="end"/>
            </w:r>
          </w:hyperlink>
        </w:p>
        <w:p w14:paraId="608554C8" w14:textId="38BA232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3" w:history="1">
            <w:r w:rsidR="00DA36DC" w:rsidRPr="00EC48B5">
              <w:rPr>
                <w:rStyle w:val="Hipervnculo"/>
                <w:rFonts w:ascii="Times New Roman" w:hAnsi="Times New Roman" w:cs="Times New Roman"/>
                <w:noProof/>
              </w:rPr>
              <w:t>3.4.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 a los métodos y técnicas esteganográficas empleadas</w:t>
            </w:r>
            <w:r w:rsidR="00DA36DC">
              <w:rPr>
                <w:noProof/>
                <w:webHidden/>
              </w:rPr>
              <w:tab/>
            </w:r>
            <w:r w:rsidR="00DA36DC">
              <w:rPr>
                <w:noProof/>
                <w:webHidden/>
              </w:rPr>
              <w:fldChar w:fldCharType="begin"/>
            </w:r>
            <w:r w:rsidR="00DA36DC">
              <w:rPr>
                <w:noProof/>
                <w:webHidden/>
              </w:rPr>
              <w:instrText xml:space="preserve"> PAGEREF _Toc44511653 \h </w:instrText>
            </w:r>
            <w:r w:rsidR="00DA36DC">
              <w:rPr>
                <w:noProof/>
                <w:webHidden/>
              </w:rPr>
            </w:r>
            <w:r w:rsidR="00DA36DC">
              <w:rPr>
                <w:noProof/>
                <w:webHidden/>
              </w:rPr>
              <w:fldChar w:fldCharType="separate"/>
            </w:r>
            <w:r w:rsidR="00DA36DC">
              <w:rPr>
                <w:noProof/>
                <w:webHidden/>
              </w:rPr>
              <w:t>42</w:t>
            </w:r>
            <w:r w:rsidR="00DA36DC">
              <w:rPr>
                <w:noProof/>
                <w:webHidden/>
              </w:rPr>
              <w:fldChar w:fldCharType="end"/>
            </w:r>
          </w:hyperlink>
        </w:p>
        <w:p w14:paraId="761263D4" w14:textId="449CCF5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4" w:history="1">
            <w:r w:rsidR="00DA36DC" w:rsidRPr="00EC48B5">
              <w:rPr>
                <w:rStyle w:val="Hipervnculo"/>
                <w:rFonts w:ascii="Times New Roman" w:hAnsi="Times New Roman" w:cs="Times New Roman"/>
                <w:noProof/>
              </w:rPr>
              <w:t>3.5.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Técnicas de espectro ensanchado para la esteganografía con imágenes (SSIS)</w:t>
            </w:r>
            <w:r w:rsidR="00DA36DC">
              <w:rPr>
                <w:noProof/>
                <w:webHidden/>
              </w:rPr>
              <w:tab/>
            </w:r>
            <w:r w:rsidR="00DA36DC">
              <w:rPr>
                <w:noProof/>
                <w:webHidden/>
              </w:rPr>
              <w:fldChar w:fldCharType="begin"/>
            </w:r>
            <w:r w:rsidR="00DA36DC">
              <w:rPr>
                <w:noProof/>
                <w:webHidden/>
              </w:rPr>
              <w:instrText xml:space="preserve"> PAGEREF _Toc44511654 \h </w:instrText>
            </w:r>
            <w:r w:rsidR="00DA36DC">
              <w:rPr>
                <w:noProof/>
                <w:webHidden/>
              </w:rPr>
            </w:r>
            <w:r w:rsidR="00DA36DC">
              <w:rPr>
                <w:noProof/>
                <w:webHidden/>
              </w:rPr>
              <w:fldChar w:fldCharType="separate"/>
            </w:r>
            <w:r w:rsidR="00DA36DC">
              <w:rPr>
                <w:noProof/>
                <w:webHidden/>
              </w:rPr>
              <w:t>44</w:t>
            </w:r>
            <w:r w:rsidR="00DA36DC">
              <w:rPr>
                <w:noProof/>
                <w:webHidden/>
              </w:rPr>
              <w:fldChar w:fldCharType="end"/>
            </w:r>
          </w:hyperlink>
        </w:p>
        <w:p w14:paraId="3A8CC0CA" w14:textId="027D70F8"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55" w:history="1">
            <w:r w:rsidR="00DA36DC" w:rsidRPr="00EC48B5">
              <w:rPr>
                <w:rStyle w:val="Hipervnculo"/>
                <w:rFonts w:ascii="Times New Roman" w:hAnsi="Times New Roman" w:cs="Times New Roman"/>
                <w:noProof/>
              </w:rPr>
              <w:t>CAPÍTULO 4: SISTEMAS DE TRANSMISIÓN SCREEN2CAMERA</w:t>
            </w:r>
            <w:r w:rsidR="00DA36DC">
              <w:rPr>
                <w:noProof/>
                <w:webHidden/>
              </w:rPr>
              <w:tab/>
            </w:r>
            <w:r w:rsidR="00DA36DC">
              <w:rPr>
                <w:noProof/>
                <w:webHidden/>
              </w:rPr>
              <w:fldChar w:fldCharType="begin"/>
            </w:r>
            <w:r w:rsidR="00DA36DC">
              <w:rPr>
                <w:noProof/>
                <w:webHidden/>
              </w:rPr>
              <w:instrText xml:space="preserve"> PAGEREF _Toc44511655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44CCDA20" w14:textId="2FFBD8B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6" w:history="1">
            <w:r w:rsidR="00DA36DC" w:rsidRPr="00EC48B5">
              <w:rPr>
                <w:rStyle w:val="Hipervnculo"/>
                <w:rFonts w:ascii="Times New Roman" w:hAnsi="Times New Roman" w:cs="Times New Roman"/>
                <w:noProof/>
              </w:rPr>
              <w:t>4.1.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_Toc44511656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01D8E82D" w14:textId="41E7A30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7" w:history="1">
            <w:r w:rsidR="00DA36DC" w:rsidRPr="00EC48B5">
              <w:rPr>
                <w:rStyle w:val="Hipervnculo"/>
                <w:rFonts w:ascii="Times New Roman" w:hAnsi="Times New Roman" w:cs="Times New Roman"/>
                <w:noProof/>
              </w:rPr>
              <w:t>4.2.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 de las comunicaciones de cámaras ópticas (OCC)</w:t>
            </w:r>
            <w:r w:rsidR="00DA36DC">
              <w:rPr>
                <w:noProof/>
                <w:webHidden/>
              </w:rPr>
              <w:tab/>
            </w:r>
            <w:r w:rsidR="00DA36DC">
              <w:rPr>
                <w:noProof/>
                <w:webHidden/>
              </w:rPr>
              <w:fldChar w:fldCharType="begin"/>
            </w:r>
            <w:r w:rsidR="00DA36DC">
              <w:rPr>
                <w:noProof/>
                <w:webHidden/>
              </w:rPr>
              <w:instrText xml:space="preserve"> PAGEREF _Toc44511657 \h </w:instrText>
            </w:r>
            <w:r w:rsidR="00DA36DC">
              <w:rPr>
                <w:noProof/>
                <w:webHidden/>
              </w:rPr>
            </w:r>
            <w:r w:rsidR="00DA36DC">
              <w:rPr>
                <w:noProof/>
                <w:webHidden/>
              </w:rPr>
              <w:fldChar w:fldCharType="separate"/>
            </w:r>
            <w:r w:rsidR="00DA36DC">
              <w:rPr>
                <w:noProof/>
                <w:webHidden/>
              </w:rPr>
              <w:t>47</w:t>
            </w:r>
            <w:r w:rsidR="00DA36DC">
              <w:rPr>
                <w:noProof/>
                <w:webHidden/>
              </w:rPr>
              <w:fldChar w:fldCharType="end"/>
            </w:r>
          </w:hyperlink>
        </w:p>
        <w:p w14:paraId="794FC50F" w14:textId="362FD83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8" w:history="1">
            <w:r w:rsidR="00DA36DC" w:rsidRPr="00EC48B5">
              <w:rPr>
                <w:rStyle w:val="Hipervnculo"/>
                <w:rFonts w:ascii="Times New Roman" w:hAnsi="Times New Roman" w:cs="Times New Roman"/>
                <w:noProof/>
              </w:rPr>
              <w:t>4.3.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Trabajos previos en sistemas Screen-to-Camera</w:t>
            </w:r>
            <w:r w:rsidR="00DA36DC">
              <w:rPr>
                <w:noProof/>
                <w:webHidden/>
              </w:rPr>
              <w:tab/>
            </w:r>
            <w:r w:rsidR="00DA36DC">
              <w:rPr>
                <w:noProof/>
                <w:webHidden/>
              </w:rPr>
              <w:fldChar w:fldCharType="begin"/>
            </w:r>
            <w:r w:rsidR="00DA36DC">
              <w:rPr>
                <w:noProof/>
                <w:webHidden/>
              </w:rPr>
              <w:instrText xml:space="preserve"> PAGEREF _Toc44511658 \h </w:instrText>
            </w:r>
            <w:r w:rsidR="00DA36DC">
              <w:rPr>
                <w:noProof/>
                <w:webHidden/>
              </w:rPr>
            </w:r>
            <w:r w:rsidR="00DA36DC">
              <w:rPr>
                <w:noProof/>
                <w:webHidden/>
              </w:rPr>
              <w:fldChar w:fldCharType="separate"/>
            </w:r>
            <w:r w:rsidR="00DA36DC">
              <w:rPr>
                <w:noProof/>
                <w:webHidden/>
              </w:rPr>
              <w:t>51</w:t>
            </w:r>
            <w:r w:rsidR="00DA36DC">
              <w:rPr>
                <w:noProof/>
                <w:webHidden/>
              </w:rPr>
              <w:fldChar w:fldCharType="end"/>
            </w:r>
          </w:hyperlink>
        </w:p>
        <w:p w14:paraId="0447D1EE" w14:textId="3B446D9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9" w:history="1">
            <w:r w:rsidR="00DA36DC" w:rsidRPr="00EC48B5">
              <w:rPr>
                <w:rStyle w:val="Hipervnculo"/>
                <w:rFonts w:ascii="Times New Roman" w:hAnsi="Times New Roman" w:cs="Times New Roman"/>
                <w:noProof/>
              </w:rPr>
              <w:t>4.4.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Idea básica del modelo de estudio</w:t>
            </w:r>
            <w:r w:rsidR="00DA36DC">
              <w:rPr>
                <w:noProof/>
                <w:webHidden/>
              </w:rPr>
              <w:tab/>
            </w:r>
            <w:r w:rsidR="00DA36DC">
              <w:rPr>
                <w:noProof/>
                <w:webHidden/>
              </w:rPr>
              <w:fldChar w:fldCharType="begin"/>
            </w:r>
            <w:r w:rsidR="00DA36DC">
              <w:rPr>
                <w:noProof/>
                <w:webHidden/>
              </w:rPr>
              <w:instrText xml:space="preserve"> PAGEREF _Toc44511659 \h </w:instrText>
            </w:r>
            <w:r w:rsidR="00DA36DC">
              <w:rPr>
                <w:noProof/>
                <w:webHidden/>
              </w:rPr>
            </w:r>
            <w:r w:rsidR="00DA36DC">
              <w:rPr>
                <w:noProof/>
                <w:webHidden/>
              </w:rPr>
              <w:fldChar w:fldCharType="separate"/>
            </w:r>
            <w:r w:rsidR="00DA36DC">
              <w:rPr>
                <w:noProof/>
                <w:webHidden/>
              </w:rPr>
              <w:t>53</w:t>
            </w:r>
            <w:r w:rsidR="00DA36DC">
              <w:rPr>
                <w:noProof/>
                <w:webHidden/>
              </w:rPr>
              <w:fldChar w:fldCharType="end"/>
            </w:r>
          </w:hyperlink>
        </w:p>
        <w:p w14:paraId="524D5D38" w14:textId="7FFB5EF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0" w:history="1">
            <w:r w:rsidR="00DA36DC" w:rsidRPr="00EC48B5">
              <w:rPr>
                <w:rStyle w:val="Hipervnculo"/>
                <w:rFonts w:ascii="Times New Roman" w:hAnsi="Times New Roman" w:cs="Times New Roman"/>
                <w:noProof/>
              </w:rPr>
              <w:t>4.5.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y objetivos del modelo</w:t>
            </w:r>
            <w:r w:rsidR="00DA36DC">
              <w:rPr>
                <w:noProof/>
                <w:webHidden/>
              </w:rPr>
              <w:tab/>
            </w:r>
            <w:r w:rsidR="00DA36DC">
              <w:rPr>
                <w:noProof/>
                <w:webHidden/>
              </w:rPr>
              <w:fldChar w:fldCharType="begin"/>
            </w:r>
            <w:r w:rsidR="00DA36DC">
              <w:rPr>
                <w:noProof/>
                <w:webHidden/>
              </w:rPr>
              <w:instrText xml:space="preserve"> PAGEREF _Toc44511660 \h </w:instrText>
            </w:r>
            <w:r w:rsidR="00DA36DC">
              <w:rPr>
                <w:noProof/>
                <w:webHidden/>
              </w:rPr>
            </w:r>
            <w:r w:rsidR="00DA36DC">
              <w:rPr>
                <w:noProof/>
                <w:webHidden/>
              </w:rPr>
              <w:fldChar w:fldCharType="separate"/>
            </w:r>
            <w:r w:rsidR="00DA36DC">
              <w:rPr>
                <w:noProof/>
                <w:webHidden/>
              </w:rPr>
              <w:t>55</w:t>
            </w:r>
            <w:r w:rsidR="00DA36DC">
              <w:rPr>
                <w:noProof/>
                <w:webHidden/>
              </w:rPr>
              <w:fldChar w:fldCharType="end"/>
            </w:r>
          </w:hyperlink>
        </w:p>
        <w:p w14:paraId="7CFE0B4D" w14:textId="1C96786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1" w:history="1">
            <w:r w:rsidR="00DA36DC" w:rsidRPr="00EC48B5">
              <w:rPr>
                <w:rStyle w:val="Hipervnculo"/>
                <w:rFonts w:ascii="Times New Roman" w:hAnsi="Times New Roman" w:cs="Times New Roman"/>
                <w:noProof/>
              </w:rPr>
              <w:t>4.6.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Limitaciones y soluciones del modelo</w:t>
            </w:r>
            <w:r w:rsidR="00DA36DC">
              <w:rPr>
                <w:noProof/>
                <w:webHidden/>
              </w:rPr>
              <w:tab/>
            </w:r>
            <w:r w:rsidR="00DA36DC">
              <w:rPr>
                <w:noProof/>
                <w:webHidden/>
              </w:rPr>
              <w:fldChar w:fldCharType="begin"/>
            </w:r>
            <w:r w:rsidR="00DA36DC">
              <w:rPr>
                <w:noProof/>
                <w:webHidden/>
              </w:rPr>
              <w:instrText xml:space="preserve"> PAGEREF _Toc44511661 \h </w:instrText>
            </w:r>
            <w:r w:rsidR="00DA36DC">
              <w:rPr>
                <w:noProof/>
                <w:webHidden/>
              </w:rPr>
            </w:r>
            <w:r w:rsidR="00DA36DC">
              <w:rPr>
                <w:noProof/>
                <w:webHidden/>
              </w:rPr>
              <w:fldChar w:fldCharType="separate"/>
            </w:r>
            <w:r w:rsidR="00DA36DC">
              <w:rPr>
                <w:noProof/>
                <w:webHidden/>
              </w:rPr>
              <w:t>57</w:t>
            </w:r>
            <w:r w:rsidR="00DA36DC">
              <w:rPr>
                <w:noProof/>
                <w:webHidden/>
              </w:rPr>
              <w:fldChar w:fldCharType="end"/>
            </w:r>
          </w:hyperlink>
        </w:p>
        <w:p w14:paraId="390480A2" w14:textId="2D249643"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62" w:history="1">
            <w:r w:rsidR="00DA36DC" w:rsidRPr="00EC48B5">
              <w:rPr>
                <w:rStyle w:val="Hipervnculo"/>
                <w:rFonts w:ascii="Times New Roman" w:hAnsi="Times New Roman" w:cs="Times New Roman"/>
                <w:noProof/>
              </w:rPr>
              <w:t>CAPÍTULO 5: DISEÑO DEL SISTEMA DE TRANSMISIÓN</w:t>
            </w:r>
            <w:r w:rsidR="00DA36DC">
              <w:rPr>
                <w:noProof/>
                <w:webHidden/>
              </w:rPr>
              <w:tab/>
            </w:r>
            <w:r w:rsidR="00DA36DC">
              <w:rPr>
                <w:noProof/>
                <w:webHidden/>
              </w:rPr>
              <w:fldChar w:fldCharType="begin"/>
            </w:r>
            <w:r w:rsidR="00DA36DC">
              <w:rPr>
                <w:noProof/>
                <w:webHidden/>
              </w:rPr>
              <w:instrText xml:space="preserve"> PAGEREF _Toc44511662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7CC7A3D6" w14:textId="34C9A334"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3" w:history="1">
            <w:r w:rsidR="00DA36DC" w:rsidRPr="00EC48B5">
              <w:rPr>
                <w:rStyle w:val="Hipervnculo"/>
                <w:rFonts w:ascii="Times New Roman" w:hAnsi="Times New Roman" w:cs="Times New Roman"/>
                <w:noProof/>
              </w:rPr>
              <w:t>5.1.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La herramienta MATLAB</w:t>
            </w:r>
            <w:r w:rsidR="00DA36DC">
              <w:rPr>
                <w:noProof/>
                <w:webHidden/>
              </w:rPr>
              <w:tab/>
            </w:r>
            <w:r w:rsidR="00DA36DC">
              <w:rPr>
                <w:noProof/>
                <w:webHidden/>
              </w:rPr>
              <w:fldChar w:fldCharType="begin"/>
            </w:r>
            <w:r w:rsidR="00DA36DC">
              <w:rPr>
                <w:noProof/>
                <w:webHidden/>
              </w:rPr>
              <w:instrText xml:space="preserve"> PAGEREF _Toc44511663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11E5328B" w14:textId="58C9C29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4" w:history="1">
            <w:r w:rsidR="00DA36DC" w:rsidRPr="00EC48B5">
              <w:rPr>
                <w:rStyle w:val="Hipervnculo"/>
                <w:rFonts w:ascii="Times New Roman" w:hAnsi="Times New Roman" w:cs="Times New Roman"/>
                <w:noProof/>
              </w:rPr>
              <w:t>5.2.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Descripción del algoritmo propuesto</w:t>
            </w:r>
            <w:r w:rsidR="00DA36DC">
              <w:rPr>
                <w:noProof/>
                <w:webHidden/>
              </w:rPr>
              <w:tab/>
            </w:r>
            <w:r w:rsidR="00DA36DC">
              <w:rPr>
                <w:noProof/>
                <w:webHidden/>
              </w:rPr>
              <w:fldChar w:fldCharType="begin"/>
            </w:r>
            <w:r w:rsidR="00DA36DC">
              <w:rPr>
                <w:noProof/>
                <w:webHidden/>
              </w:rPr>
              <w:instrText xml:space="preserve"> PAGEREF _Toc44511664 \h </w:instrText>
            </w:r>
            <w:r w:rsidR="00DA36DC">
              <w:rPr>
                <w:noProof/>
                <w:webHidden/>
              </w:rPr>
            </w:r>
            <w:r w:rsidR="00DA36DC">
              <w:rPr>
                <w:noProof/>
                <w:webHidden/>
              </w:rPr>
              <w:fldChar w:fldCharType="separate"/>
            </w:r>
            <w:r w:rsidR="00DA36DC">
              <w:rPr>
                <w:noProof/>
                <w:webHidden/>
              </w:rPr>
              <w:t>62</w:t>
            </w:r>
            <w:r w:rsidR="00DA36DC">
              <w:rPr>
                <w:noProof/>
                <w:webHidden/>
              </w:rPr>
              <w:fldChar w:fldCharType="end"/>
            </w:r>
          </w:hyperlink>
        </w:p>
        <w:p w14:paraId="20D0C442" w14:textId="0D7E12A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5" w:history="1">
            <w:r w:rsidR="00DA36DC" w:rsidRPr="00EC48B5">
              <w:rPr>
                <w:rStyle w:val="Hipervnculo"/>
                <w:rFonts w:ascii="Times New Roman" w:hAnsi="Times New Roman" w:cs="Times New Roman"/>
                <w:noProof/>
              </w:rPr>
              <w:t>5.3.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transmisor</w:t>
            </w:r>
            <w:r w:rsidR="00DA36DC">
              <w:rPr>
                <w:noProof/>
                <w:webHidden/>
              </w:rPr>
              <w:tab/>
            </w:r>
            <w:r w:rsidR="00DA36DC">
              <w:rPr>
                <w:noProof/>
                <w:webHidden/>
              </w:rPr>
              <w:fldChar w:fldCharType="begin"/>
            </w:r>
            <w:r w:rsidR="00DA36DC">
              <w:rPr>
                <w:noProof/>
                <w:webHidden/>
              </w:rPr>
              <w:instrText xml:space="preserve"> PAGEREF _Toc44511665 \h </w:instrText>
            </w:r>
            <w:r w:rsidR="00DA36DC">
              <w:rPr>
                <w:noProof/>
                <w:webHidden/>
              </w:rPr>
            </w:r>
            <w:r w:rsidR="00DA36DC">
              <w:rPr>
                <w:noProof/>
                <w:webHidden/>
              </w:rPr>
              <w:fldChar w:fldCharType="separate"/>
            </w:r>
            <w:r w:rsidR="00DA36DC">
              <w:rPr>
                <w:noProof/>
                <w:webHidden/>
              </w:rPr>
              <w:t>66</w:t>
            </w:r>
            <w:r w:rsidR="00DA36DC">
              <w:rPr>
                <w:noProof/>
                <w:webHidden/>
              </w:rPr>
              <w:fldChar w:fldCharType="end"/>
            </w:r>
          </w:hyperlink>
        </w:p>
        <w:p w14:paraId="0405CF94" w14:textId="2CBB271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6" w:history="1">
            <w:r w:rsidR="00DA36DC" w:rsidRPr="00EC48B5">
              <w:rPr>
                <w:rStyle w:val="Hipervnculo"/>
                <w:rFonts w:ascii="Times New Roman" w:hAnsi="Times New Roman" w:cs="Times New Roman"/>
                <w:noProof/>
              </w:rPr>
              <w:t>5.4.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receptor</w:t>
            </w:r>
            <w:r w:rsidR="00DA36DC">
              <w:rPr>
                <w:noProof/>
                <w:webHidden/>
              </w:rPr>
              <w:tab/>
            </w:r>
            <w:r w:rsidR="00DA36DC">
              <w:rPr>
                <w:noProof/>
                <w:webHidden/>
              </w:rPr>
              <w:fldChar w:fldCharType="begin"/>
            </w:r>
            <w:r w:rsidR="00DA36DC">
              <w:rPr>
                <w:noProof/>
                <w:webHidden/>
              </w:rPr>
              <w:instrText xml:space="preserve"> PAGEREF _Toc44511666 \h </w:instrText>
            </w:r>
            <w:r w:rsidR="00DA36DC">
              <w:rPr>
                <w:noProof/>
                <w:webHidden/>
              </w:rPr>
            </w:r>
            <w:r w:rsidR="00DA36DC">
              <w:rPr>
                <w:noProof/>
                <w:webHidden/>
              </w:rPr>
              <w:fldChar w:fldCharType="separate"/>
            </w:r>
            <w:r w:rsidR="00DA36DC">
              <w:rPr>
                <w:noProof/>
                <w:webHidden/>
              </w:rPr>
              <w:t>68</w:t>
            </w:r>
            <w:r w:rsidR="00DA36DC">
              <w:rPr>
                <w:noProof/>
                <w:webHidden/>
              </w:rPr>
              <w:fldChar w:fldCharType="end"/>
            </w:r>
          </w:hyperlink>
        </w:p>
        <w:p w14:paraId="6DF90BB2" w14:textId="3DFAD5A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7" w:history="1">
            <w:r w:rsidR="00DA36DC" w:rsidRPr="00EC48B5">
              <w:rPr>
                <w:rStyle w:val="Hipervnculo"/>
                <w:rFonts w:ascii="Times New Roman" w:hAnsi="Times New Roman" w:cs="Times New Roman"/>
                <w:noProof/>
              </w:rPr>
              <w:t>5.5.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Diagrama de flujo del programa</w:t>
            </w:r>
            <w:r w:rsidR="00DA36DC">
              <w:rPr>
                <w:noProof/>
                <w:webHidden/>
              </w:rPr>
              <w:tab/>
            </w:r>
            <w:r w:rsidR="00DA36DC">
              <w:rPr>
                <w:noProof/>
                <w:webHidden/>
              </w:rPr>
              <w:fldChar w:fldCharType="begin"/>
            </w:r>
            <w:r w:rsidR="00DA36DC">
              <w:rPr>
                <w:noProof/>
                <w:webHidden/>
              </w:rPr>
              <w:instrText xml:space="preserve"> PAGEREF _Toc44511667 \h </w:instrText>
            </w:r>
            <w:r w:rsidR="00DA36DC">
              <w:rPr>
                <w:noProof/>
                <w:webHidden/>
              </w:rPr>
            </w:r>
            <w:r w:rsidR="00DA36DC">
              <w:rPr>
                <w:noProof/>
                <w:webHidden/>
              </w:rPr>
              <w:fldChar w:fldCharType="separate"/>
            </w:r>
            <w:r w:rsidR="00DA36DC">
              <w:rPr>
                <w:noProof/>
                <w:webHidden/>
              </w:rPr>
              <w:t>70</w:t>
            </w:r>
            <w:r w:rsidR="00DA36DC">
              <w:rPr>
                <w:noProof/>
                <w:webHidden/>
              </w:rPr>
              <w:fldChar w:fldCharType="end"/>
            </w:r>
          </w:hyperlink>
        </w:p>
        <w:p w14:paraId="0642AEF1" w14:textId="49180FE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8" w:history="1">
            <w:r w:rsidR="00DA36DC" w:rsidRPr="00EC48B5">
              <w:rPr>
                <w:rStyle w:val="Hipervnculo"/>
                <w:rFonts w:ascii="Times New Roman" w:hAnsi="Times New Roman" w:cs="Times New Roman"/>
                <w:noProof/>
              </w:rPr>
              <w:t>5.6.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factor α</w:t>
            </w:r>
            <w:r w:rsidR="00DA36DC">
              <w:rPr>
                <w:noProof/>
                <w:webHidden/>
              </w:rPr>
              <w:tab/>
            </w:r>
            <w:r w:rsidR="00DA36DC">
              <w:rPr>
                <w:noProof/>
                <w:webHidden/>
              </w:rPr>
              <w:fldChar w:fldCharType="begin"/>
            </w:r>
            <w:r w:rsidR="00DA36DC">
              <w:rPr>
                <w:noProof/>
                <w:webHidden/>
              </w:rPr>
              <w:instrText xml:space="preserve"> PAGEREF _Toc44511668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473E1005" w14:textId="5327B5E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9" w:history="1">
            <w:r w:rsidR="00DA36DC" w:rsidRPr="00EC48B5">
              <w:rPr>
                <w:rStyle w:val="Hipervnculo"/>
                <w:rFonts w:ascii="Times New Roman" w:hAnsi="Times New Roman" w:cs="Times New Roman"/>
                <w:noProof/>
              </w:rPr>
              <w:t>5.7.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 la SIR (Signal-Interference-Ratio)</w:t>
            </w:r>
            <w:r w:rsidR="00DA36DC">
              <w:rPr>
                <w:noProof/>
                <w:webHidden/>
              </w:rPr>
              <w:tab/>
            </w:r>
            <w:r w:rsidR="00DA36DC">
              <w:rPr>
                <w:noProof/>
                <w:webHidden/>
              </w:rPr>
              <w:fldChar w:fldCharType="begin"/>
            </w:r>
            <w:r w:rsidR="00DA36DC">
              <w:rPr>
                <w:noProof/>
                <w:webHidden/>
              </w:rPr>
              <w:instrText xml:space="preserve"> PAGEREF _Toc44511669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32F959B2" w14:textId="660BF02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0" w:history="1">
            <w:r w:rsidR="00DA36DC" w:rsidRPr="00EC48B5">
              <w:rPr>
                <w:rStyle w:val="Hipervnculo"/>
                <w:rFonts w:ascii="Times New Roman" w:hAnsi="Times New Roman" w:cs="Times New Roman"/>
                <w:noProof/>
              </w:rPr>
              <w:t>5.8.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número de frames por símbolo</w:t>
            </w:r>
            <w:r w:rsidR="00DA36DC">
              <w:rPr>
                <w:noProof/>
                <w:webHidden/>
              </w:rPr>
              <w:tab/>
            </w:r>
            <w:r w:rsidR="00DA36DC">
              <w:rPr>
                <w:noProof/>
                <w:webHidden/>
              </w:rPr>
              <w:fldChar w:fldCharType="begin"/>
            </w:r>
            <w:r w:rsidR="00DA36DC">
              <w:rPr>
                <w:noProof/>
                <w:webHidden/>
              </w:rPr>
              <w:instrText xml:space="preserve"> PAGEREF _Toc44511670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22F2DF40" w14:textId="325D9B8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1" w:history="1">
            <w:r w:rsidR="00DA36DC" w:rsidRPr="00EC48B5">
              <w:rPr>
                <w:rStyle w:val="Hipervnculo"/>
                <w:rFonts w:ascii="Times New Roman" w:hAnsi="Times New Roman" w:cs="Times New Roman"/>
                <w:noProof/>
              </w:rPr>
              <w:t>5.9.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Estructura de los frames</w:t>
            </w:r>
            <w:r w:rsidR="00DA36DC">
              <w:rPr>
                <w:noProof/>
                <w:webHidden/>
              </w:rPr>
              <w:tab/>
            </w:r>
            <w:r w:rsidR="00DA36DC">
              <w:rPr>
                <w:noProof/>
                <w:webHidden/>
              </w:rPr>
              <w:fldChar w:fldCharType="begin"/>
            </w:r>
            <w:r w:rsidR="00DA36DC">
              <w:rPr>
                <w:noProof/>
                <w:webHidden/>
              </w:rPr>
              <w:instrText xml:space="preserve"> PAGEREF _Toc44511671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5A6B6F11" w14:textId="0AA8750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2" w:history="1">
            <w:r w:rsidR="00DA36DC" w:rsidRPr="00EC48B5">
              <w:rPr>
                <w:rStyle w:val="Hipervnculo"/>
                <w:rFonts w:ascii="Times New Roman" w:hAnsi="Times New Roman" w:cs="Times New Roman"/>
                <w:noProof/>
              </w:rPr>
              <w:t>5.10.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Algoritmos de codificación</w:t>
            </w:r>
            <w:r w:rsidR="00DA36DC">
              <w:rPr>
                <w:noProof/>
                <w:webHidden/>
              </w:rPr>
              <w:tab/>
            </w:r>
            <w:r w:rsidR="00DA36DC">
              <w:rPr>
                <w:noProof/>
                <w:webHidden/>
              </w:rPr>
              <w:fldChar w:fldCharType="begin"/>
            </w:r>
            <w:r w:rsidR="00DA36DC">
              <w:rPr>
                <w:noProof/>
                <w:webHidden/>
              </w:rPr>
              <w:instrText xml:space="preserve"> PAGEREF _Toc44511672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6690D0B1" w14:textId="471DAA1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3" w:history="1">
            <w:r w:rsidR="00DA36DC" w:rsidRPr="00EC48B5">
              <w:rPr>
                <w:rStyle w:val="Hipervnculo"/>
                <w:rFonts w:ascii="Times New Roman" w:hAnsi="Times New Roman" w:cs="Times New Roman"/>
                <w:noProof/>
              </w:rPr>
              <w:t>5.11.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Creación del código</w:t>
            </w:r>
            <w:r w:rsidR="00DA36DC">
              <w:rPr>
                <w:noProof/>
                <w:webHidden/>
              </w:rPr>
              <w:tab/>
            </w:r>
            <w:r w:rsidR="00DA36DC">
              <w:rPr>
                <w:noProof/>
                <w:webHidden/>
              </w:rPr>
              <w:fldChar w:fldCharType="begin"/>
            </w:r>
            <w:r w:rsidR="00DA36DC">
              <w:rPr>
                <w:noProof/>
                <w:webHidden/>
              </w:rPr>
              <w:instrText xml:space="preserve"> PAGEREF _Toc44511673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5CA2F742" w14:textId="296B69C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4" w:history="1">
            <w:r w:rsidR="00DA36DC" w:rsidRPr="00EC48B5">
              <w:rPr>
                <w:rStyle w:val="Hipervnculo"/>
                <w:rFonts w:ascii="Times New Roman" w:hAnsi="Times New Roman" w:cs="Times New Roman"/>
                <w:noProof/>
              </w:rPr>
              <w:t>5.12.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 de decisión</w:t>
            </w:r>
            <w:r w:rsidR="00DA36DC">
              <w:rPr>
                <w:noProof/>
                <w:webHidden/>
              </w:rPr>
              <w:tab/>
            </w:r>
            <w:r w:rsidR="00DA36DC">
              <w:rPr>
                <w:noProof/>
                <w:webHidden/>
              </w:rPr>
              <w:fldChar w:fldCharType="begin"/>
            </w:r>
            <w:r w:rsidR="00DA36DC">
              <w:rPr>
                <w:noProof/>
                <w:webHidden/>
              </w:rPr>
              <w:instrText xml:space="preserve"> PAGEREF _Toc44511674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72F47A76" w14:textId="20ECF45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5" w:history="1">
            <w:r w:rsidR="00DA36DC" w:rsidRPr="00EC48B5">
              <w:rPr>
                <w:rStyle w:val="Hipervnculo"/>
                <w:rFonts w:ascii="Times New Roman" w:hAnsi="Times New Roman" w:cs="Times New Roman"/>
                <w:noProof/>
              </w:rPr>
              <w:t>5.13.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Codificación y multiplexación</w:t>
            </w:r>
            <w:r w:rsidR="00DA36DC">
              <w:rPr>
                <w:noProof/>
                <w:webHidden/>
              </w:rPr>
              <w:tab/>
            </w:r>
            <w:r w:rsidR="00DA36DC">
              <w:rPr>
                <w:noProof/>
                <w:webHidden/>
              </w:rPr>
              <w:fldChar w:fldCharType="begin"/>
            </w:r>
            <w:r w:rsidR="00DA36DC">
              <w:rPr>
                <w:noProof/>
                <w:webHidden/>
              </w:rPr>
              <w:instrText xml:space="preserve"> PAGEREF _Toc44511675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280AF8C1" w14:textId="6E7260F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6" w:history="1">
            <w:r w:rsidR="00DA36DC" w:rsidRPr="00EC48B5">
              <w:rPr>
                <w:rStyle w:val="Hipervnculo"/>
                <w:rFonts w:ascii="Times New Roman" w:hAnsi="Times New Roman" w:cs="Times New Roman"/>
                <w:noProof/>
              </w:rPr>
              <w:t>5.14.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Implementación</w:t>
            </w:r>
            <w:r w:rsidR="00DA36DC">
              <w:rPr>
                <w:noProof/>
                <w:webHidden/>
              </w:rPr>
              <w:tab/>
            </w:r>
            <w:r w:rsidR="00DA36DC">
              <w:rPr>
                <w:noProof/>
                <w:webHidden/>
              </w:rPr>
              <w:fldChar w:fldCharType="begin"/>
            </w:r>
            <w:r w:rsidR="00DA36DC">
              <w:rPr>
                <w:noProof/>
                <w:webHidden/>
              </w:rPr>
              <w:instrText xml:space="preserve"> PAGEREF _Toc44511676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47F5CF91" w14:textId="1F616F51"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77" w:history="1">
            <w:r w:rsidR="00DA36DC" w:rsidRPr="00EC48B5">
              <w:rPr>
                <w:rStyle w:val="Hipervnculo"/>
                <w:rFonts w:ascii="Times New Roman" w:hAnsi="Times New Roman" w:cs="Times New Roman"/>
                <w:noProof/>
              </w:rPr>
              <w:t>CAPÍTULO 6: VALIDACIÓN EXPERIMENTAL Y RESULTADOS</w:t>
            </w:r>
            <w:r w:rsidR="00DA36DC">
              <w:rPr>
                <w:noProof/>
                <w:webHidden/>
              </w:rPr>
              <w:tab/>
            </w:r>
            <w:r w:rsidR="00DA36DC">
              <w:rPr>
                <w:noProof/>
                <w:webHidden/>
              </w:rPr>
              <w:fldChar w:fldCharType="begin"/>
            </w:r>
            <w:r w:rsidR="00DA36DC">
              <w:rPr>
                <w:noProof/>
                <w:webHidden/>
              </w:rPr>
              <w:instrText xml:space="preserve"> PAGEREF _Toc44511677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3C28C425" w14:textId="217A76D4" w:rsidR="00DA36DC" w:rsidRDefault="00AF7E75">
          <w:pPr>
            <w:pStyle w:val="TDC2"/>
            <w:tabs>
              <w:tab w:val="right" w:pos="8488"/>
            </w:tabs>
            <w:rPr>
              <w:rFonts w:eastAsiaTheme="minorEastAsia" w:cstheme="minorBidi"/>
              <w:b w:val="0"/>
              <w:bCs w:val="0"/>
              <w:noProof/>
              <w:sz w:val="24"/>
              <w:szCs w:val="24"/>
              <w:lang w:eastAsia="es-ES_tradnl"/>
            </w:rPr>
          </w:pPr>
          <w:hyperlink w:anchor="_Toc44511678" w:history="1">
            <w:r w:rsidR="00DA36DC" w:rsidRPr="00EC48B5">
              <w:rPr>
                <w:rStyle w:val="Hipervnculo"/>
                <w:rFonts w:ascii="Times New Roman" w:hAnsi="Times New Roman" w:cs="Times New Roman"/>
                <w:noProof/>
              </w:rPr>
              <w:t>Configuración experimental</w:t>
            </w:r>
            <w:r w:rsidR="00DA36DC">
              <w:rPr>
                <w:noProof/>
                <w:webHidden/>
              </w:rPr>
              <w:tab/>
            </w:r>
            <w:r w:rsidR="00DA36DC">
              <w:rPr>
                <w:noProof/>
                <w:webHidden/>
              </w:rPr>
              <w:fldChar w:fldCharType="begin"/>
            </w:r>
            <w:r w:rsidR="00DA36DC">
              <w:rPr>
                <w:noProof/>
                <w:webHidden/>
              </w:rPr>
              <w:instrText xml:space="preserve"> PAGEREF _Toc44511678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02F98A73" w14:textId="58BC8A50" w:rsidR="00DA36DC" w:rsidRDefault="00AF7E75">
          <w:pPr>
            <w:pStyle w:val="TDC2"/>
            <w:tabs>
              <w:tab w:val="right" w:pos="8488"/>
            </w:tabs>
            <w:rPr>
              <w:rFonts w:eastAsiaTheme="minorEastAsia" w:cstheme="minorBidi"/>
              <w:b w:val="0"/>
              <w:bCs w:val="0"/>
              <w:noProof/>
              <w:sz w:val="24"/>
              <w:szCs w:val="24"/>
              <w:lang w:eastAsia="es-ES_tradnl"/>
            </w:rPr>
          </w:pPr>
          <w:hyperlink w:anchor="_Toc44511679" w:history="1">
            <w:r w:rsidR="00DA36DC" w:rsidRPr="00EC48B5">
              <w:rPr>
                <w:rStyle w:val="Hipervnculo"/>
                <w:rFonts w:ascii="Times New Roman" w:hAnsi="Times New Roman" w:cs="Times New Roman"/>
                <w:noProof/>
              </w:rPr>
              <w:t>Evaluación subjetiva</w:t>
            </w:r>
            <w:r w:rsidR="00DA36DC">
              <w:rPr>
                <w:noProof/>
                <w:webHidden/>
              </w:rPr>
              <w:tab/>
            </w:r>
            <w:r w:rsidR="00DA36DC">
              <w:rPr>
                <w:noProof/>
                <w:webHidden/>
              </w:rPr>
              <w:fldChar w:fldCharType="begin"/>
            </w:r>
            <w:r w:rsidR="00DA36DC">
              <w:rPr>
                <w:noProof/>
                <w:webHidden/>
              </w:rPr>
              <w:instrText xml:space="preserve"> PAGEREF _Toc44511679 \h </w:instrText>
            </w:r>
            <w:r w:rsidR="00DA36DC">
              <w:rPr>
                <w:noProof/>
                <w:webHidden/>
              </w:rPr>
            </w:r>
            <w:r w:rsidR="00DA36DC">
              <w:rPr>
                <w:noProof/>
                <w:webHidden/>
              </w:rPr>
              <w:fldChar w:fldCharType="separate"/>
            </w:r>
            <w:r w:rsidR="00DA36DC">
              <w:rPr>
                <w:noProof/>
                <w:webHidden/>
              </w:rPr>
              <w:t>75</w:t>
            </w:r>
            <w:r w:rsidR="00DA36DC">
              <w:rPr>
                <w:noProof/>
                <w:webHidden/>
              </w:rPr>
              <w:fldChar w:fldCharType="end"/>
            </w:r>
          </w:hyperlink>
        </w:p>
        <w:p w14:paraId="3A410A6F" w14:textId="56BF956F"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0" w:history="1">
            <w:r w:rsidR="00DA36DC" w:rsidRPr="00EC48B5">
              <w:rPr>
                <w:rStyle w:val="Hipervnculo"/>
                <w:rFonts w:ascii="Times New Roman" w:hAnsi="Times New Roman" w:cs="Times New Roman"/>
                <w:noProof/>
              </w:rPr>
              <w:t>CAPÍTULO 7: PRESUPUESTO</w:t>
            </w:r>
            <w:r w:rsidR="00DA36DC">
              <w:rPr>
                <w:noProof/>
                <w:webHidden/>
              </w:rPr>
              <w:tab/>
            </w:r>
            <w:r w:rsidR="00DA36DC">
              <w:rPr>
                <w:noProof/>
                <w:webHidden/>
              </w:rPr>
              <w:fldChar w:fldCharType="begin"/>
            </w:r>
            <w:r w:rsidR="00DA36DC">
              <w:rPr>
                <w:noProof/>
                <w:webHidden/>
              </w:rPr>
              <w:instrText xml:space="preserve"> PAGEREF _Toc44511680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6C3A280E" w14:textId="224B36F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1" w:history="1">
            <w:r w:rsidR="00DA36DC" w:rsidRPr="00EC48B5">
              <w:rPr>
                <w:rStyle w:val="Hipervnculo"/>
                <w:rFonts w:ascii="Times New Roman" w:hAnsi="Times New Roman" w:cs="Times New Roman"/>
                <w:noProof/>
              </w:rPr>
              <w:t>7.1.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Recursos Materiales</w:t>
            </w:r>
            <w:r w:rsidR="00DA36DC">
              <w:rPr>
                <w:noProof/>
                <w:webHidden/>
              </w:rPr>
              <w:tab/>
            </w:r>
            <w:r w:rsidR="00DA36DC">
              <w:rPr>
                <w:noProof/>
                <w:webHidden/>
              </w:rPr>
              <w:fldChar w:fldCharType="begin"/>
            </w:r>
            <w:r w:rsidR="00DA36DC">
              <w:rPr>
                <w:noProof/>
                <w:webHidden/>
              </w:rPr>
              <w:instrText xml:space="preserve"> PAGEREF _Toc44511681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0E1F88DD" w14:textId="150CC021"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2" w:history="1">
            <w:r w:rsidR="00DA36DC" w:rsidRPr="00EC48B5">
              <w:rPr>
                <w:rStyle w:val="Hipervnculo"/>
                <w:rFonts w:ascii="Times New Roman" w:hAnsi="Times New Roman" w:cs="Times New Roman"/>
                <w:noProof/>
              </w:rPr>
              <w:t>7.2.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 tarifado por tiempo empleado</w:t>
            </w:r>
            <w:r w:rsidR="00DA36DC">
              <w:rPr>
                <w:noProof/>
                <w:webHidden/>
              </w:rPr>
              <w:tab/>
            </w:r>
            <w:r w:rsidR="00DA36DC">
              <w:rPr>
                <w:noProof/>
                <w:webHidden/>
              </w:rPr>
              <w:fldChar w:fldCharType="begin"/>
            </w:r>
            <w:r w:rsidR="00DA36DC">
              <w:rPr>
                <w:noProof/>
                <w:webHidden/>
              </w:rPr>
              <w:instrText xml:space="preserve"> PAGEREF _Toc44511682 \h </w:instrText>
            </w:r>
            <w:r w:rsidR="00DA36DC">
              <w:rPr>
                <w:noProof/>
                <w:webHidden/>
              </w:rPr>
            </w:r>
            <w:r w:rsidR="00DA36DC">
              <w:rPr>
                <w:noProof/>
                <w:webHidden/>
              </w:rPr>
              <w:fldChar w:fldCharType="separate"/>
            </w:r>
            <w:r w:rsidR="00DA36DC">
              <w:rPr>
                <w:noProof/>
                <w:webHidden/>
              </w:rPr>
              <w:t>77</w:t>
            </w:r>
            <w:r w:rsidR="00DA36DC">
              <w:rPr>
                <w:noProof/>
                <w:webHidden/>
              </w:rPr>
              <w:fldChar w:fldCharType="end"/>
            </w:r>
          </w:hyperlink>
        </w:p>
        <w:p w14:paraId="6AD24FCA" w14:textId="74A7B5D2"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3" w:history="1">
            <w:r w:rsidR="00DA36DC" w:rsidRPr="00EC48B5">
              <w:rPr>
                <w:rStyle w:val="Hipervnculo"/>
                <w:rFonts w:ascii="Times New Roman" w:hAnsi="Times New Roman" w:cs="Times New Roman"/>
                <w:noProof/>
              </w:rPr>
              <w:t>7.3.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Derechos del visado del COITT</w:t>
            </w:r>
            <w:r w:rsidR="00DA36DC">
              <w:rPr>
                <w:noProof/>
                <w:webHidden/>
              </w:rPr>
              <w:tab/>
            </w:r>
            <w:r w:rsidR="00DA36DC">
              <w:rPr>
                <w:noProof/>
                <w:webHidden/>
              </w:rPr>
              <w:fldChar w:fldCharType="begin"/>
            </w:r>
            <w:r w:rsidR="00DA36DC">
              <w:rPr>
                <w:noProof/>
                <w:webHidden/>
              </w:rPr>
              <w:instrText xml:space="preserve"> PAGEREF _Toc44511683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214BD97E" w14:textId="2C82E8BD"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4" w:history="1">
            <w:r w:rsidR="00DA36DC" w:rsidRPr="00EC48B5">
              <w:rPr>
                <w:rStyle w:val="Hipervnculo"/>
                <w:rFonts w:ascii="Times New Roman" w:hAnsi="Times New Roman" w:cs="Times New Roman"/>
                <w:noProof/>
              </w:rPr>
              <w:t>7.4.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Gastos de tramitación y envío</w:t>
            </w:r>
            <w:r w:rsidR="00DA36DC">
              <w:rPr>
                <w:noProof/>
                <w:webHidden/>
              </w:rPr>
              <w:tab/>
            </w:r>
            <w:r w:rsidR="00DA36DC">
              <w:rPr>
                <w:noProof/>
                <w:webHidden/>
              </w:rPr>
              <w:fldChar w:fldCharType="begin"/>
            </w:r>
            <w:r w:rsidR="00DA36DC">
              <w:rPr>
                <w:noProof/>
                <w:webHidden/>
              </w:rPr>
              <w:instrText xml:space="preserve"> PAGEREF _Toc44511684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75E379D5" w14:textId="5A8A330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5" w:history="1">
            <w:r w:rsidR="00DA36DC" w:rsidRPr="00EC48B5">
              <w:rPr>
                <w:rStyle w:val="Hipervnculo"/>
                <w:rFonts w:ascii="Times New Roman" w:hAnsi="Times New Roman" w:cs="Times New Roman"/>
                <w:noProof/>
              </w:rPr>
              <w:t>7.5.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Aplicación de impuestos y presupuesto final</w:t>
            </w:r>
            <w:r w:rsidR="00DA36DC">
              <w:rPr>
                <w:noProof/>
                <w:webHidden/>
              </w:rPr>
              <w:tab/>
            </w:r>
            <w:r w:rsidR="00DA36DC">
              <w:rPr>
                <w:noProof/>
                <w:webHidden/>
              </w:rPr>
              <w:fldChar w:fldCharType="begin"/>
            </w:r>
            <w:r w:rsidR="00DA36DC">
              <w:rPr>
                <w:noProof/>
                <w:webHidden/>
              </w:rPr>
              <w:instrText xml:space="preserve"> PAGEREF _Toc44511685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32C5D006" w14:textId="0CDD28E0"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6" w:history="1">
            <w:r w:rsidR="00DA36DC" w:rsidRPr="00EC48B5">
              <w:rPr>
                <w:rStyle w:val="Hipervnculo"/>
                <w:rFonts w:ascii="Times New Roman" w:hAnsi="Times New Roman" w:cs="Times New Roman"/>
                <w:noProof/>
              </w:rPr>
              <w:t>CONCLUSIONES Y RECOMENDACIONES</w:t>
            </w:r>
            <w:r w:rsidR="00DA36DC">
              <w:rPr>
                <w:noProof/>
                <w:webHidden/>
              </w:rPr>
              <w:tab/>
            </w:r>
            <w:r w:rsidR="00DA36DC">
              <w:rPr>
                <w:noProof/>
                <w:webHidden/>
              </w:rPr>
              <w:fldChar w:fldCharType="begin"/>
            </w:r>
            <w:r w:rsidR="00DA36DC">
              <w:rPr>
                <w:noProof/>
                <w:webHidden/>
              </w:rPr>
              <w:instrText xml:space="preserve"> PAGEREF _Toc44511686 \h </w:instrText>
            </w:r>
            <w:r w:rsidR="00DA36DC">
              <w:rPr>
                <w:noProof/>
                <w:webHidden/>
              </w:rPr>
            </w:r>
            <w:r w:rsidR="00DA36DC">
              <w:rPr>
                <w:noProof/>
                <w:webHidden/>
              </w:rPr>
              <w:fldChar w:fldCharType="separate"/>
            </w:r>
            <w:r w:rsidR="00DA36DC">
              <w:rPr>
                <w:noProof/>
                <w:webHidden/>
              </w:rPr>
              <w:t>81</w:t>
            </w:r>
            <w:r w:rsidR="00DA36DC">
              <w:rPr>
                <w:noProof/>
                <w:webHidden/>
              </w:rPr>
              <w:fldChar w:fldCharType="end"/>
            </w:r>
          </w:hyperlink>
        </w:p>
        <w:p w14:paraId="69CA4288" w14:textId="35C4C050"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7" w:history="1">
            <w:r w:rsidR="00DA36DC" w:rsidRPr="00EC48B5">
              <w:rPr>
                <w:rStyle w:val="Hipervnculo"/>
                <w:rFonts w:ascii="Times New Roman" w:hAnsi="Times New Roman" w:cs="Times New Roman"/>
                <w:noProof/>
              </w:rPr>
              <w:t>BIBLIOGRAFÍA REFERENCIADA</w:t>
            </w:r>
            <w:r w:rsidR="00DA36DC">
              <w:rPr>
                <w:noProof/>
                <w:webHidden/>
              </w:rPr>
              <w:tab/>
            </w:r>
            <w:r w:rsidR="00DA36DC">
              <w:rPr>
                <w:noProof/>
                <w:webHidden/>
              </w:rPr>
              <w:fldChar w:fldCharType="begin"/>
            </w:r>
            <w:r w:rsidR="00DA36DC">
              <w:rPr>
                <w:noProof/>
                <w:webHidden/>
              </w:rPr>
              <w:instrText xml:space="preserve"> PAGEREF _Toc44511687 \h </w:instrText>
            </w:r>
            <w:r w:rsidR="00DA36DC">
              <w:rPr>
                <w:noProof/>
                <w:webHidden/>
              </w:rPr>
            </w:r>
            <w:r w:rsidR="00DA36DC">
              <w:rPr>
                <w:noProof/>
                <w:webHidden/>
              </w:rPr>
              <w:fldChar w:fldCharType="separate"/>
            </w:r>
            <w:r w:rsidR="00DA36DC">
              <w:rPr>
                <w:noProof/>
                <w:webHidden/>
              </w:rPr>
              <w:t>82</w:t>
            </w:r>
            <w:r w:rsidR="00DA36DC">
              <w:rPr>
                <w:noProof/>
                <w:webHidden/>
              </w:rPr>
              <w:fldChar w:fldCharType="end"/>
            </w:r>
          </w:hyperlink>
        </w:p>
        <w:p w14:paraId="0F6738C5" w14:textId="1B27E6B7"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8" w:history="1">
            <w:r w:rsidR="00DA36DC" w:rsidRPr="00EC48B5">
              <w:rPr>
                <w:rStyle w:val="Hipervnculo"/>
                <w:rFonts w:ascii="Times New Roman" w:hAnsi="Times New Roman" w:cs="Times New Roman"/>
                <w:noProof/>
              </w:rPr>
              <w:t>ANEXOS</w:t>
            </w:r>
            <w:r w:rsidR="00DA36DC">
              <w:rPr>
                <w:noProof/>
                <w:webHidden/>
              </w:rPr>
              <w:tab/>
            </w:r>
            <w:r w:rsidR="00DA36DC">
              <w:rPr>
                <w:noProof/>
                <w:webHidden/>
              </w:rPr>
              <w:fldChar w:fldCharType="begin"/>
            </w:r>
            <w:r w:rsidR="00DA36DC">
              <w:rPr>
                <w:noProof/>
                <w:webHidden/>
              </w:rPr>
              <w:instrText xml:space="preserve"> PAGEREF _Toc44511688 \h </w:instrText>
            </w:r>
            <w:r w:rsidR="00DA36DC">
              <w:rPr>
                <w:noProof/>
                <w:webHidden/>
              </w:rPr>
            </w:r>
            <w:r w:rsidR="00DA36DC">
              <w:rPr>
                <w:noProof/>
                <w:webHidden/>
              </w:rPr>
              <w:fldChar w:fldCharType="separate"/>
            </w:r>
            <w:r w:rsidR="00DA36DC">
              <w:rPr>
                <w:noProof/>
                <w:webHidden/>
              </w:rPr>
              <w:t>94</w:t>
            </w:r>
            <w:r w:rsidR="00DA36DC">
              <w:rPr>
                <w:noProof/>
                <w:webHidden/>
              </w:rPr>
              <w:fldChar w:fldCharType="end"/>
            </w:r>
          </w:hyperlink>
        </w:p>
        <w:p w14:paraId="1E576857" w14:textId="7C388122"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CD5E9C">
      <w:pPr>
        <w:jc w:val="both"/>
      </w:pPr>
    </w:p>
    <w:p w14:paraId="5A817AE9" w14:textId="41D6C96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p w14:paraId="1052F92A" w14:textId="230374FC" w:rsidR="00DA36DC" w:rsidRPr="00DA36DC" w:rsidRDefault="00AF7E75">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Toc40375335"/>
      <w:bookmarkStart w:id="10"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9"/>
      <w:bookmarkEnd w:id="10"/>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11" w:name="_Ref43907502"/>
      <w:bookmarkStart w:id="12" w:name="_Toc44511628"/>
      <w:r w:rsidRPr="00387D69">
        <w:rPr>
          <w:rFonts w:ascii="Times New Roman" w:hAnsi="Times New Roman" w:cs="Times New Roman"/>
          <w:b/>
          <w:color w:val="000000" w:themeColor="text1"/>
          <w:sz w:val="24"/>
        </w:rPr>
        <w:t>Antecedentes</w:t>
      </w:r>
      <w:bookmarkEnd w:id="11"/>
      <w:bookmarkEnd w:id="12"/>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7CDF198E"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o de los dispositivos conectados a Internet, promovido por la creciente expansión del Internet de las Cosas (IoT</w:t>
      </w:r>
      <w:ins w:id="13" w:author="Víctor Guerra Yánez" w:date="2020-07-04T20:37:00Z">
        <w:r w:rsidR="001150E0">
          <w:rPr>
            <w:rFonts w:ascii="Times New Roman" w:hAnsi="Times New Roman" w:cs="Times New Roman"/>
            <w:sz w:val="22"/>
          </w:rPr>
          <w:t>,</w:t>
        </w:r>
      </w:ins>
      <w:r w:rsidR="00B36848" w:rsidRPr="00387D69">
        <w:rPr>
          <w:rFonts w:ascii="Times New Roman" w:hAnsi="Times New Roman" w:cs="Times New Roman"/>
          <w:sz w:val="22"/>
        </w:rPr>
        <w:t xml:space="preserve">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w:t>
      </w:r>
      <w:ins w:id="14" w:author="Víctor Guerra Yánez" w:date="2020-07-04T20:38:00Z">
        <w:r w:rsidR="00DF4F81">
          <w:rPr>
            <w:rFonts w:ascii="Times New Roman" w:hAnsi="Times New Roman" w:cs="Times New Roman"/>
            <w:sz w:val="22"/>
          </w:rPr>
          <w:t>,</w:t>
        </w:r>
      </w:ins>
      <w:r w:rsidR="00381B4C" w:rsidRPr="00387D69">
        <w:rPr>
          <w:rFonts w:ascii="Times New Roman" w:hAnsi="Times New Roman" w:cs="Times New Roman"/>
          <w:sz w:val="22"/>
        </w:rPr>
        <w:t xml:space="preserve">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En concreto, dentro del campo de las Comunicaciones Ópticas, se sitúa la rama de las Comunicaciones por Luz Visible (VLC</w:t>
      </w:r>
      <w:ins w:id="15" w:author="Víctor Guerra Yánez" w:date="2020-07-04T20:38:00Z">
        <w:r w:rsidR="00DF4F81">
          <w:rPr>
            <w:rFonts w:ascii="Times New Roman" w:hAnsi="Times New Roman" w:cs="Times New Roman"/>
            <w:sz w:val="22"/>
          </w:rPr>
          <w:t>,</w:t>
        </w:r>
      </w:ins>
      <w:r w:rsidR="00370E23" w:rsidRPr="00387D69">
        <w:rPr>
          <w:rFonts w:ascii="Times New Roman" w:hAnsi="Times New Roman" w:cs="Times New Roman"/>
          <w:sz w:val="22"/>
        </w:rPr>
        <w:t xml:space="preserve">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316B8A41"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w:t>
      </w:r>
      <w:del w:id="16" w:author="ALBERTO RAMOS MONAGAS" w:date="2020-07-05T09:02:00Z">
        <w:r w:rsidRPr="00387D69" w:rsidDel="001171BE">
          <w:rPr>
            <w:rFonts w:ascii="Times New Roman" w:hAnsi="Times New Roman" w:cs="Times New Roman"/>
            <w:sz w:val="22"/>
          </w:rPr>
          <w:delText>Instituto de Ingeniería Eléctrica y Electróni</w:delText>
        </w:r>
      </w:del>
      <w:del w:id="17" w:author="ALBERTO RAMOS MONAGAS" w:date="2020-07-05T09:01:00Z">
        <w:r w:rsidRPr="00387D69" w:rsidDel="001171BE">
          <w:rPr>
            <w:rFonts w:ascii="Times New Roman" w:hAnsi="Times New Roman" w:cs="Times New Roman"/>
            <w:sz w:val="22"/>
          </w:rPr>
          <w:delText>ca (IEE</w:delText>
        </w:r>
      </w:del>
      <w:ins w:id="18" w:author="Víctor Guerra Yánez" w:date="2020-07-04T20:38:00Z">
        <w:del w:id="19" w:author="ALBERTO RAMOS MONAGAS" w:date="2020-07-05T09:01:00Z">
          <w:r w:rsidR="00DF4F81" w:rsidDel="001171BE">
            <w:rPr>
              <w:rFonts w:ascii="Times New Roman" w:hAnsi="Times New Roman" w:cs="Times New Roman"/>
              <w:sz w:val="22"/>
            </w:rPr>
            <w:delText>E,</w:delText>
          </w:r>
        </w:del>
      </w:ins>
      <w:del w:id="20" w:author="ALBERTO RAMOS MONAGAS" w:date="2020-07-05T09:01:00Z">
        <w:r w:rsidRPr="00387D69" w:rsidDel="001171BE">
          <w:rPr>
            <w:rFonts w:ascii="Times New Roman" w:hAnsi="Times New Roman" w:cs="Times New Roman"/>
            <w:sz w:val="22"/>
          </w:rPr>
          <w:delText xml:space="preserve"> del inglés </w:delText>
        </w:r>
      </w:del>
      <w:r w:rsidRPr="00387D69">
        <w:rPr>
          <w:rFonts w:ascii="Times New Roman" w:hAnsi="Times New Roman" w:cs="Times New Roman"/>
          <w:sz w:val="22"/>
        </w:rPr>
        <w:t>Institute of Electrical and Electronics Engineers</w:t>
      </w:r>
      <w:r w:rsidR="001171BE">
        <w:rPr>
          <w:rFonts w:ascii="Times New Roman" w:hAnsi="Times New Roman" w:cs="Times New Roman"/>
          <w:sz w:val="22"/>
        </w:rPr>
        <w:t xml:space="preserve"> (IEE)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 xml:space="preserve">A esta rama tecnológica se le conoce como </w:t>
      </w:r>
      <w:r w:rsidR="00DF4F81">
        <w:rPr>
          <w:rFonts w:ascii="Times New Roman" w:hAnsi="Times New Roman" w:cs="Times New Roman"/>
          <w:sz w:val="22"/>
        </w:rPr>
        <w:t>Optical Camera Communication (OCC)</w:t>
      </w:r>
      <w:r w:rsidR="0063731D" w:rsidRPr="00387D69">
        <w:rPr>
          <w:rFonts w:ascii="Times New Roman" w:hAnsi="Times New Roman" w:cs="Times New Roman"/>
          <w:sz w:val="22"/>
        </w:rPr>
        <w:t xml:space="preserve">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46F18E9C" w:rsidR="00EB5C54"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w:t>
      </w:r>
      <w:r w:rsidR="00DF4F81">
        <w:rPr>
          <w:rFonts w:ascii="Times New Roman" w:hAnsi="Times New Roman" w:cs="Times New Roman"/>
          <w:sz w:val="22"/>
        </w:rPr>
        <w:t>OCC</w:t>
      </w:r>
      <w:r w:rsidR="00BE2218" w:rsidRPr="00387D69">
        <w:rPr>
          <w:rFonts w:ascii="Times New Roman" w:hAnsi="Times New Roman" w:cs="Times New Roman"/>
          <w:sz w:val="22"/>
        </w:rPr>
        <w:t xml:space="preserve"> han aumentado su relevancia dentro del campo </w:t>
      </w:r>
      <w:r w:rsidR="00E75CDA" w:rsidRPr="00387D69">
        <w:rPr>
          <w:rFonts w:ascii="Times New Roman" w:hAnsi="Times New Roman" w:cs="Times New Roman"/>
          <w:sz w:val="22"/>
        </w:rPr>
        <w:t xml:space="preserve">de las </w:t>
      </w:r>
      <w:commentRangeStart w:id="21"/>
      <w:commentRangeEnd w:id="21"/>
      <w:r w:rsidR="00DF4F81">
        <w:rPr>
          <w:rStyle w:val="Refdecomentario"/>
        </w:rPr>
        <w:commentReference w:id="21"/>
      </w:r>
      <w:r w:rsidR="00DF4F81">
        <w:rPr>
          <w:rFonts w:ascii="Times New Roman" w:hAnsi="Times New Roman" w:cs="Times New Roman"/>
          <w:sz w:val="22"/>
        </w:rPr>
        <w:t>VLC</w:t>
      </w:r>
      <w:r w:rsidR="00E75CDA" w:rsidRPr="00387D69">
        <w:rPr>
          <w:rFonts w:ascii="Times New Roman" w:hAnsi="Times New Roman" w:cs="Times New Roman"/>
          <w:sz w:val="22"/>
        </w:rPr>
        <w:t xml:space="preserve"> debido a la amplia disponibilidad de cámaras</w:t>
      </w:r>
      <w:r w:rsidR="00DF4F81">
        <w:rPr>
          <w:rFonts w:ascii="Times New Roman" w:hAnsi="Times New Roman" w:cs="Times New Roman"/>
          <w:sz w:val="22"/>
        </w:rPr>
        <w:t xml:space="preserve"> CMOS</w:t>
      </w:r>
      <w:r w:rsidR="00E75CDA" w:rsidRPr="00387D69">
        <w:rPr>
          <w:rFonts w:ascii="Times New Roman" w:hAnsi="Times New Roman" w:cs="Times New Roman"/>
          <w:sz w:val="22"/>
        </w:rPr>
        <w:t xml:space="preserve"> en un gran número de dispositivos (teléfonos inteligentes, tabletas, sistemas de vigilancia, …). La mayoría de estas cámaras se basan en la técnica de persiana</w:t>
      </w:r>
      <w:r w:rsidR="00DF4F81">
        <w:rPr>
          <w:rFonts w:ascii="Times New Roman" w:hAnsi="Times New Roman" w:cs="Times New Roman"/>
          <w:sz w:val="22"/>
        </w:rPr>
        <w:t xml:space="preserve"> Rolling Shutter</w:t>
      </w:r>
      <w:r w:rsidR="00E75CDA" w:rsidRPr="00387D69">
        <w:rPr>
          <w:rFonts w:ascii="Times New Roman" w:hAnsi="Times New Roman" w:cs="Times New Roman"/>
          <w:sz w:val="22"/>
        </w:rPr>
        <w:t xml:space="preserve"> (RS), que implementa un proceso de escaneo </w:t>
      </w:r>
      <w:r w:rsidR="00DF4F81">
        <w:rPr>
          <w:rFonts w:ascii="Times New Roman" w:hAnsi="Times New Roman" w:cs="Times New Roman"/>
          <w:sz w:val="22"/>
        </w:rPr>
        <w:t>del sensor</w:t>
      </w:r>
      <w:r w:rsidR="00E75CDA" w:rsidRPr="00387D69">
        <w:rPr>
          <w:rFonts w:ascii="Times New Roman" w:hAnsi="Times New Roman" w:cs="Times New Roman"/>
          <w:sz w:val="22"/>
        </w:rPr>
        <w:t xml:space="preserve"> fila por fila. Por lo tanto, una fuente de luz LED, que </w:t>
      </w:r>
      <w:r w:rsidR="00DF4F81" w:rsidRPr="00387D69">
        <w:rPr>
          <w:rFonts w:ascii="Times New Roman" w:hAnsi="Times New Roman" w:cs="Times New Roman"/>
          <w:sz w:val="22"/>
        </w:rPr>
        <w:t>cambi</w:t>
      </w:r>
      <w:r w:rsidR="00DF4F81">
        <w:rPr>
          <w:rFonts w:ascii="Times New Roman" w:hAnsi="Times New Roman" w:cs="Times New Roman"/>
          <w:sz w:val="22"/>
        </w:rPr>
        <w:t>e</w:t>
      </w:r>
      <w:r w:rsidR="00DF4F81" w:rsidRPr="00387D69">
        <w:rPr>
          <w:rFonts w:ascii="Times New Roman" w:hAnsi="Times New Roman" w:cs="Times New Roman"/>
          <w:sz w:val="22"/>
        </w:rPr>
        <w:t xml:space="preserve"> </w:t>
      </w:r>
      <w:r w:rsidR="00E75CDA" w:rsidRPr="00387D69">
        <w:rPr>
          <w:rFonts w:ascii="Times New Roman" w:hAnsi="Times New Roman" w:cs="Times New Roman"/>
          <w:sz w:val="22"/>
        </w:rPr>
        <w:t>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commentRangeStart w:id="22"/>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commentRangeEnd w:id="22"/>
      <w:r w:rsidR="00DF4F81">
        <w:rPr>
          <w:rStyle w:val="Refdecomentario"/>
        </w:rPr>
        <w:commentReference w:id="22"/>
      </w:r>
      <w:r w:rsidR="00135223" w:rsidRPr="00387D69">
        <w:rPr>
          <w:rFonts w:ascii="Times New Roman" w:hAnsi="Times New Roman" w:cs="Times New Roman"/>
          <w:sz w:val="22"/>
        </w:rPr>
        <w:t xml:space="preserve">]. </w:t>
      </w:r>
    </w:p>
    <w:p w14:paraId="3BF8CC64" w14:textId="0FE7C567" w:rsidR="004A2FD9" w:rsidRDefault="00D61A35"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2F3E7F7D" w14:textId="60124BC8" w:rsidR="00E51899" w:rsidRDefault="007E471B" w:rsidP="00446F46">
      <w:pPr>
        <w:spacing w:line="360" w:lineRule="auto"/>
        <w:jc w:val="both"/>
        <w:rPr>
          <w:rFonts w:ascii="Times New Roman" w:hAnsi="Times New Roman" w:cs="Times New Roman"/>
          <w:sz w:val="22"/>
        </w:rPr>
      </w:pPr>
      <w:commentRangeStart w:id="23"/>
      <w:r w:rsidRPr="007E471B">
        <w:rPr>
          <w:rFonts w:ascii="Times New Roman" w:hAnsi="Times New Roman" w:cs="Times New Roman"/>
          <w:sz w:val="22"/>
        </w:rPr>
        <w:t xml:space="preserve">Con la creciente popularidad de los dispositivos inteligentes en nuestra vida diaria, la gente depende cada vez más de ellos para recuperar y distribuir información en el mundo </w:t>
      </w:r>
      <w:r>
        <w:rPr>
          <w:rFonts w:ascii="Times New Roman" w:hAnsi="Times New Roman" w:cs="Times New Roman"/>
          <w:sz w:val="22"/>
        </w:rPr>
        <w:t>del IoT</w:t>
      </w:r>
      <w:r w:rsidRPr="007E471B">
        <w:rPr>
          <w:rFonts w:ascii="Times New Roman" w:hAnsi="Times New Roman" w:cs="Times New Roman"/>
          <w:sz w:val="22"/>
        </w:rPr>
        <w:t>.</w:t>
      </w:r>
      <w:r w:rsidR="00E51899">
        <w:rPr>
          <w:rFonts w:ascii="Times New Roman" w:hAnsi="Times New Roman" w:cs="Times New Roman"/>
          <w:sz w:val="22"/>
        </w:rPr>
        <w:t xml:space="preserve">  </w:t>
      </w:r>
      <w:r w:rsidR="00446F46" w:rsidRPr="00446F46">
        <w:rPr>
          <w:rFonts w:ascii="Times New Roman" w:hAnsi="Times New Roman" w:cs="Times New Roman"/>
          <w:sz w:val="22"/>
        </w:rPr>
        <w:lastRenderedPageBreak/>
        <w:t xml:space="preserve">Mientras tanto, muchos medios de difusión equipados con pantallas y </w:t>
      </w:r>
      <w:r w:rsidR="002045DB">
        <w:rPr>
          <w:rFonts w:ascii="Times New Roman" w:hAnsi="Times New Roman" w:cs="Times New Roman"/>
          <w:sz w:val="22"/>
        </w:rPr>
        <w:t>cámaras</w:t>
      </w:r>
      <w:r w:rsidR="00446F46" w:rsidRPr="00446F46">
        <w:rPr>
          <w:rFonts w:ascii="Times New Roman" w:hAnsi="Times New Roman" w:cs="Times New Roman"/>
          <w:sz w:val="22"/>
        </w:rPr>
        <w:t xml:space="preserve">, por ejemplo, </w:t>
      </w:r>
      <w:r w:rsidR="00446F46">
        <w:rPr>
          <w:rFonts w:ascii="Times New Roman" w:hAnsi="Times New Roman" w:cs="Times New Roman"/>
          <w:sz w:val="22"/>
        </w:rPr>
        <w:t>pantallas</w:t>
      </w:r>
      <w:r w:rsidR="00446F46" w:rsidRPr="00446F46">
        <w:rPr>
          <w:rFonts w:ascii="Times New Roman" w:hAnsi="Times New Roman" w:cs="Times New Roman"/>
          <w:sz w:val="22"/>
        </w:rPr>
        <w:t xml:space="preserve"> de publicidad, televisores, </w:t>
      </w:r>
      <w:r w:rsidR="00446F46">
        <w:rPr>
          <w:rFonts w:ascii="Times New Roman" w:hAnsi="Times New Roman" w:cs="Times New Roman"/>
          <w:sz w:val="22"/>
        </w:rPr>
        <w:t>ordenadores</w:t>
      </w:r>
      <w:r w:rsidR="00446F46" w:rsidRPr="00446F46">
        <w:rPr>
          <w:rFonts w:ascii="Times New Roman" w:hAnsi="Times New Roman" w:cs="Times New Roman"/>
          <w:sz w:val="22"/>
        </w:rPr>
        <w:t xml:space="preserve"> de escritorio</w:t>
      </w:r>
      <w:r w:rsidR="00D0142F">
        <w:rPr>
          <w:rFonts w:ascii="Times New Roman" w:hAnsi="Times New Roman" w:cs="Times New Roman"/>
          <w:sz w:val="22"/>
        </w:rPr>
        <w:t xml:space="preserve"> o </w:t>
      </w:r>
      <w:r w:rsidR="00446F46" w:rsidRPr="00446F46">
        <w:rPr>
          <w:rFonts w:ascii="Times New Roman" w:hAnsi="Times New Roman" w:cs="Times New Roman"/>
          <w:sz w:val="22"/>
        </w:rPr>
        <w:t>portátiles,</w:t>
      </w:r>
      <w:r w:rsidR="00D0142F">
        <w:rPr>
          <w:rFonts w:ascii="Times New Roman" w:hAnsi="Times New Roman" w:cs="Times New Roman"/>
          <w:sz w:val="22"/>
        </w:rPr>
        <w:t xml:space="preserve"> teléfonos inteligentes</w:t>
      </w:r>
      <w:r w:rsidR="00397DE3">
        <w:rPr>
          <w:rFonts w:ascii="Times New Roman" w:hAnsi="Times New Roman" w:cs="Times New Roman"/>
          <w:sz w:val="22"/>
        </w:rPr>
        <w:t xml:space="preserve"> y </w:t>
      </w:r>
      <w:r w:rsidR="00D0142F">
        <w:rPr>
          <w:rFonts w:ascii="Times New Roman" w:hAnsi="Times New Roman" w:cs="Times New Roman"/>
          <w:sz w:val="22"/>
        </w:rPr>
        <w:t>tabletas,</w:t>
      </w:r>
      <w:r w:rsidR="00446F46" w:rsidRPr="00446F46">
        <w:rPr>
          <w:rFonts w:ascii="Times New Roman" w:hAnsi="Times New Roman" w:cs="Times New Roman"/>
          <w:sz w:val="22"/>
        </w:rPr>
        <w:t xml:space="preserve"> se han convertido en una fuente de información fácilmente disponible para los usuarios.</w:t>
      </w:r>
      <w:r w:rsidR="00C921B8">
        <w:rPr>
          <w:rFonts w:ascii="Times New Roman" w:hAnsi="Times New Roman" w:cs="Times New Roman"/>
          <w:sz w:val="22"/>
        </w:rPr>
        <w:t xml:space="preserve"> </w:t>
      </w:r>
      <w:r w:rsidR="00C921B8" w:rsidRPr="00C921B8">
        <w:rPr>
          <w:rFonts w:ascii="Times New Roman" w:hAnsi="Times New Roman" w:cs="Times New Roman"/>
          <w:sz w:val="22"/>
        </w:rPr>
        <w:t>En el contexto de esta tendencia, es deseable una comunicación de doble canal, en la que las pantallas y l</w:t>
      </w:r>
      <w:r w:rsidR="00C921B8">
        <w:rPr>
          <w:rFonts w:ascii="Times New Roman" w:hAnsi="Times New Roman" w:cs="Times New Roman"/>
          <w:sz w:val="22"/>
        </w:rPr>
        <w:t xml:space="preserve">as cámaras </w:t>
      </w:r>
      <w:r w:rsidR="00C921B8" w:rsidRPr="00C921B8">
        <w:rPr>
          <w:rFonts w:ascii="Times New Roman" w:hAnsi="Times New Roman" w:cs="Times New Roman"/>
          <w:sz w:val="22"/>
        </w:rPr>
        <w:t>transmitan información primaria a través de vídeos a los usuarios</w:t>
      </w:r>
      <w:r w:rsidR="00FD4B45">
        <w:rPr>
          <w:rFonts w:ascii="Times New Roman" w:hAnsi="Times New Roman" w:cs="Times New Roman"/>
          <w:sz w:val="22"/>
        </w:rPr>
        <w:t>, mientras la información es captada por la cámara de un smartphone o tableta.</w:t>
      </w:r>
      <w:r w:rsidR="00721CA0">
        <w:rPr>
          <w:rFonts w:ascii="Times New Roman" w:hAnsi="Times New Roman" w:cs="Times New Roman"/>
          <w:sz w:val="22"/>
        </w:rPr>
        <w:t xml:space="preserve"> </w:t>
      </w:r>
      <w:r w:rsidR="00721CA0" w:rsidRPr="00721CA0">
        <w:rPr>
          <w:rFonts w:ascii="Times New Roman" w:hAnsi="Times New Roman" w:cs="Times New Roman"/>
          <w:sz w:val="22"/>
        </w:rPr>
        <w:t xml:space="preserve">Por ejemplo, un aficionado a los deportes que ve </w:t>
      </w:r>
      <w:r w:rsidR="00721CA0">
        <w:rPr>
          <w:rFonts w:ascii="Times New Roman" w:hAnsi="Times New Roman" w:cs="Times New Roman"/>
          <w:sz w:val="22"/>
        </w:rPr>
        <w:t xml:space="preserve">un partido </w:t>
      </w:r>
      <w:r w:rsidR="00721CA0" w:rsidRPr="00721CA0">
        <w:rPr>
          <w:rFonts w:ascii="Times New Roman" w:hAnsi="Times New Roman" w:cs="Times New Roman"/>
          <w:sz w:val="22"/>
        </w:rPr>
        <w:t xml:space="preserve">en directo de la NBA en la pantalla del estadio </w:t>
      </w:r>
      <w:r w:rsidR="00843590">
        <w:rPr>
          <w:rFonts w:ascii="Times New Roman" w:hAnsi="Times New Roman" w:cs="Times New Roman"/>
          <w:sz w:val="22"/>
        </w:rPr>
        <w:t>podría</w:t>
      </w:r>
      <w:r w:rsidR="00721CA0" w:rsidRPr="00721CA0">
        <w:rPr>
          <w:rFonts w:ascii="Times New Roman" w:hAnsi="Times New Roman" w:cs="Times New Roman"/>
          <w:sz w:val="22"/>
        </w:rPr>
        <w:t xml:space="preserve"> recibir </w:t>
      </w:r>
      <w:r w:rsidR="00843590">
        <w:rPr>
          <w:rFonts w:ascii="Times New Roman" w:hAnsi="Times New Roman" w:cs="Times New Roman"/>
          <w:sz w:val="22"/>
        </w:rPr>
        <w:t xml:space="preserve">las </w:t>
      </w:r>
      <w:r w:rsidR="00721CA0" w:rsidRPr="00721CA0">
        <w:rPr>
          <w:rFonts w:ascii="Times New Roman" w:hAnsi="Times New Roman" w:cs="Times New Roman"/>
          <w:sz w:val="22"/>
        </w:rPr>
        <w:t>estadísticas de los jugadores y equipos en su dispositivo inteligente sin recurrir a la Internet.</w:t>
      </w:r>
      <w:r w:rsidR="00EA4B2E">
        <w:rPr>
          <w:rFonts w:ascii="Times New Roman" w:hAnsi="Times New Roman" w:cs="Times New Roman"/>
          <w:sz w:val="22"/>
        </w:rPr>
        <w:t xml:space="preserve"> </w:t>
      </w:r>
      <w:r w:rsidR="00EA4B2E" w:rsidRPr="00EA4B2E">
        <w:rPr>
          <w:rFonts w:ascii="Times New Roman" w:hAnsi="Times New Roman" w:cs="Times New Roman"/>
          <w:sz w:val="22"/>
        </w:rPr>
        <w:t>Otro ejemplo</w:t>
      </w:r>
      <w:r w:rsidR="00EA4B2E">
        <w:rPr>
          <w:rFonts w:ascii="Times New Roman" w:hAnsi="Times New Roman" w:cs="Times New Roman"/>
          <w:sz w:val="22"/>
        </w:rPr>
        <w:t xml:space="preserve"> </w:t>
      </w:r>
      <w:r w:rsidR="00EA4B2E" w:rsidRPr="00EA4B2E">
        <w:rPr>
          <w:rFonts w:ascii="Times New Roman" w:hAnsi="Times New Roman" w:cs="Times New Roman"/>
          <w:sz w:val="22"/>
        </w:rPr>
        <w:t xml:space="preserve">podría ser </w:t>
      </w:r>
      <w:r w:rsidR="00722A84">
        <w:rPr>
          <w:rFonts w:ascii="Times New Roman" w:hAnsi="Times New Roman" w:cs="Times New Roman"/>
          <w:sz w:val="22"/>
        </w:rPr>
        <w:t>el de una</w:t>
      </w:r>
      <w:r w:rsidR="00EA4B2E" w:rsidRPr="00EA4B2E">
        <w:rPr>
          <w:rFonts w:ascii="Times New Roman" w:hAnsi="Times New Roman" w:cs="Times New Roman"/>
          <w:sz w:val="22"/>
        </w:rPr>
        <w:t xml:space="preserve"> persona que ve anuncios en la televisión mientras recibe notificaciones instantáneas, ofertas y promociones en su dispositivo.</w:t>
      </w:r>
      <w:commentRangeEnd w:id="23"/>
      <w:r w:rsidR="00EB4EF1">
        <w:rPr>
          <w:rStyle w:val="Refdecomentario"/>
        </w:rPr>
        <w:commentReference w:id="23"/>
      </w:r>
    </w:p>
    <w:p w14:paraId="7144058A" w14:textId="77777777" w:rsidR="00446F46" w:rsidRPr="00387D69" w:rsidRDefault="00446F46" w:rsidP="00446F46">
      <w:pPr>
        <w:spacing w:line="360" w:lineRule="auto"/>
        <w:jc w:val="both"/>
        <w:rPr>
          <w:rFonts w:ascii="Times New Roman" w:hAnsi="Times New Roman" w:cs="Times New Roman"/>
          <w:sz w:val="22"/>
        </w:rPr>
      </w:pP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24" w:name="_Toc44511629"/>
      <w:r w:rsidRPr="00387D69">
        <w:rPr>
          <w:rFonts w:ascii="Times New Roman" w:hAnsi="Times New Roman" w:cs="Times New Roman"/>
          <w:b/>
          <w:color w:val="000000" w:themeColor="text1"/>
          <w:sz w:val="24"/>
        </w:rPr>
        <w:t xml:space="preserve">Justificación e </w:t>
      </w:r>
      <w:commentRangeStart w:id="25"/>
      <w:r w:rsidRPr="00387D69">
        <w:rPr>
          <w:rFonts w:ascii="Times New Roman" w:hAnsi="Times New Roman" w:cs="Times New Roman"/>
          <w:b/>
          <w:color w:val="000000" w:themeColor="text1"/>
          <w:sz w:val="24"/>
        </w:rPr>
        <w:t>importancia</w:t>
      </w:r>
      <w:bookmarkEnd w:id="24"/>
      <w:commentRangeEnd w:id="25"/>
      <w:r w:rsidR="00DF4F81">
        <w:rPr>
          <w:rStyle w:val="Refdecomentario"/>
          <w:rFonts w:asciiTheme="minorHAnsi" w:eastAsiaTheme="minorHAnsi" w:hAnsiTheme="minorHAnsi" w:cstheme="minorBidi"/>
          <w:color w:val="auto"/>
        </w:rPr>
        <w:commentReference w:id="25"/>
      </w:r>
    </w:p>
    <w:p w14:paraId="2E2C56E8" w14:textId="77777777" w:rsidR="00426781" w:rsidRPr="00387D69" w:rsidRDefault="00426781" w:rsidP="00384DB0">
      <w:pPr>
        <w:spacing w:line="360" w:lineRule="auto"/>
        <w:jc w:val="both"/>
        <w:rPr>
          <w:rFonts w:ascii="Times New Roman" w:hAnsi="Times New Roman" w:cs="Times New Roman"/>
          <w:sz w:val="22"/>
        </w:rPr>
      </w:pPr>
    </w:p>
    <w:p w14:paraId="1E3D01A7" w14:textId="10B4840F" w:rsidR="007C2FCA" w:rsidRDefault="007C2FCA" w:rsidP="00384DB0">
      <w:pPr>
        <w:spacing w:line="360" w:lineRule="auto"/>
        <w:jc w:val="both"/>
        <w:rPr>
          <w:rFonts w:ascii="Times New Roman" w:hAnsi="Times New Roman" w:cs="Times New Roman"/>
          <w:sz w:val="22"/>
        </w:rPr>
      </w:pPr>
      <w:commentRangeStart w:id="26"/>
      <w:r w:rsidRPr="007C2FCA">
        <w:rPr>
          <w:rFonts w:ascii="Times New Roman" w:hAnsi="Times New Roman" w:cs="Times New Roman"/>
          <w:sz w:val="22"/>
        </w:rPr>
        <w:t xml:space="preserve">Las técnicas de comunicación </w:t>
      </w:r>
      <w:r>
        <w:rPr>
          <w:rFonts w:ascii="Times New Roman" w:hAnsi="Times New Roman" w:cs="Times New Roman"/>
          <w:sz w:val="22"/>
        </w:rPr>
        <w:t>Screen-to-camera</w:t>
      </w:r>
      <w:r w:rsidRPr="007C2FCA">
        <w:rPr>
          <w:rFonts w:ascii="Times New Roman" w:hAnsi="Times New Roman" w:cs="Times New Roman"/>
          <w:sz w:val="22"/>
        </w:rPr>
        <w:t xml:space="preserve"> </w:t>
      </w:r>
      <w:r w:rsidR="00354B83">
        <w:rPr>
          <w:rFonts w:ascii="Times New Roman" w:hAnsi="Times New Roman" w:cs="Times New Roman"/>
          <w:sz w:val="22"/>
        </w:rPr>
        <w:t>están cobrando gran importancia ya que los displays LED actualmente están en todas partes. Dichas técnicas s</w:t>
      </w:r>
      <w:r w:rsidRPr="007C2FCA">
        <w:rPr>
          <w:rFonts w:ascii="Times New Roman" w:hAnsi="Times New Roman" w:cs="Times New Roman"/>
          <w:sz w:val="22"/>
        </w:rPr>
        <w:t xml:space="preserve">urgen como un nuevo paradigma </w:t>
      </w:r>
      <w:r w:rsidR="006056C6">
        <w:rPr>
          <w:rFonts w:ascii="Times New Roman" w:hAnsi="Times New Roman" w:cs="Times New Roman"/>
          <w:sz w:val="22"/>
        </w:rPr>
        <w:t xml:space="preserve">donde se </w:t>
      </w:r>
      <w:r w:rsidRPr="007C2FCA">
        <w:rPr>
          <w:rFonts w:ascii="Times New Roman" w:hAnsi="Times New Roman" w:cs="Times New Roman"/>
          <w:sz w:val="22"/>
        </w:rPr>
        <w:t>incrusta</w:t>
      </w:r>
      <w:r w:rsidR="006056C6">
        <w:rPr>
          <w:rFonts w:ascii="Times New Roman" w:hAnsi="Times New Roman" w:cs="Times New Roman"/>
          <w:sz w:val="22"/>
        </w:rPr>
        <w:t>n</w:t>
      </w:r>
      <w:r w:rsidRPr="007C2FCA">
        <w:rPr>
          <w:rFonts w:ascii="Times New Roman" w:hAnsi="Times New Roman" w:cs="Times New Roman"/>
          <w:sz w:val="22"/>
        </w:rPr>
        <w:t xml:space="preserve"> los datos de manera imperceptible en vídeos, al mismo tiempo que se mantiene </w:t>
      </w:r>
      <w:r w:rsidR="002B403B">
        <w:rPr>
          <w:rFonts w:ascii="Times New Roman" w:hAnsi="Times New Roman" w:cs="Times New Roman"/>
          <w:sz w:val="22"/>
        </w:rPr>
        <w:t>oculto</w:t>
      </w:r>
      <w:r w:rsidRPr="007C2FCA">
        <w:rPr>
          <w:rFonts w:ascii="Times New Roman" w:hAnsi="Times New Roman" w:cs="Times New Roman"/>
          <w:sz w:val="22"/>
        </w:rPr>
        <w:t xml:space="preserve"> para los espectadores.</w:t>
      </w:r>
      <w:r w:rsidR="00876C29">
        <w:rPr>
          <w:rFonts w:ascii="Times New Roman" w:hAnsi="Times New Roman" w:cs="Times New Roman"/>
          <w:sz w:val="22"/>
        </w:rPr>
        <w:t xml:space="preserve"> Es tal el interés por esta tecnología que el Instituto para el Desarrollo Tecnológico y la Innovación en Comunicaciones</w:t>
      </w:r>
      <w:r w:rsidR="006056C6">
        <w:rPr>
          <w:rFonts w:ascii="Times New Roman" w:hAnsi="Times New Roman" w:cs="Times New Roman"/>
          <w:sz w:val="22"/>
        </w:rPr>
        <w:t xml:space="preserve"> (IDeTIC) ha creado una división de Tecnología Fotónica y Comunicaciones donde han incluido estos sistemas dentro de sus áreas de interés. Actualmente están llevando a cabo una tesis en este campo y un proyecto con financiación privada. </w:t>
      </w:r>
      <w:commentRangeEnd w:id="26"/>
      <w:r w:rsidR="00354B83">
        <w:rPr>
          <w:rStyle w:val="Refdecomentario"/>
        </w:rPr>
        <w:commentReference w:id="26"/>
      </w:r>
    </w:p>
    <w:p w14:paraId="00AF320C" w14:textId="77777777" w:rsidR="007C2FCA" w:rsidRDefault="007C2FCA" w:rsidP="00384DB0">
      <w:pPr>
        <w:spacing w:line="360" w:lineRule="auto"/>
        <w:jc w:val="both"/>
        <w:rPr>
          <w:rFonts w:ascii="Times New Roman" w:hAnsi="Times New Roman" w:cs="Times New Roman"/>
          <w:sz w:val="22"/>
        </w:rPr>
      </w:pPr>
    </w:p>
    <w:p w14:paraId="462146F5" w14:textId="166631BA"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commentRangeStart w:id="27"/>
      <w:commentRangeStart w:id="28"/>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commentRangeEnd w:id="27"/>
      <w:r w:rsidR="00DF4F81">
        <w:rPr>
          <w:rStyle w:val="Refdecomentario"/>
        </w:rPr>
        <w:commentReference w:id="27"/>
      </w:r>
      <w:commentRangeEnd w:id="28"/>
      <w:r w:rsidR="007C2FCA">
        <w:rPr>
          <w:rStyle w:val="Refdecomentario"/>
        </w:rPr>
        <w:commentReference w:id="28"/>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0687150B" w:rsidR="00A373B0" w:rsidRDefault="00A373B0" w:rsidP="00384DB0">
      <w:pPr>
        <w:spacing w:line="360" w:lineRule="auto"/>
        <w:jc w:val="both"/>
        <w:rPr>
          <w:rFonts w:ascii="Times New Roman" w:hAnsi="Times New Roman" w:cs="Times New Roman"/>
          <w:sz w:val="22"/>
        </w:rPr>
      </w:pPr>
    </w:p>
    <w:p w14:paraId="073EF561" w14:textId="15584E6D" w:rsidR="008B25CA" w:rsidRDefault="008B25CA" w:rsidP="00384DB0">
      <w:pPr>
        <w:spacing w:line="360" w:lineRule="auto"/>
        <w:jc w:val="both"/>
        <w:rPr>
          <w:rFonts w:ascii="Times New Roman" w:hAnsi="Times New Roman" w:cs="Times New Roman"/>
          <w:sz w:val="22"/>
        </w:rPr>
      </w:pPr>
    </w:p>
    <w:p w14:paraId="77C56A4F" w14:textId="77777777" w:rsidR="008B25CA" w:rsidRPr="00387D69" w:rsidRDefault="008B25CA"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29" w:name="_Toc44511630"/>
      <w:r w:rsidRPr="00387D69">
        <w:rPr>
          <w:rFonts w:ascii="Times New Roman" w:hAnsi="Times New Roman" w:cs="Times New Roman"/>
          <w:b/>
          <w:color w:val="000000" w:themeColor="text1"/>
          <w:sz w:val="24"/>
        </w:rPr>
        <w:lastRenderedPageBreak/>
        <w:t>Objetivos</w:t>
      </w:r>
      <w:r w:rsidR="00A373B0" w:rsidRPr="00387D69">
        <w:rPr>
          <w:rFonts w:ascii="Times New Roman" w:hAnsi="Times New Roman" w:cs="Times New Roman"/>
          <w:b/>
          <w:color w:val="000000" w:themeColor="text1"/>
          <w:sz w:val="24"/>
        </w:rPr>
        <w:t xml:space="preserve"> y alcance del proyecto</w:t>
      </w:r>
      <w:bookmarkEnd w:id="29"/>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5D101EF3"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 xml:space="preserve">Los objetivos fundamentales que se </w:t>
      </w:r>
      <w:r w:rsidR="008B25CA">
        <w:rPr>
          <w:rFonts w:ascii="Times New Roman" w:hAnsi="Times New Roman" w:cs="Times New Roman"/>
          <w:sz w:val="22"/>
        </w:rPr>
        <w:t>han fijado</w:t>
      </w:r>
      <w:r w:rsidR="00AE0103">
        <w:rPr>
          <w:rStyle w:val="Refdecomentario"/>
        </w:rPr>
        <w:t xml:space="preserve"> </w:t>
      </w:r>
      <w:r w:rsidR="00BE23FD">
        <w:rPr>
          <w:rFonts w:ascii="Times New Roman" w:hAnsi="Times New Roman" w:cs="Times New Roman"/>
          <w:sz w:val="22"/>
        </w:rPr>
        <w:t>pa</w:t>
      </w:r>
      <w:r w:rsidR="007B018B" w:rsidRPr="00387D69">
        <w:rPr>
          <w:rFonts w:ascii="Times New Roman" w:hAnsi="Times New Roman" w:cs="Times New Roman"/>
          <w:sz w:val="22"/>
        </w:rPr>
        <w:t>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30" w:name="_Toc44511631"/>
      <w:r w:rsidRPr="00387D69">
        <w:rPr>
          <w:rFonts w:ascii="Times New Roman" w:hAnsi="Times New Roman" w:cs="Times New Roman"/>
          <w:b/>
          <w:color w:val="000000" w:themeColor="text1"/>
          <w:sz w:val="24"/>
        </w:rPr>
        <w:t>Medios utilizados</w:t>
      </w:r>
      <w:bookmarkEnd w:id="30"/>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31" w:name="_Toc44511632"/>
      <w:r w:rsidRPr="00387D69">
        <w:rPr>
          <w:rFonts w:ascii="Times New Roman" w:hAnsi="Times New Roman" w:cs="Times New Roman"/>
          <w:b/>
          <w:color w:val="000000" w:themeColor="text1"/>
          <w:sz w:val="24"/>
        </w:rPr>
        <w:lastRenderedPageBreak/>
        <w:t>Organización de la memoria</w:t>
      </w:r>
      <w:bookmarkEnd w:id="31"/>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295DF2E6" w:rsidR="00A60D34" w:rsidRDefault="00A60D34" w:rsidP="00384DB0">
      <w:pPr>
        <w:spacing w:line="360" w:lineRule="auto"/>
        <w:jc w:val="both"/>
        <w:rPr>
          <w:rFonts w:ascii="Times New Roman" w:hAnsi="Times New Roman" w:cs="Times New Roman"/>
          <w:sz w:val="22"/>
          <w:szCs w:val="22"/>
        </w:rPr>
      </w:pPr>
    </w:p>
    <w:p w14:paraId="143C2D16" w14:textId="639A5C10" w:rsidR="009A55FE" w:rsidRDefault="009A55FE" w:rsidP="00384DB0">
      <w:pPr>
        <w:spacing w:line="360" w:lineRule="auto"/>
        <w:jc w:val="both"/>
        <w:rPr>
          <w:rFonts w:ascii="Times New Roman" w:hAnsi="Times New Roman" w:cs="Times New Roman"/>
          <w:sz w:val="22"/>
          <w:szCs w:val="22"/>
        </w:rPr>
      </w:pPr>
    </w:p>
    <w:p w14:paraId="33CABF0F" w14:textId="54173261" w:rsidR="009A55FE" w:rsidRDefault="009A55FE" w:rsidP="00384DB0">
      <w:pPr>
        <w:spacing w:line="360" w:lineRule="auto"/>
        <w:jc w:val="both"/>
        <w:rPr>
          <w:rFonts w:ascii="Times New Roman" w:hAnsi="Times New Roman" w:cs="Times New Roman"/>
          <w:sz w:val="22"/>
          <w:szCs w:val="22"/>
        </w:rPr>
      </w:pPr>
    </w:p>
    <w:p w14:paraId="18F4879C" w14:textId="27E4BE31" w:rsidR="009A55FE" w:rsidRDefault="009A55FE" w:rsidP="00384DB0">
      <w:pPr>
        <w:spacing w:line="360" w:lineRule="auto"/>
        <w:jc w:val="both"/>
        <w:rPr>
          <w:rFonts w:ascii="Times New Roman" w:hAnsi="Times New Roman" w:cs="Times New Roman"/>
          <w:sz w:val="22"/>
          <w:szCs w:val="22"/>
        </w:rPr>
      </w:pPr>
    </w:p>
    <w:p w14:paraId="0D611E18" w14:textId="34109CA9" w:rsidR="009A55FE" w:rsidRDefault="009A55FE" w:rsidP="00384DB0">
      <w:pPr>
        <w:spacing w:line="360" w:lineRule="auto"/>
        <w:jc w:val="both"/>
        <w:rPr>
          <w:rFonts w:ascii="Times New Roman" w:hAnsi="Times New Roman" w:cs="Times New Roman"/>
          <w:sz w:val="22"/>
          <w:szCs w:val="22"/>
        </w:rPr>
      </w:pPr>
    </w:p>
    <w:p w14:paraId="7C56D6D5" w14:textId="10861307" w:rsidR="009A55FE" w:rsidRDefault="009A55FE" w:rsidP="00384DB0">
      <w:pPr>
        <w:spacing w:line="360" w:lineRule="auto"/>
        <w:jc w:val="both"/>
        <w:rPr>
          <w:rFonts w:ascii="Times New Roman" w:hAnsi="Times New Roman" w:cs="Times New Roman"/>
          <w:sz w:val="22"/>
          <w:szCs w:val="22"/>
        </w:rPr>
      </w:pPr>
    </w:p>
    <w:p w14:paraId="0294B4A9" w14:textId="42F0829B" w:rsidR="009A55FE" w:rsidRDefault="009A55FE" w:rsidP="00384DB0">
      <w:pPr>
        <w:spacing w:line="360" w:lineRule="auto"/>
        <w:jc w:val="both"/>
        <w:rPr>
          <w:rFonts w:ascii="Times New Roman" w:hAnsi="Times New Roman" w:cs="Times New Roman"/>
          <w:sz w:val="22"/>
          <w:szCs w:val="22"/>
        </w:rPr>
      </w:pPr>
    </w:p>
    <w:p w14:paraId="1FCF423C" w14:textId="0F33A241" w:rsidR="009A55FE" w:rsidRDefault="009A55FE" w:rsidP="00384DB0">
      <w:pPr>
        <w:spacing w:line="360" w:lineRule="auto"/>
        <w:jc w:val="both"/>
        <w:rPr>
          <w:rFonts w:ascii="Times New Roman" w:hAnsi="Times New Roman" w:cs="Times New Roman"/>
          <w:sz w:val="22"/>
          <w:szCs w:val="22"/>
        </w:rPr>
      </w:pPr>
    </w:p>
    <w:p w14:paraId="4AE461DE" w14:textId="09E0E8B2" w:rsidR="009A55FE" w:rsidRDefault="009A55FE" w:rsidP="00384DB0">
      <w:pPr>
        <w:spacing w:line="360" w:lineRule="auto"/>
        <w:jc w:val="both"/>
        <w:rPr>
          <w:rFonts w:ascii="Times New Roman" w:hAnsi="Times New Roman" w:cs="Times New Roman"/>
          <w:sz w:val="22"/>
          <w:szCs w:val="22"/>
        </w:rPr>
      </w:pPr>
    </w:p>
    <w:p w14:paraId="144B9DA7" w14:textId="4EF3C7EA" w:rsidR="009A55FE" w:rsidRDefault="009A55FE" w:rsidP="00384DB0">
      <w:pPr>
        <w:spacing w:line="360" w:lineRule="auto"/>
        <w:jc w:val="both"/>
        <w:rPr>
          <w:rFonts w:ascii="Times New Roman" w:hAnsi="Times New Roman" w:cs="Times New Roman"/>
          <w:sz w:val="22"/>
          <w:szCs w:val="22"/>
        </w:rPr>
      </w:pPr>
    </w:p>
    <w:p w14:paraId="7949486D" w14:textId="267B42DE" w:rsidR="009A55FE" w:rsidRDefault="009A55FE" w:rsidP="00384DB0">
      <w:pPr>
        <w:spacing w:line="360" w:lineRule="auto"/>
        <w:jc w:val="both"/>
        <w:rPr>
          <w:rFonts w:ascii="Times New Roman" w:hAnsi="Times New Roman" w:cs="Times New Roman"/>
          <w:sz w:val="22"/>
          <w:szCs w:val="22"/>
        </w:rPr>
      </w:pPr>
    </w:p>
    <w:p w14:paraId="61C10B26" w14:textId="5A0B99F3" w:rsidR="009A55FE" w:rsidRDefault="009A55FE" w:rsidP="00384DB0">
      <w:pPr>
        <w:spacing w:line="360" w:lineRule="auto"/>
        <w:jc w:val="both"/>
        <w:rPr>
          <w:rFonts w:ascii="Times New Roman" w:hAnsi="Times New Roman" w:cs="Times New Roman"/>
          <w:sz w:val="22"/>
          <w:szCs w:val="22"/>
        </w:rPr>
      </w:pPr>
    </w:p>
    <w:p w14:paraId="0A1DD812" w14:textId="07EF865A" w:rsidR="009A55FE" w:rsidRDefault="009A55FE" w:rsidP="00384DB0">
      <w:pPr>
        <w:spacing w:line="360" w:lineRule="auto"/>
        <w:jc w:val="both"/>
        <w:rPr>
          <w:rFonts w:ascii="Times New Roman" w:hAnsi="Times New Roman" w:cs="Times New Roman"/>
          <w:sz w:val="22"/>
          <w:szCs w:val="22"/>
        </w:rPr>
      </w:pPr>
    </w:p>
    <w:p w14:paraId="0B01DB07" w14:textId="2687C9F2" w:rsidR="009A55FE" w:rsidRDefault="009A55FE" w:rsidP="00384DB0">
      <w:pPr>
        <w:spacing w:line="360" w:lineRule="auto"/>
        <w:jc w:val="both"/>
        <w:rPr>
          <w:rFonts w:ascii="Times New Roman" w:hAnsi="Times New Roman" w:cs="Times New Roman"/>
          <w:sz w:val="22"/>
          <w:szCs w:val="22"/>
        </w:rPr>
      </w:pPr>
    </w:p>
    <w:p w14:paraId="425B0F1F" w14:textId="26149C3F" w:rsidR="009A55FE" w:rsidRDefault="009A55FE" w:rsidP="00384DB0">
      <w:pPr>
        <w:spacing w:line="360" w:lineRule="auto"/>
        <w:jc w:val="both"/>
        <w:rPr>
          <w:rFonts w:ascii="Times New Roman" w:hAnsi="Times New Roman" w:cs="Times New Roman"/>
          <w:sz w:val="22"/>
          <w:szCs w:val="22"/>
        </w:rPr>
      </w:pPr>
    </w:p>
    <w:p w14:paraId="7FBAEA95" w14:textId="62989C62" w:rsidR="009A55FE" w:rsidRDefault="009A55FE" w:rsidP="00384DB0">
      <w:pPr>
        <w:spacing w:line="360" w:lineRule="auto"/>
        <w:jc w:val="both"/>
        <w:rPr>
          <w:rFonts w:ascii="Times New Roman" w:hAnsi="Times New Roman" w:cs="Times New Roman"/>
          <w:sz w:val="22"/>
          <w:szCs w:val="22"/>
        </w:rPr>
      </w:pPr>
    </w:p>
    <w:p w14:paraId="13B448C6" w14:textId="2D7E631F" w:rsidR="009A55FE" w:rsidRDefault="009A55FE" w:rsidP="00384DB0">
      <w:pPr>
        <w:spacing w:line="360" w:lineRule="auto"/>
        <w:jc w:val="both"/>
        <w:rPr>
          <w:rFonts w:ascii="Times New Roman" w:hAnsi="Times New Roman" w:cs="Times New Roman"/>
          <w:sz w:val="22"/>
          <w:szCs w:val="22"/>
        </w:rPr>
      </w:pPr>
    </w:p>
    <w:p w14:paraId="64AD7427" w14:textId="0B82B4EA" w:rsidR="009A55FE" w:rsidRDefault="009A55FE" w:rsidP="00384DB0">
      <w:pPr>
        <w:spacing w:line="360" w:lineRule="auto"/>
        <w:jc w:val="both"/>
        <w:rPr>
          <w:rFonts w:ascii="Times New Roman" w:hAnsi="Times New Roman" w:cs="Times New Roman"/>
          <w:sz w:val="22"/>
          <w:szCs w:val="22"/>
        </w:rPr>
      </w:pPr>
    </w:p>
    <w:p w14:paraId="30633034" w14:textId="77777777" w:rsidR="009A55FE" w:rsidRPr="00387D69" w:rsidRDefault="009A55FE" w:rsidP="00384DB0">
      <w:pPr>
        <w:spacing w:line="360" w:lineRule="auto"/>
        <w:jc w:val="both"/>
        <w:rPr>
          <w:rFonts w:ascii="Times New Roman" w:hAnsi="Times New Roman" w:cs="Times New Roman"/>
          <w:sz w:val="22"/>
          <w:szCs w:val="22"/>
        </w:rPr>
      </w:pPr>
    </w:p>
    <w:p w14:paraId="4624CE55" w14:textId="77777777"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2" w:name="_Ref44257253"/>
      <w:bookmarkStart w:id="33"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32"/>
      <w:bookmarkEnd w:id="33"/>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34" w:name="_Toc44511634"/>
      <w:r w:rsidRPr="00387D69">
        <w:rPr>
          <w:rFonts w:ascii="Times New Roman" w:hAnsi="Times New Roman" w:cs="Times New Roman"/>
          <w:b/>
          <w:color w:val="000000" w:themeColor="text1"/>
          <w:sz w:val="24"/>
        </w:rPr>
        <w:t>Introducción</w:t>
      </w:r>
      <w:bookmarkEnd w:id="34"/>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49B1E35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w:t>
      </w:r>
      <w:r w:rsidR="00DF4F81">
        <w:rPr>
          <w:rFonts w:ascii="Times New Roman" w:hAnsi="Times New Roman" w:cs="Times New Roman"/>
          <w:bCs/>
          <w:sz w:val="22"/>
        </w:rPr>
        <w:t>tras</w:t>
      </w:r>
      <w:r w:rsidR="00DF4F81" w:rsidRPr="00387D69">
        <w:rPr>
          <w:rFonts w:ascii="Times New Roman" w:hAnsi="Times New Roman" w:cs="Times New Roman"/>
          <w:bCs/>
          <w:sz w:val="22"/>
        </w:rPr>
        <w:t xml:space="preserve"> </w:t>
      </w:r>
      <w:r w:rsidR="00E058DA" w:rsidRPr="00387D69">
        <w:rPr>
          <w:rFonts w:ascii="Times New Roman" w:hAnsi="Times New Roman" w:cs="Times New Roman"/>
          <w:bCs/>
          <w:sz w:val="22"/>
        </w:rPr>
        <w:t xml:space="preserve">millones de años de adaptación al medio que lo rodea, permitiendo </w:t>
      </w:r>
      <w:commentRangeStart w:id="35"/>
      <w:r w:rsidR="00E058DA" w:rsidRPr="00387D69">
        <w:rPr>
          <w:rFonts w:ascii="Times New Roman" w:hAnsi="Times New Roman" w:cs="Times New Roman"/>
          <w:bCs/>
          <w:sz w:val="22"/>
        </w:rPr>
        <w:t>a</w:t>
      </w:r>
      <w:r w:rsidR="00320181">
        <w:rPr>
          <w:rFonts w:ascii="Times New Roman" w:hAnsi="Times New Roman" w:cs="Times New Roman"/>
          <w:bCs/>
          <w:sz w:val="22"/>
        </w:rPr>
        <w:t xml:space="preserve"> los seres humanos</w:t>
      </w:r>
      <w:r w:rsidR="00E058DA" w:rsidRPr="00387D69">
        <w:rPr>
          <w:rFonts w:ascii="Times New Roman" w:hAnsi="Times New Roman" w:cs="Times New Roman"/>
          <w:bCs/>
          <w:sz w:val="22"/>
        </w:rPr>
        <w:t xml:space="preserve"> </w:t>
      </w:r>
      <w:commentRangeEnd w:id="35"/>
      <w:r w:rsidR="00320181">
        <w:rPr>
          <w:rStyle w:val="Refdecomentario"/>
        </w:rPr>
        <w:commentReference w:id="35"/>
      </w:r>
      <w:r w:rsidR="00E058DA" w:rsidRPr="00387D69">
        <w:rPr>
          <w:rFonts w:ascii="Times New Roman" w:hAnsi="Times New Roman" w:cs="Times New Roman"/>
          <w:bCs/>
          <w:sz w:val="22"/>
        </w:rPr>
        <w:t xml:space="preserve">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647E13A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4067D8" w:rsidRDefault="002503F5" w:rsidP="00384DB0">
      <w:pPr>
        <w:spacing w:line="360" w:lineRule="auto"/>
        <w:jc w:val="both"/>
        <w:rPr>
          <w:rFonts w:ascii="Times New Roman" w:hAnsi="Times New Roman" w:cs="Times New Roman"/>
          <w:sz w:val="22"/>
        </w:rPr>
      </w:pPr>
    </w:p>
    <w:p w14:paraId="15A7AD30" w14:textId="5B0B2E48" w:rsidR="0012167C" w:rsidRPr="004067D8" w:rsidRDefault="0012167C" w:rsidP="00384DB0">
      <w:pPr>
        <w:pStyle w:val="Ttulo2"/>
        <w:numPr>
          <w:ilvl w:val="1"/>
          <w:numId w:val="1"/>
        </w:numPr>
        <w:spacing w:line="360" w:lineRule="auto"/>
        <w:jc w:val="both"/>
        <w:rPr>
          <w:rFonts w:ascii="Times New Roman" w:hAnsi="Times New Roman" w:cs="Times New Roman"/>
          <w:b/>
          <w:color w:val="auto"/>
          <w:sz w:val="24"/>
        </w:rPr>
      </w:pPr>
      <w:bookmarkStart w:id="36" w:name="_Toc44511635"/>
      <w:r w:rsidRPr="004067D8">
        <w:rPr>
          <w:rFonts w:ascii="Times New Roman" w:hAnsi="Times New Roman" w:cs="Times New Roman"/>
          <w:b/>
          <w:color w:val="auto"/>
          <w:sz w:val="24"/>
        </w:rPr>
        <w:t>Espectro visible</w:t>
      </w:r>
      <w:bookmarkEnd w:id="36"/>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AF7E75" w:rsidRPr="00D749E4" w:rsidRDefault="00AF7E75" w:rsidP="004B7E35">
                            <w:pPr>
                              <w:pStyle w:val="Descripcin"/>
                              <w:jc w:val="center"/>
                              <w:rPr>
                                <w:rFonts w:ascii="Times New Roman" w:hAnsi="Times New Roman" w:cs="Times New Roman"/>
                                <w:noProof/>
                                <w:sz w:val="24"/>
                              </w:rPr>
                            </w:pPr>
                            <w:bookmarkStart w:id="37" w:name="_Ref42447286"/>
                            <w:bookmarkStart w:id="38"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7"/>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AF7E75" w:rsidRPr="00D749E4" w:rsidRDefault="00AF7E75" w:rsidP="004B7E35">
                      <w:pPr>
                        <w:pStyle w:val="Descripcin"/>
                        <w:jc w:val="center"/>
                        <w:rPr>
                          <w:rFonts w:ascii="Times New Roman" w:hAnsi="Times New Roman" w:cs="Times New Roman"/>
                          <w:noProof/>
                          <w:sz w:val="24"/>
                        </w:rPr>
                      </w:pPr>
                      <w:bookmarkStart w:id="39" w:name="_Ref42447286"/>
                      <w:bookmarkStart w:id="40"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40"/>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5B7C4F72" w14:textId="46F2948A" w:rsidR="008F7935" w:rsidRDefault="004B7E35"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63395749" w14:textId="45E48E15" w:rsidR="00B2184A" w:rsidRDefault="00B2184A" w:rsidP="00B2184A">
      <w:pPr>
        <w:spacing w:line="360" w:lineRule="auto"/>
        <w:jc w:val="both"/>
        <w:rPr>
          <w:rFonts w:ascii="Times New Roman" w:hAnsi="Times New Roman" w:cs="Times New Roman"/>
          <w:sz w:val="22"/>
        </w:rPr>
      </w:pPr>
    </w:p>
    <w:p w14:paraId="6C2B8CB3" w14:textId="77777777" w:rsidR="00B2184A" w:rsidRPr="00B2184A" w:rsidRDefault="00B2184A" w:rsidP="00B2184A">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1" w:name="_Toc44511637"/>
      <w:commentRangeStart w:id="42"/>
      <w:r w:rsidRPr="00387D69">
        <w:rPr>
          <w:rFonts w:ascii="Times New Roman" w:hAnsi="Times New Roman" w:cs="Times New Roman"/>
          <w:b/>
          <w:color w:val="000000" w:themeColor="text1"/>
          <w:sz w:val="24"/>
        </w:rPr>
        <w:lastRenderedPageBreak/>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41"/>
      <w:commentRangeEnd w:id="42"/>
      <w:r w:rsidR="00BF13AA">
        <w:rPr>
          <w:rStyle w:val="Refdecomentario"/>
          <w:rFonts w:asciiTheme="minorHAnsi" w:eastAsiaTheme="minorHAnsi" w:hAnsiTheme="minorHAnsi" w:cstheme="minorBidi"/>
          <w:color w:val="auto"/>
        </w:rPr>
        <w:commentReference w:id="42"/>
      </w:r>
    </w:p>
    <w:p w14:paraId="2DC035A0" w14:textId="77777777" w:rsidR="00426781" w:rsidRPr="00387D69" w:rsidRDefault="00426781" w:rsidP="00384DB0">
      <w:pPr>
        <w:spacing w:line="360" w:lineRule="auto"/>
        <w:jc w:val="both"/>
        <w:rPr>
          <w:rFonts w:ascii="Times New Roman" w:hAnsi="Times New Roman" w:cs="Times New Roman"/>
          <w:sz w:val="22"/>
        </w:rPr>
      </w:pPr>
    </w:p>
    <w:p w14:paraId="7F99313E"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33032643" w14:textId="77777777" w:rsidR="00B2184A" w:rsidRPr="00387D69" w:rsidRDefault="00B2184A" w:rsidP="00B2184A">
      <w:pPr>
        <w:spacing w:line="360" w:lineRule="auto"/>
        <w:jc w:val="both"/>
        <w:rPr>
          <w:rFonts w:ascii="Times New Roman" w:hAnsi="Times New Roman" w:cs="Times New Roman"/>
          <w:sz w:val="22"/>
        </w:rPr>
      </w:pPr>
    </w:p>
    <w:p w14:paraId="1ADFB33B"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12EB9E93" w14:textId="77777777" w:rsidR="00B2184A" w:rsidRPr="00387D69" w:rsidRDefault="00B2184A" w:rsidP="00B2184A">
      <w:pPr>
        <w:spacing w:line="360" w:lineRule="auto"/>
        <w:jc w:val="both"/>
        <w:rPr>
          <w:rFonts w:ascii="Times New Roman" w:hAnsi="Times New Roman" w:cs="Times New Roman"/>
          <w:sz w:val="22"/>
        </w:rPr>
      </w:pPr>
    </w:p>
    <w:p w14:paraId="742F3375"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humano, como las aberraciones cromáticas, distorsiones y hasta fluidos en el ojo, que hacen que la luz no sea igualmente procesad</w:t>
      </w:r>
      <w:r>
        <w:rPr>
          <w:rFonts w:ascii="Times New Roman" w:hAnsi="Times New Roman" w:cs="Times New Roman"/>
          <w:sz w:val="22"/>
        </w:rPr>
        <w:t>a</w:t>
      </w:r>
      <w:r w:rsidRPr="00387D69">
        <w:rPr>
          <w:rFonts w:ascii="Times New Roman" w:hAnsi="Times New Roman" w:cs="Times New Roman"/>
          <w:sz w:val="22"/>
        </w:rPr>
        <w:t xml:space="preserve">, sin embargo el funcionamiento de la visión humana </w:t>
      </w:r>
      <w:r>
        <w:rPr>
          <w:rFonts w:ascii="Times New Roman" w:hAnsi="Times New Roman" w:cs="Times New Roman"/>
          <w:sz w:val="22"/>
        </w:rPr>
        <w:t>parece</w:t>
      </w:r>
      <w:r w:rsidRPr="00387D69">
        <w:rPr>
          <w:rFonts w:ascii="Times New Roman" w:hAnsi="Times New Roman" w:cs="Times New Roman"/>
          <w:sz w:val="22"/>
        </w:rPr>
        <w:t xml:space="preserve"> indicar que existen mecanismos temporales en el cerebro que permiten construir una imagen apropiada incluso ante la presencia de estos problemas. </w:t>
      </w:r>
    </w:p>
    <w:p w14:paraId="51D60956" w14:textId="77777777" w:rsidR="00B2184A" w:rsidRPr="00387D69" w:rsidRDefault="00B2184A" w:rsidP="00B2184A">
      <w:pPr>
        <w:spacing w:line="360" w:lineRule="auto"/>
        <w:jc w:val="both"/>
        <w:rPr>
          <w:rFonts w:ascii="Times New Roman" w:hAnsi="Times New Roman" w:cs="Times New Roman"/>
          <w:sz w:val="22"/>
        </w:rPr>
      </w:pPr>
    </w:p>
    <w:p w14:paraId="1B310F92"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w:t>
      </w:r>
      <w:r>
        <w:rPr>
          <w:rFonts w:ascii="Times New Roman" w:hAnsi="Times New Roman" w:cs="Times New Roman"/>
          <w:sz w:val="22"/>
        </w:rPr>
        <w:t>Este tipo de células</w:t>
      </w:r>
      <w:r w:rsidRPr="00387D69">
        <w:rPr>
          <w:rFonts w:ascii="Times New Roman" w:hAnsi="Times New Roman" w:cs="Times New Roman"/>
          <w:sz w:val="22"/>
        </w:rPr>
        <w:t xml:space="preserve"> son más efectiv</w:t>
      </w:r>
      <w:r>
        <w:rPr>
          <w:rFonts w:ascii="Times New Roman" w:hAnsi="Times New Roman" w:cs="Times New Roman"/>
          <w:sz w:val="22"/>
        </w:rPr>
        <w:t>a</w:t>
      </w:r>
      <w:r w:rsidRPr="00387D69">
        <w:rPr>
          <w:rFonts w:ascii="Times New Roman" w:hAnsi="Times New Roman" w:cs="Times New Roman"/>
          <w:sz w:val="22"/>
        </w:rPr>
        <w:t>s en el proceso de visión en condiciones de baja iluminación, llamada visión escotópica.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_Ref43907937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87</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442F1A06" w14:textId="77777777" w:rsidR="00B2184A" w:rsidRPr="00387D69" w:rsidRDefault="00B2184A" w:rsidP="00B2184A">
      <w:pPr>
        <w:spacing w:line="360" w:lineRule="auto"/>
        <w:jc w:val="both"/>
        <w:rPr>
          <w:rFonts w:ascii="Times New Roman" w:hAnsi="Times New Roman" w:cs="Times New Roman"/>
          <w:sz w:val="22"/>
        </w:rPr>
      </w:pPr>
    </w:p>
    <w:p w14:paraId="5E0624AE" w14:textId="77777777" w:rsidR="00B2184A" w:rsidRPr="00387D69" w:rsidRDefault="00B2184A" w:rsidP="00B2184A">
      <w:pPr>
        <w:spacing w:line="360" w:lineRule="auto"/>
        <w:jc w:val="both"/>
        <w:rPr>
          <w:rFonts w:ascii="Times New Roman" w:hAnsi="Times New Roman" w:cs="Times New Roman"/>
          <w:sz w:val="22"/>
        </w:rPr>
      </w:pPr>
      <w:commentRangeStart w:id="43"/>
      <w:commentRangeStart w:id="44"/>
      <w:r w:rsidRPr="00387D69">
        <w:rPr>
          <w:rFonts w:ascii="Times New Roman" w:hAnsi="Times New Roman" w:cs="Times New Roman"/>
          <w:sz w:val="22"/>
        </w:rPr>
        <w:t xml:space="preserve">Los conos y bastones no están uniformemente distribuidos en la retina. Los conos están ubicados en una zona en el centro de la mácula lutea, llamada fóvea, de aproximadamente 1,5 </w:t>
      </w:r>
      <w:r>
        <w:rPr>
          <w:rFonts w:ascii="Times New Roman" w:hAnsi="Times New Roman" w:cs="Times New Roman"/>
          <w:sz w:val="22"/>
        </w:rPr>
        <w:t>mm</w:t>
      </w:r>
      <w:r w:rsidRPr="00387D69">
        <w:rPr>
          <w:rFonts w:ascii="Times New Roman" w:hAnsi="Times New Roman" w:cs="Times New Roman"/>
          <w:sz w:val="22"/>
        </w:rPr>
        <w:t xml:space="preserve"> cuadrados. Los fotorreceptores de la fóvea son los responsables de la agudeza visual. Cuando se </w:t>
      </w:r>
      <w:r>
        <w:rPr>
          <w:rFonts w:ascii="Times New Roman" w:hAnsi="Times New Roman" w:cs="Times New Roman"/>
          <w:sz w:val="22"/>
        </w:rPr>
        <w:t>enfoca</w:t>
      </w:r>
      <w:r w:rsidRPr="00387D69">
        <w:rPr>
          <w:rFonts w:ascii="Times New Roman" w:hAnsi="Times New Roman" w:cs="Times New Roman"/>
          <w:sz w:val="22"/>
        </w:rPr>
        <w:t xml:space="preserve"> un objeto, se centra la proyección de la luz que emite este justo en el centro de la fóvea, la </w:t>
      </w:r>
      <w:r w:rsidRPr="00387D69">
        <w:rPr>
          <w:rFonts w:ascii="Times New Roman" w:hAnsi="Times New Roman" w:cs="Times New Roman"/>
          <w:sz w:val="22"/>
        </w:rPr>
        <w:lastRenderedPageBreak/>
        <w:t xml:space="preserve">foveola, de aproximadamente 0,33 mm de diámetro. En la fóvea, existe una convergencia 1:1 con las células ganglionares (del nervio óptico), por ello es la zona donde se obtiene mayor resolución o nitidez visual. El ser humano </w:t>
      </w:r>
      <w:r>
        <w:rPr>
          <w:rFonts w:ascii="Times New Roman" w:hAnsi="Times New Roman" w:cs="Times New Roman"/>
          <w:sz w:val="22"/>
        </w:rPr>
        <w:t>enfoca</w:t>
      </w:r>
      <w:r w:rsidRPr="00387D69">
        <w:rPr>
          <w:rFonts w:ascii="Times New Roman" w:hAnsi="Times New Roman" w:cs="Times New Roman"/>
          <w:sz w:val="22"/>
        </w:rPr>
        <w:t xml:space="preserve"> cambiando la forma de la lente (</w:t>
      </w:r>
      <w:r>
        <w:rPr>
          <w:rFonts w:ascii="Times New Roman" w:hAnsi="Times New Roman" w:cs="Times New Roman"/>
          <w:sz w:val="22"/>
        </w:rPr>
        <w:t>la potencia</w:t>
      </w:r>
      <w:r w:rsidRPr="00387D69">
        <w:rPr>
          <w:rFonts w:ascii="Times New Roman" w:hAnsi="Times New Roman" w:cs="Times New Roman"/>
          <w:sz w:val="22"/>
        </w:rPr>
        <w:t xml:space="preserve"> focal en humanos es de 15 dioptri</w:t>
      </w:r>
      <w:r>
        <w:rPr>
          <w:rFonts w:ascii="Times New Roman" w:hAnsi="Times New Roman" w:cs="Times New Roman"/>
          <w:sz w:val="22"/>
        </w:rPr>
        <w:t>a</w:t>
      </w:r>
      <w:r w:rsidRPr="00387D69">
        <w:rPr>
          <w:rFonts w:ascii="Times New Roman" w:hAnsi="Times New Roman" w:cs="Times New Roman"/>
          <w:sz w:val="22"/>
        </w:rPr>
        <w:t xml:space="preserve">s). </w:t>
      </w:r>
      <w:commentRangeEnd w:id="43"/>
      <w:r>
        <w:rPr>
          <w:rStyle w:val="Refdecomentario"/>
        </w:rPr>
        <w:commentReference w:id="43"/>
      </w:r>
      <w:commentRangeEnd w:id="44"/>
      <w:r>
        <w:rPr>
          <w:rStyle w:val="Refdecomentario"/>
        </w:rPr>
        <w:commentReference w:id="44"/>
      </w:r>
    </w:p>
    <w:p w14:paraId="2CBA1282" w14:textId="77777777" w:rsidR="00B2184A" w:rsidRPr="00387D69" w:rsidRDefault="00B2184A" w:rsidP="00B2184A">
      <w:pPr>
        <w:spacing w:line="360" w:lineRule="auto"/>
        <w:jc w:val="both"/>
        <w:rPr>
          <w:rFonts w:ascii="Times New Roman" w:hAnsi="Times New Roman" w:cs="Times New Roman"/>
          <w:sz w:val="22"/>
        </w:rPr>
      </w:pPr>
    </w:p>
    <w:p w14:paraId="7964E342"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w:t>
      </w:r>
      <w:r>
        <w:rPr>
          <w:rFonts w:ascii="Times New Roman" w:hAnsi="Times New Roman" w:cs="Times New Roman"/>
          <w:sz w:val="22"/>
        </w:rPr>
        <w:t>suavizado temporal o persistencia retiniana</w:t>
      </w:r>
      <w:r w:rsidRPr="00387D69">
        <w:rPr>
          <w:rFonts w:ascii="Times New Roman" w:hAnsi="Times New Roman" w:cs="Times New Roman"/>
          <w:sz w:val="22"/>
        </w:rPr>
        <w:t>, y se puede comprobar fácilmente al observar luces que parpadean a gran velocidad. Cuando la luz parpadea lentamente, se percibe cada parpadeo individual correctamente, pero al aumentar la velocidad, y superar la tasa denominada CFF (</w:t>
      </w:r>
      <w:r w:rsidRPr="00387D69">
        <w:rPr>
          <w:rFonts w:ascii="Times New Roman" w:hAnsi="Times New Roman" w:cs="Times New Roman"/>
          <w:i/>
          <w:sz w:val="22"/>
        </w:rPr>
        <w:t>critical flicker fusion</w:t>
      </w:r>
      <w:r w:rsidRPr="00387D69">
        <w:rPr>
          <w:rFonts w:ascii="Times New Roman" w:hAnsi="Times New Roman" w:cs="Times New Roman"/>
          <w:sz w:val="22"/>
        </w:rPr>
        <w:t xml:space="preserve">) el </w:t>
      </w:r>
      <w:proofErr w:type="gramStart"/>
      <w:r w:rsidRPr="00387D69">
        <w:rPr>
          <w:rFonts w:ascii="Times New Roman" w:hAnsi="Times New Roman" w:cs="Times New Roman"/>
          <w:sz w:val="22"/>
        </w:rPr>
        <w:t>flash</w:t>
      </w:r>
      <w:proofErr w:type="gramEnd"/>
      <w:r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_Ref43907960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88</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2E6F599B" w14:textId="77777777" w:rsidR="00B2184A" w:rsidRPr="00387D69" w:rsidRDefault="00B2184A" w:rsidP="00B2184A">
      <w:pPr>
        <w:pStyle w:val="Prrafodelista"/>
        <w:spacing w:line="360" w:lineRule="auto"/>
        <w:jc w:val="both"/>
        <w:rPr>
          <w:rFonts w:ascii="Times New Roman" w:hAnsi="Times New Roman" w:cs="Times New Roman"/>
          <w:sz w:val="22"/>
        </w:rPr>
      </w:pPr>
    </w:p>
    <w:p w14:paraId="00CD6841"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Pr="00387D69">
        <w:rPr>
          <w:rFonts w:ascii="Times New Roman" w:hAnsi="Times New Roman" w:cs="Times New Roman"/>
          <w:sz w:val="22"/>
        </w:rPr>
        <w:t>que</w:t>
      </w:r>
      <w:proofErr w:type="gramEnd"/>
      <w:r w:rsidRPr="00387D69">
        <w:rPr>
          <w:rFonts w:ascii="Times New Roman" w:hAnsi="Times New Roman" w:cs="Times New Roman"/>
          <w:sz w:val="22"/>
        </w:rPr>
        <w:t xml:space="preserve"> en la noche sólo los bastones participan en la visión, captando la poca luz disponible. </w:t>
      </w:r>
    </w:p>
    <w:p w14:paraId="0AD09963" w14:textId="77777777" w:rsidR="00B2184A" w:rsidRDefault="00B2184A" w:rsidP="00384DB0">
      <w:pPr>
        <w:spacing w:line="360" w:lineRule="auto"/>
        <w:jc w:val="both"/>
        <w:rPr>
          <w:rFonts w:ascii="Times New Roman" w:hAnsi="Times New Roman" w:cs="Times New Roman"/>
          <w:sz w:val="22"/>
        </w:rPr>
      </w:pPr>
    </w:p>
    <w:p w14:paraId="011E47A8" w14:textId="4FD71F17"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w:t>
      </w:r>
      <w:r w:rsidR="00EC0853" w:rsidRPr="00387D69">
        <w:rPr>
          <w:rFonts w:ascii="Times New Roman" w:hAnsi="Times New Roman" w:cs="Times New Roman"/>
          <w:sz w:val="22"/>
        </w:rPr>
        <w:lastRenderedPageBreak/>
        <w:t xml:space="preserve">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w:t>
      </w:r>
      <w:r w:rsidR="006C5434" w:rsidRPr="00387D69">
        <w:rPr>
          <w:rFonts w:ascii="Times New Roman" w:hAnsi="Times New Roman" w:cs="Times New Roman"/>
          <w:sz w:val="22"/>
        </w:rPr>
        <w:lastRenderedPageBreak/>
        <w:t xml:space="preserve">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511638"/>
      <w:commentRangeStart w:id="46"/>
      <w:r w:rsidRPr="00387D69">
        <w:rPr>
          <w:rFonts w:ascii="Times New Roman" w:hAnsi="Times New Roman" w:cs="Times New Roman"/>
          <w:b/>
          <w:color w:val="000000" w:themeColor="text1"/>
          <w:sz w:val="24"/>
        </w:rPr>
        <w:t>El proceso de la percepción visual</w:t>
      </w:r>
      <w:bookmarkEnd w:id="45"/>
    </w:p>
    <w:p w14:paraId="533C20A2" w14:textId="67432481" w:rsidR="00426781" w:rsidRDefault="00426781" w:rsidP="00384DB0">
      <w:pPr>
        <w:spacing w:line="360" w:lineRule="auto"/>
        <w:jc w:val="both"/>
        <w:rPr>
          <w:rFonts w:ascii="Times New Roman" w:hAnsi="Times New Roman" w:cs="Times New Roman"/>
          <w:sz w:val="22"/>
        </w:rPr>
      </w:pPr>
    </w:p>
    <w:p w14:paraId="15DC5B95" w14:textId="0FCFBC60" w:rsidR="00B2184A" w:rsidRPr="00387D69" w:rsidRDefault="00B2184A" w:rsidP="00384DB0">
      <w:pPr>
        <w:spacing w:line="360" w:lineRule="auto"/>
        <w:jc w:val="both"/>
        <w:rPr>
          <w:rFonts w:ascii="Times New Roman" w:hAnsi="Times New Roman" w:cs="Times New Roman"/>
          <w:sz w:val="22"/>
        </w:rPr>
      </w:pPr>
      <w:r>
        <w:rPr>
          <w:rFonts w:ascii="Times New Roman" w:hAnsi="Times New Roman" w:cs="Times New Roman"/>
          <w:sz w:val="22"/>
        </w:rPr>
        <w:t>Explicar el contraste de Michelson</w:t>
      </w: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47" w:name="_Toc44511644"/>
      <w:r w:rsidRPr="00387D69">
        <w:rPr>
          <w:rFonts w:ascii="Times New Roman" w:hAnsi="Times New Roman" w:cs="Times New Roman"/>
          <w:b/>
          <w:color w:val="000000" w:themeColor="text1"/>
          <w:sz w:val="24"/>
        </w:rPr>
        <w:t>Factores que determinan la sensibilidad al contraste</w:t>
      </w:r>
      <w:bookmarkEnd w:id="47"/>
      <w:commentRangeEnd w:id="46"/>
      <w:r w:rsidR="00BF13AA">
        <w:rPr>
          <w:rStyle w:val="Refdecomentario"/>
          <w:rFonts w:asciiTheme="minorHAnsi" w:eastAsiaTheme="minorHAnsi" w:hAnsiTheme="minorHAnsi" w:cstheme="minorBidi"/>
          <w:color w:val="auto"/>
        </w:rPr>
        <w:commentReference w:id="46"/>
      </w:r>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commentRangeStart w:id="48"/>
      <w:commentRangeStart w:id="49"/>
      <w:r w:rsidRPr="00387D69">
        <w:rPr>
          <w:rFonts w:ascii="Times New Roman" w:hAnsi="Times New Roman" w:cs="Times New Roman"/>
          <w:sz w:val="22"/>
        </w:rPr>
        <w:t>Se pued</w:t>
      </w:r>
      <w:commentRangeEnd w:id="48"/>
      <w:r w:rsidR="00BF13AA">
        <w:rPr>
          <w:rStyle w:val="Refdecomentario"/>
        </w:rPr>
        <w:commentReference w:id="48"/>
      </w:r>
      <w:commentRangeEnd w:id="49"/>
      <w:r w:rsidR="009B04BB">
        <w:rPr>
          <w:rStyle w:val="Refdecomentario"/>
        </w:rPr>
        <w:commentReference w:id="49"/>
      </w:r>
      <w:r w:rsidRPr="00387D69">
        <w:rPr>
          <w:rFonts w:ascii="Times New Roman" w:hAnsi="Times New Roman" w:cs="Times New Roman"/>
          <w:sz w:val="22"/>
        </w:rPr>
        <w:t>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6E27257D" w14:textId="77777777" w:rsidR="00436AA0" w:rsidRPr="009B04BB" w:rsidRDefault="00436AA0" w:rsidP="009B04BB">
      <w:pPr>
        <w:spacing w:line="360" w:lineRule="auto"/>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lastRenderedPageBreak/>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commentRangeStart w:id="50"/>
      <w:commentRangeStart w:id="51"/>
      <w:r w:rsidRPr="00387D69">
        <w:rPr>
          <w:rFonts w:ascii="Times New Roman" w:hAnsi="Times New Roman" w:cs="Times New Roman"/>
          <w:noProof/>
          <w:sz w:val="22"/>
        </w:rPr>
        <w:lastRenderedPageBreak/>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1">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commentRangeEnd w:id="50"/>
      <w:r w:rsidR="00BF13AA">
        <w:rPr>
          <w:rStyle w:val="Refdecomentario"/>
        </w:rPr>
        <w:commentReference w:id="50"/>
      </w:r>
      <w:commentRangeEnd w:id="51"/>
      <w:r w:rsidR="009B04BB">
        <w:rPr>
          <w:rStyle w:val="Refdecomentario"/>
        </w:rPr>
        <w:commentReference w:id="51"/>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AF7E75" w:rsidRPr="00D749E4" w:rsidRDefault="00AF7E75" w:rsidP="00A57073">
                            <w:pPr>
                              <w:pStyle w:val="Descripcin"/>
                              <w:jc w:val="center"/>
                              <w:rPr>
                                <w:rFonts w:ascii="Times New Roman" w:hAnsi="Times New Roman" w:cs="Times New Roman"/>
                                <w:noProof/>
                                <w:sz w:val="24"/>
                              </w:rPr>
                            </w:pPr>
                            <w:bookmarkStart w:id="52" w:name="_Ref42529345"/>
                            <w:bookmarkStart w:id="53"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52"/>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7"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94ibs3AgAAcAQAAA4AAAAA&#13;&#10;AAAAAAAAAAAALgIAAGRycy9lMm9Eb2MueG1sUEsBAi0AFAAGAAgAAAAhANJHWoXjAAAADQEAAA8A&#13;&#10;AAAAAAAAAAAAAAAAkQQAAGRycy9kb3ducmV2LnhtbFBLBQYAAAAABAAEAPMAAAChBQAAAAA=&#13;&#10;" stroked="f">
                <v:textbox inset="0,0,0,0">
                  <w:txbxContent>
                    <w:p w14:paraId="6D4C2241" w14:textId="773EE2FE" w:rsidR="00AF7E75" w:rsidRPr="00D749E4" w:rsidRDefault="00AF7E75" w:rsidP="00A57073">
                      <w:pPr>
                        <w:pStyle w:val="Descripcin"/>
                        <w:jc w:val="center"/>
                        <w:rPr>
                          <w:rFonts w:ascii="Times New Roman" w:hAnsi="Times New Roman" w:cs="Times New Roman"/>
                          <w:noProof/>
                          <w:sz w:val="24"/>
                        </w:rPr>
                      </w:pPr>
                      <w:bookmarkStart w:id="54" w:name="_Ref42529345"/>
                      <w:bookmarkStart w:id="55"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54"/>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5"/>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56" w:name="_Toc44511645"/>
      <w:r w:rsidRPr="00387D69">
        <w:rPr>
          <w:rFonts w:ascii="Times New Roman" w:hAnsi="Times New Roman" w:cs="Times New Roman"/>
          <w:b/>
          <w:color w:val="000000" w:themeColor="text1"/>
          <w:sz w:val="24"/>
        </w:rPr>
        <w:t>Sensibilidad temporal</w:t>
      </w:r>
      <w:bookmarkEnd w:id="56"/>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propuso que la incapacidad del ojo de seguir objetos en movimiento de manera precisa es la causa del efecto de emborronado que se percibe, sin embargo, estudios más recientes </w:t>
      </w:r>
      <w:r w:rsidRPr="00387D69">
        <w:rPr>
          <w:rFonts w:ascii="Times New Roman" w:hAnsi="Times New Roman" w:cs="Times New Roman"/>
          <w:sz w:val="22"/>
        </w:rPr>
        <w:lastRenderedPageBreak/>
        <w:t>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AF7E75" w:rsidRPr="00D749E4" w:rsidRDefault="00AF7E75" w:rsidP="00B46DEF">
                            <w:pPr>
                              <w:pStyle w:val="Descripcin"/>
                              <w:jc w:val="both"/>
                              <w:rPr>
                                <w:rFonts w:ascii="Times New Roman" w:hAnsi="Times New Roman" w:cs="Times New Roman"/>
                                <w:noProof/>
                                <w:sz w:val="24"/>
                              </w:rPr>
                            </w:pPr>
                            <w:bookmarkStart w:id="57" w:name="_Ref42531621"/>
                            <w:bookmarkStart w:id="58"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57"/>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28"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QSgNgIAAHAEAAAOAAAAZHJzL2Uyb0RvYy54bWysVE1v2zAMvQ/YfxB0X+wka7AacYosRYYB&#13;&#10;QVsgHXpWZDkWIIsapcTOfv0of6Rbt9Owi0yR1JPeI+nlXVsbdlboNdicTycpZ8pKKLQ95vzb8/bD&#13;&#10;J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" stroked="f">
                <v:textbox inset="0,0,0,0">
                  <w:txbxContent>
                    <w:p w14:paraId="7D1F062B" w14:textId="0BA7BFE1" w:rsidR="00AF7E75" w:rsidRPr="00D749E4" w:rsidRDefault="00AF7E75" w:rsidP="00B46DEF">
                      <w:pPr>
                        <w:pStyle w:val="Descripcin"/>
                        <w:jc w:val="both"/>
                        <w:rPr>
                          <w:rFonts w:ascii="Times New Roman" w:hAnsi="Times New Roman" w:cs="Times New Roman"/>
                          <w:noProof/>
                          <w:sz w:val="24"/>
                        </w:rPr>
                      </w:pPr>
                      <w:bookmarkStart w:id="59" w:name="_Ref42531621"/>
                      <w:bookmarkStart w:id="60"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59"/>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60"/>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2">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61" w:name="_Toc44511647"/>
      <w:commentRangeStart w:id="62"/>
      <w:commentRangeStart w:id="63"/>
      <w:r w:rsidRPr="00387D69">
        <w:rPr>
          <w:rFonts w:ascii="Times New Roman" w:hAnsi="Times New Roman" w:cs="Times New Roman"/>
          <w:b/>
          <w:color w:val="000000" w:themeColor="text1"/>
          <w:sz w:val="24"/>
        </w:rPr>
        <w:t>Pantallas y cámaras modernas</w:t>
      </w:r>
      <w:bookmarkEnd w:id="61"/>
      <w:commentRangeEnd w:id="62"/>
      <w:r w:rsidR="00070A06">
        <w:rPr>
          <w:rStyle w:val="Refdecomentario"/>
          <w:rFonts w:asciiTheme="minorHAnsi" w:eastAsiaTheme="minorHAnsi" w:hAnsiTheme="minorHAnsi" w:cstheme="minorBidi"/>
          <w:color w:val="auto"/>
        </w:rPr>
        <w:commentReference w:id="62"/>
      </w:r>
      <w:commentRangeEnd w:id="63"/>
      <w:r w:rsidR="000E2A08">
        <w:rPr>
          <w:rStyle w:val="Refdecomentario"/>
          <w:rFonts w:asciiTheme="minorHAnsi" w:eastAsiaTheme="minorHAnsi" w:hAnsiTheme="minorHAnsi" w:cstheme="minorBidi"/>
          <w:color w:val="auto"/>
        </w:rPr>
        <w:commentReference w:id="63"/>
      </w:r>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 xml:space="preserve">Otros monitores como el LG 47LH55 incluso soporta físicamente 240 FPS. Además, con la aparición de las pantallas basadas en diodos emisores de luz orgánica (OLED), se soporta un </w:t>
      </w:r>
      <w:r w:rsidR="0046040C" w:rsidRPr="00387D69">
        <w:rPr>
          <w:rFonts w:ascii="Times New Roman" w:hAnsi="Times New Roman" w:cs="Times New Roman"/>
          <w:sz w:val="22"/>
        </w:rPr>
        <w:lastRenderedPageBreak/>
        <w:t>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B7D58AD" w:rsidR="005761B0" w:rsidRDefault="005761B0" w:rsidP="00384DB0">
      <w:pPr>
        <w:spacing w:line="360" w:lineRule="auto"/>
        <w:jc w:val="both"/>
        <w:rPr>
          <w:rFonts w:ascii="Times New Roman" w:hAnsi="Times New Roman" w:cs="Times New Roman"/>
          <w:sz w:val="22"/>
        </w:rPr>
      </w:pPr>
    </w:p>
    <w:p w14:paraId="62BF8EBB" w14:textId="69D38A60" w:rsidR="00DF253F" w:rsidRDefault="00DF253F" w:rsidP="00384DB0">
      <w:pPr>
        <w:spacing w:line="360" w:lineRule="auto"/>
        <w:jc w:val="both"/>
        <w:rPr>
          <w:rFonts w:ascii="Times New Roman" w:hAnsi="Times New Roman" w:cs="Times New Roman"/>
          <w:sz w:val="22"/>
        </w:rPr>
      </w:pPr>
    </w:p>
    <w:p w14:paraId="73707B09" w14:textId="3D2CF345" w:rsidR="00DF253F" w:rsidRDefault="00DF253F" w:rsidP="00384DB0">
      <w:pPr>
        <w:spacing w:line="360" w:lineRule="auto"/>
        <w:jc w:val="both"/>
        <w:rPr>
          <w:rFonts w:ascii="Times New Roman" w:hAnsi="Times New Roman" w:cs="Times New Roman"/>
          <w:sz w:val="22"/>
        </w:rPr>
      </w:pPr>
    </w:p>
    <w:p w14:paraId="007D603B" w14:textId="64E179D1" w:rsidR="00DF253F" w:rsidRDefault="00DF253F" w:rsidP="00384DB0">
      <w:pPr>
        <w:spacing w:line="360" w:lineRule="auto"/>
        <w:jc w:val="both"/>
        <w:rPr>
          <w:rFonts w:ascii="Times New Roman" w:hAnsi="Times New Roman" w:cs="Times New Roman"/>
          <w:sz w:val="22"/>
        </w:rPr>
      </w:pPr>
    </w:p>
    <w:p w14:paraId="390B4495" w14:textId="0052DE87" w:rsidR="00DF253F" w:rsidRDefault="00DF253F" w:rsidP="00384DB0">
      <w:pPr>
        <w:spacing w:line="360" w:lineRule="auto"/>
        <w:jc w:val="both"/>
        <w:rPr>
          <w:rFonts w:ascii="Times New Roman" w:hAnsi="Times New Roman" w:cs="Times New Roman"/>
          <w:sz w:val="22"/>
        </w:rPr>
      </w:pPr>
    </w:p>
    <w:p w14:paraId="062F7EB8" w14:textId="671D099F" w:rsidR="00DF253F" w:rsidRDefault="00DF253F" w:rsidP="00384DB0">
      <w:pPr>
        <w:spacing w:line="360" w:lineRule="auto"/>
        <w:jc w:val="both"/>
        <w:rPr>
          <w:rFonts w:ascii="Times New Roman" w:hAnsi="Times New Roman" w:cs="Times New Roman"/>
          <w:sz w:val="22"/>
        </w:rPr>
      </w:pPr>
    </w:p>
    <w:p w14:paraId="60070A7D" w14:textId="092A3C6C" w:rsidR="00DF253F" w:rsidRDefault="00DF253F" w:rsidP="00384DB0">
      <w:pPr>
        <w:spacing w:line="360" w:lineRule="auto"/>
        <w:jc w:val="both"/>
        <w:rPr>
          <w:rFonts w:ascii="Times New Roman" w:hAnsi="Times New Roman" w:cs="Times New Roman"/>
          <w:sz w:val="22"/>
        </w:rPr>
      </w:pPr>
    </w:p>
    <w:p w14:paraId="345CBB00" w14:textId="647EB894" w:rsidR="00DF253F" w:rsidRDefault="00DF253F" w:rsidP="00384DB0">
      <w:pPr>
        <w:spacing w:line="360" w:lineRule="auto"/>
        <w:jc w:val="both"/>
        <w:rPr>
          <w:rFonts w:ascii="Times New Roman" w:hAnsi="Times New Roman" w:cs="Times New Roman"/>
          <w:sz w:val="22"/>
        </w:rPr>
      </w:pPr>
    </w:p>
    <w:p w14:paraId="6C7BEDD7" w14:textId="69603668" w:rsidR="00DF253F" w:rsidRDefault="00DF253F" w:rsidP="00384DB0">
      <w:pPr>
        <w:spacing w:line="360" w:lineRule="auto"/>
        <w:jc w:val="both"/>
        <w:rPr>
          <w:rFonts w:ascii="Times New Roman" w:hAnsi="Times New Roman" w:cs="Times New Roman"/>
          <w:sz w:val="22"/>
        </w:rPr>
      </w:pPr>
    </w:p>
    <w:p w14:paraId="2B1423CD" w14:textId="3EAE3827" w:rsidR="00DF253F" w:rsidRDefault="00DF253F" w:rsidP="00384DB0">
      <w:pPr>
        <w:spacing w:line="360" w:lineRule="auto"/>
        <w:jc w:val="both"/>
        <w:rPr>
          <w:rFonts w:ascii="Times New Roman" w:hAnsi="Times New Roman" w:cs="Times New Roman"/>
          <w:sz w:val="22"/>
        </w:rPr>
      </w:pPr>
    </w:p>
    <w:p w14:paraId="3CAD115A" w14:textId="567F73B9" w:rsidR="00DF253F" w:rsidRDefault="00DF253F" w:rsidP="00384DB0">
      <w:pPr>
        <w:spacing w:line="360" w:lineRule="auto"/>
        <w:jc w:val="both"/>
        <w:rPr>
          <w:rFonts w:ascii="Times New Roman" w:hAnsi="Times New Roman" w:cs="Times New Roman"/>
          <w:sz w:val="22"/>
        </w:rPr>
      </w:pPr>
    </w:p>
    <w:p w14:paraId="72876BBA" w14:textId="503CB182" w:rsidR="00DF253F" w:rsidRDefault="00DF253F" w:rsidP="00384DB0">
      <w:pPr>
        <w:spacing w:line="360" w:lineRule="auto"/>
        <w:jc w:val="both"/>
        <w:rPr>
          <w:rFonts w:ascii="Times New Roman" w:hAnsi="Times New Roman" w:cs="Times New Roman"/>
          <w:sz w:val="22"/>
        </w:rPr>
      </w:pPr>
    </w:p>
    <w:p w14:paraId="4372BAA4" w14:textId="236F0D6E" w:rsidR="00DF253F" w:rsidRDefault="00DF253F" w:rsidP="00384DB0">
      <w:pPr>
        <w:spacing w:line="360" w:lineRule="auto"/>
        <w:jc w:val="both"/>
        <w:rPr>
          <w:rFonts w:ascii="Times New Roman" w:hAnsi="Times New Roman" w:cs="Times New Roman"/>
          <w:sz w:val="22"/>
        </w:rPr>
      </w:pPr>
    </w:p>
    <w:p w14:paraId="7663055B" w14:textId="4FD17070" w:rsidR="00DF253F" w:rsidRDefault="00DF253F" w:rsidP="00384DB0">
      <w:pPr>
        <w:spacing w:line="360" w:lineRule="auto"/>
        <w:jc w:val="both"/>
        <w:rPr>
          <w:rFonts w:ascii="Times New Roman" w:hAnsi="Times New Roman" w:cs="Times New Roman"/>
          <w:sz w:val="22"/>
        </w:rPr>
      </w:pPr>
    </w:p>
    <w:p w14:paraId="30D3669C" w14:textId="77777777" w:rsidR="00DF253F" w:rsidRPr="00387D69" w:rsidRDefault="00DF253F"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64" w:name="_Toc44511649"/>
      <w:bookmarkStart w:id="65"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64"/>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66" w:name="_Toc44511650"/>
      <w:r w:rsidRPr="00387D69">
        <w:rPr>
          <w:rFonts w:ascii="Times New Roman" w:hAnsi="Times New Roman" w:cs="Times New Roman"/>
          <w:b/>
          <w:color w:val="000000" w:themeColor="text1"/>
          <w:sz w:val="24"/>
        </w:rPr>
        <w:t>Introducción</w:t>
      </w:r>
      <w:bookmarkEnd w:id="66"/>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0F8E319F"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marco de las telecomunicaciones, el enmascaramiento de la </w:t>
      </w:r>
      <w:proofErr w:type="gramStart"/>
      <w:r w:rsidRPr="00387D69">
        <w:rPr>
          <w:rFonts w:ascii="Times New Roman" w:hAnsi="Times New Roman" w:cs="Times New Roman"/>
          <w:sz w:val="22"/>
        </w:rPr>
        <w:t>información,</w:t>
      </w:r>
      <w:proofErr w:type="gramEnd"/>
      <w:r w:rsidRPr="00387D69">
        <w:rPr>
          <w:rFonts w:ascii="Times New Roman" w:hAnsi="Times New Roman" w:cs="Times New Roman"/>
          <w:sz w:val="22"/>
        </w:rPr>
        <w:t xml:space="preserve">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67" w:name="_Toc44511651"/>
      <w:r w:rsidRPr="00387D69">
        <w:rPr>
          <w:rFonts w:ascii="Times New Roman" w:hAnsi="Times New Roman" w:cs="Times New Roman"/>
          <w:b/>
          <w:color w:val="000000" w:themeColor="text1"/>
          <w:sz w:val="24"/>
        </w:rPr>
        <w:t>Esteganografía en la era digital</w:t>
      </w:r>
      <w:bookmarkEnd w:id="67"/>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68" w:name="_Toc44511652"/>
      <w:r w:rsidRPr="00387D69">
        <w:rPr>
          <w:rFonts w:ascii="Times New Roman" w:hAnsi="Times New Roman" w:cs="Times New Roman"/>
          <w:b/>
          <w:color w:val="000000" w:themeColor="text1"/>
          <w:sz w:val="24"/>
        </w:rPr>
        <w:t>Estegosistema: descripción y características</w:t>
      </w:r>
      <w:bookmarkEnd w:id="68"/>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7AA71EE2" w14:textId="7F62B29C" w:rsidR="00CB610F" w:rsidRPr="00AA71DF" w:rsidRDefault="00CB610F" w:rsidP="00407FB1">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lastRenderedPageBreak/>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69" w:name="_Ref41766588"/>
      <w:r w:rsidRPr="00387D69">
        <w:rPr>
          <w:rFonts w:ascii="Times New Roman" w:hAnsi="Times New Roman" w:cs="Times New Roman"/>
          <w:noProof/>
          <w:sz w:val="22"/>
        </w:rPr>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70"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6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70"/>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adaptativa utiliza las características de la imagen y la información del contenido para mejorar el proceso de incrustación. Por ejemplo, se pueden introducir artefactos menos </w:t>
      </w:r>
      <w:r w:rsidRPr="00387D69">
        <w:rPr>
          <w:rFonts w:ascii="Times New Roman" w:hAnsi="Times New Roman" w:cs="Times New Roman"/>
          <w:sz w:val="22"/>
        </w:rPr>
        <w:lastRenderedPageBreak/>
        <w:t>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w:lastRenderedPageBreak/>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71" w:name="_Toc44511653"/>
      <w:r w:rsidRPr="00387D69">
        <w:rPr>
          <w:rFonts w:ascii="Times New Roman" w:hAnsi="Times New Roman" w:cs="Times New Roman"/>
          <w:b/>
          <w:color w:val="000000" w:themeColor="text1"/>
          <w:sz w:val="24"/>
        </w:rPr>
        <w:t>Introducción a los métodos y técnicas esteganográficas</w:t>
      </w:r>
      <w:r w:rsidR="007D5A74">
        <w:rPr>
          <w:rFonts w:ascii="Times New Roman" w:hAnsi="Times New Roman" w:cs="Times New Roman"/>
          <w:b/>
          <w:color w:val="000000" w:themeColor="text1"/>
          <w:sz w:val="24"/>
        </w:rPr>
        <w:t xml:space="preserve"> empleadas</w:t>
      </w:r>
      <w:bookmarkEnd w:id="71"/>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3945E721" w:rsidR="00346B28"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9C0B33B" w14:textId="77777777" w:rsidR="003673C6" w:rsidRPr="00387D69" w:rsidRDefault="003673C6" w:rsidP="00384DB0">
      <w:pPr>
        <w:pStyle w:val="Prrafodelista"/>
        <w:spacing w:line="360" w:lineRule="auto"/>
        <w:ind w:left="360"/>
        <w:jc w:val="both"/>
        <w:rPr>
          <w:rFonts w:ascii="Times New Roman" w:hAnsi="Times New Roman" w:cs="Times New Roman"/>
          <w:sz w:val="22"/>
        </w:rPr>
      </w:pP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5D6CA0ED" w:rsidR="00085663" w:rsidRPr="00387D69" w:rsidRDefault="00FE4CCC" w:rsidP="00384DB0">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w:t>
      </w:r>
      <w:r w:rsidR="00085663">
        <w:rPr>
          <w:rFonts w:ascii="Times New Roman" w:hAnsi="Times New Roman" w:cs="Times New Roman"/>
          <w:sz w:val="22"/>
        </w:rPr>
        <w:lastRenderedPageBreak/>
        <w:t xml:space="preserve">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72" w:name="_Toc44511654"/>
      <w:r>
        <w:rPr>
          <w:rFonts w:ascii="Times New Roman" w:hAnsi="Times New Roman" w:cs="Times New Roman"/>
          <w:b/>
          <w:color w:val="000000" w:themeColor="text1"/>
          <w:sz w:val="24"/>
        </w:rPr>
        <w:t>Técnicas de espectro ensanchado para la esteganografía con imágenes (SSIS)</w:t>
      </w:r>
      <w:bookmarkEnd w:id="72"/>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036A2350"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AF7E75" w:rsidRPr="000E7CCD" w:rsidRDefault="00AF7E75" w:rsidP="000E7CCD">
                            <w:pPr>
                              <w:pStyle w:val="Descripcin"/>
                              <w:jc w:val="center"/>
                              <w:rPr>
                                <w:rFonts w:ascii="Times New Roman" w:hAnsi="Times New Roman" w:cs="Times New Roman"/>
                                <w:noProof/>
                                <w:sz w:val="24"/>
                              </w:rPr>
                            </w:pPr>
                            <w:bookmarkStart w:id="7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7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29"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" stroked="f">
                <v:textbox inset="0,0,0,0">
                  <w:txbxContent>
                    <w:p w14:paraId="480308AC" w14:textId="22DC9DD7" w:rsidR="00AF7E75" w:rsidRPr="000E7CCD" w:rsidRDefault="00AF7E75" w:rsidP="000E7CCD">
                      <w:pPr>
                        <w:pStyle w:val="Descripcin"/>
                        <w:jc w:val="center"/>
                        <w:rPr>
                          <w:rFonts w:ascii="Times New Roman" w:hAnsi="Times New Roman" w:cs="Times New Roman"/>
                          <w:noProof/>
                          <w:sz w:val="24"/>
                        </w:rPr>
                      </w:pPr>
                      <w:bookmarkStart w:id="7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7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423B06E3"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5">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AF7E75" w:rsidRPr="005A0642" w:rsidRDefault="00AF7E75" w:rsidP="005A0642">
                            <w:pPr>
                              <w:pStyle w:val="Descripcin"/>
                              <w:jc w:val="center"/>
                              <w:rPr>
                                <w:rFonts w:ascii="Times New Roman" w:hAnsi="Times New Roman" w:cs="Times New Roman"/>
                                <w:noProof/>
                                <w:sz w:val="24"/>
                                <w:szCs w:val="22"/>
                              </w:rPr>
                            </w:pPr>
                            <w:bookmarkStart w:id="7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7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0"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" stroked="f">
                <v:textbox inset="0,0,0,0">
                  <w:txbxContent>
                    <w:p w14:paraId="6C7FB5BF" w14:textId="1875531F" w:rsidR="00AF7E75" w:rsidRPr="005A0642" w:rsidRDefault="00AF7E75" w:rsidP="005A0642">
                      <w:pPr>
                        <w:pStyle w:val="Descripcin"/>
                        <w:jc w:val="center"/>
                        <w:rPr>
                          <w:rFonts w:ascii="Times New Roman" w:hAnsi="Times New Roman" w:cs="Times New Roman"/>
                          <w:noProof/>
                          <w:sz w:val="24"/>
                          <w:szCs w:val="22"/>
                        </w:rPr>
                      </w:pPr>
                      <w:bookmarkStart w:id="7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7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77"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65"/>
      <w:bookmarkEnd w:id="77"/>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78" w:name="_Toc44511656"/>
      <w:r w:rsidRPr="00387D69">
        <w:rPr>
          <w:rFonts w:ascii="Times New Roman" w:hAnsi="Times New Roman" w:cs="Times New Roman"/>
          <w:b/>
          <w:color w:val="000000" w:themeColor="text1"/>
          <w:sz w:val="24"/>
        </w:rPr>
        <w:t>Introducción</w:t>
      </w:r>
      <w:bookmarkEnd w:id="78"/>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3CE45F4A"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2217510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proofErr w:type="gramStart"/>
      <w:r w:rsidR="00EE49B4">
        <w:rPr>
          <w:rFonts w:ascii="Times New Roman" w:hAnsi="Times New Roman" w:cs="Times New Roman"/>
          <w:sz w:val="22"/>
        </w:rPr>
        <w:t>frame</w:t>
      </w:r>
      <w:proofErr w:type="gramEnd"/>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14466CDE" w:rsidR="00AF7E75" w:rsidRPr="00D749E4" w:rsidRDefault="00AF7E75" w:rsidP="008F573E">
                            <w:pPr>
                              <w:pStyle w:val="Descripcin"/>
                              <w:jc w:val="both"/>
                              <w:rPr>
                                <w:rFonts w:ascii="Times New Roman" w:eastAsia="Times New Roman" w:hAnsi="Times New Roman" w:cs="Times New Roman"/>
                                <w:noProof/>
                                <w:sz w:val="20"/>
                              </w:rPr>
                            </w:pPr>
                            <w:bookmarkStart w:id="79"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79"/>
                            <w:r>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" stroked="f">
                <v:textbox inset="0,0,0,0">
                  <w:txbxContent>
                    <w:p w14:paraId="42E0563C" w14:textId="14466CDE" w:rsidR="00AF7E75" w:rsidRPr="00D749E4" w:rsidRDefault="00AF7E75" w:rsidP="008F573E">
                      <w:pPr>
                        <w:pStyle w:val="Descripcin"/>
                        <w:jc w:val="both"/>
                        <w:rPr>
                          <w:rFonts w:ascii="Times New Roman" w:eastAsia="Times New Roman" w:hAnsi="Times New Roman" w:cs="Times New Roman"/>
                          <w:noProof/>
                          <w:sz w:val="20"/>
                        </w:rPr>
                      </w:pPr>
                      <w:bookmarkStart w:id="8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0"/>
                      <w:r>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81"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81"/>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0F4ED208"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w:t>
      </w:r>
      <w:r w:rsidR="00070A06">
        <w:rPr>
          <w:rFonts w:ascii="Times New Roman" w:hAnsi="Times New Roman" w:cs="Times New Roman"/>
          <w:sz w:val="22"/>
        </w:rPr>
        <w:t>IoT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w:t>
      </w:r>
      <w:r w:rsidR="002F500C" w:rsidRPr="00387D69">
        <w:rPr>
          <w:rFonts w:ascii="Times New Roman" w:hAnsi="Times New Roman" w:cs="Times New Roman"/>
          <w:sz w:val="22"/>
        </w:rPr>
        <w:lastRenderedPageBreak/>
        <w:t>nm a 1550 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1733C41"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w:t>
      </w:r>
      <w:r w:rsidR="00554227" w:rsidRPr="00387D69">
        <w:rPr>
          <w:rFonts w:ascii="Times New Roman" w:hAnsi="Times New Roman" w:cs="Times New Roman"/>
          <w:sz w:val="22"/>
        </w:rPr>
        <w:t>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3408"/>
        <w:gridCol w:w="2251"/>
      </w:tblGrid>
      <w:tr w:rsidR="00BF29B9" w:rsidRPr="00387D69" w14:paraId="2064FD7E" w14:textId="77777777" w:rsidTr="00DF2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t>Características</w:t>
            </w:r>
          </w:p>
        </w:tc>
        <w:tc>
          <w:tcPr>
            <w:tcW w:w="3408"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251"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3408" w:type="dxa"/>
            <w:tcBorders>
              <w:top w:val="single" w:sz="4" w:space="0" w:color="auto"/>
              <w:left w:val="single" w:sz="4" w:space="0" w:color="auto"/>
            </w:tcBorders>
          </w:tcPr>
          <w:p w14:paraId="6B3C1B52" w14:textId="3A00D90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Cientos de metros (con telescopio)</w:t>
            </w:r>
          </w:p>
        </w:tc>
        <w:tc>
          <w:tcPr>
            <w:tcW w:w="2251" w:type="dxa"/>
            <w:tcBorders>
              <w:top w:val="single" w:sz="4" w:space="0" w:color="auto"/>
            </w:tcBorders>
          </w:tcPr>
          <w:p w14:paraId="7BF0F77F" w14:textId="4D92E2B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Pocos metros</w:t>
            </w:r>
          </w:p>
        </w:tc>
      </w:tr>
      <w:tr w:rsidR="00BF29B9" w:rsidRPr="00387D69" w14:paraId="3D4C1D2D"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3408"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251"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3408"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251"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lastRenderedPageBreak/>
              <w:t>Receptor</w:t>
            </w:r>
          </w:p>
        </w:tc>
        <w:tc>
          <w:tcPr>
            <w:tcW w:w="3408"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251"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2313F0" w:rsidRPr="00387D69" w14:paraId="32C0AB23"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3408" w:type="dxa"/>
            <w:tcBorders>
              <w:left w:val="single" w:sz="4" w:space="0" w:color="auto"/>
            </w:tcBorders>
          </w:tcPr>
          <w:p w14:paraId="414D520E" w14:textId="694FA18A"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251" w:type="dxa"/>
          </w:tcPr>
          <w:p w14:paraId="4E51CA09" w14:textId="1C5D9F3F"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3408" w:type="dxa"/>
            <w:tcBorders>
              <w:left w:val="single" w:sz="4" w:space="0" w:color="auto"/>
            </w:tcBorders>
          </w:tcPr>
          <w:p w14:paraId="619F666B" w14:textId="7DB7E253"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251" w:type="dxa"/>
          </w:tcPr>
          <w:p w14:paraId="3B290564" w14:textId="2DF218B1"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3408" w:type="dxa"/>
            <w:tcBorders>
              <w:left w:val="single" w:sz="4" w:space="0" w:color="auto"/>
            </w:tcBorders>
          </w:tcPr>
          <w:p w14:paraId="7F567484" w14:textId="6B0B10EB" w:rsidR="002313F0" w:rsidRPr="00387D69" w:rsidRDefault="00B22574"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251" w:type="dxa"/>
          </w:tcPr>
          <w:p w14:paraId="32C0EF01" w14:textId="15368B56" w:rsidR="002313F0" w:rsidRPr="00387D69" w:rsidRDefault="00B22574" w:rsidP="00384DB0">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82" w:name="_Ref42349342"/>
      <w:bookmarkStart w:id="83"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82"/>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83"/>
    </w:p>
    <w:p w14:paraId="6C225F6C" w14:textId="73391B89"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w:t>
      </w:r>
      <w:r w:rsidR="00CE41B9">
        <w:rPr>
          <w:rFonts w:ascii="Times New Roman" w:hAnsi="Times New Roman" w:cs="Times New Roman"/>
          <w:sz w:val="22"/>
        </w:rPr>
        <w:t>un número alto de</w:t>
      </w:r>
      <w:r w:rsidR="00CE41B9" w:rsidRPr="00387D69">
        <w:rPr>
          <w:rFonts w:ascii="Times New Roman" w:hAnsi="Times New Roman" w:cs="Times New Roman"/>
          <w:sz w:val="22"/>
        </w:rPr>
        <w:t xml:space="preserve"> </w:t>
      </w:r>
      <w:r w:rsidRPr="00387D69">
        <w:rPr>
          <w:rFonts w:ascii="Times New Roman" w:hAnsi="Times New Roman" w:cs="Times New Roman"/>
          <w:sz w:val="22"/>
        </w:rPr>
        <w:t xml:space="preserve">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xml:space="preserve">,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la localización en interiores, la captura de movimiento y los sistemas de transporte inteligente (STI). Sin embargo, OCC tiene sus limitaciones, que incluyen, entre otras, </w:t>
      </w:r>
      <w:commentRangeStart w:id="84"/>
      <w:r w:rsidRPr="00387D69">
        <w:rPr>
          <w:rFonts w:ascii="Times New Roman" w:hAnsi="Times New Roman" w:cs="Times New Roman"/>
          <w:sz w:val="22"/>
        </w:rPr>
        <w:t>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w:t>
      </w:r>
      <w:r w:rsidR="008931DD">
        <w:rPr>
          <w:rFonts w:ascii="Times New Roman" w:hAnsi="Times New Roman" w:cs="Times New Roman"/>
          <w:sz w:val="22"/>
        </w:rPr>
        <w:t>alta</w:t>
      </w:r>
      <w:r w:rsidRPr="00387D69">
        <w:rPr>
          <w:rFonts w:ascii="Times New Roman" w:hAnsi="Times New Roman" w:cs="Times New Roman"/>
          <w:sz w:val="22"/>
        </w:rPr>
        <w:t xml:space="preserve"> tasa de muestreo en el receptor</w:t>
      </w:r>
      <w:commentRangeEnd w:id="84"/>
      <w:r w:rsidR="00CE41B9">
        <w:rPr>
          <w:rStyle w:val="Refdecomentario"/>
        </w:rPr>
        <w:commentReference w:id="84"/>
      </w:r>
      <w:r w:rsidRPr="00387D69">
        <w:rPr>
          <w:rFonts w:ascii="Times New Roman" w:hAnsi="Times New Roman" w:cs="Times New Roman"/>
          <w:sz w:val="22"/>
        </w:rPr>
        <w:t xml:space="preserve">, </w:t>
      </w:r>
      <w:commentRangeStart w:id="85"/>
      <w:r w:rsidRPr="00387D69">
        <w:rPr>
          <w:rFonts w:ascii="Times New Roman" w:hAnsi="Times New Roman" w:cs="Times New Roman"/>
          <w:sz w:val="22"/>
        </w:rPr>
        <w:t>el efecto de desenfoque</w:t>
      </w:r>
      <w:commentRangeEnd w:id="85"/>
      <w:r w:rsidR="00CE41B9">
        <w:rPr>
          <w:rStyle w:val="Refdecomentario"/>
        </w:rPr>
        <w:commentReference w:id="85"/>
      </w:r>
      <w:r w:rsidR="00EA7394">
        <w:rPr>
          <w:rFonts w:ascii="Times New Roman" w:hAnsi="Times New Roman" w:cs="Times New Roman"/>
          <w:sz w:val="22"/>
        </w:rPr>
        <w:t xml:space="preserve"> </w:t>
      </w:r>
      <w:commentRangeStart w:id="86"/>
      <w:r w:rsidR="00EA7394">
        <w:rPr>
          <w:rFonts w:ascii="Times New Roman" w:hAnsi="Times New Roman" w:cs="Times New Roman"/>
          <w:sz w:val="22"/>
        </w:rPr>
        <w:t>(aunque desde el punto de vista del trabajo sólo puede afectar la SNR por píxel gracias al Rolling Shutter)</w:t>
      </w:r>
      <w:commentRangeEnd w:id="86"/>
      <w:r w:rsidR="00EA7394">
        <w:rPr>
          <w:rStyle w:val="Refdecomentario"/>
        </w:rPr>
        <w:commentReference w:id="86"/>
      </w:r>
      <w:r w:rsidRPr="00387D69">
        <w:rPr>
          <w:rFonts w:ascii="Times New Roman" w:hAnsi="Times New Roman" w:cs="Times New Roman"/>
          <w:sz w:val="22"/>
        </w:rPr>
        <w:t xml:space="preserve">, </w:t>
      </w:r>
      <w:r w:rsidR="004151DB" w:rsidRPr="00387D69">
        <w:rPr>
          <w:rFonts w:ascii="Times New Roman" w:hAnsi="Times New Roman" w:cs="Times New Roman"/>
          <w:sz w:val="22"/>
        </w:rPr>
        <w:t>la inestabilidad de la velocidad de cuadro y el bloqueo aleatorio</w:t>
      </w:r>
      <w:r w:rsidR="00CE41B9">
        <w:rPr>
          <w:rFonts w:ascii="Times New Roman" w:hAnsi="Times New Roman" w:cs="Times New Roman"/>
          <w:sz w:val="22"/>
        </w:rPr>
        <w:t xml:space="preserve"> (igual que en VLC)</w:t>
      </w:r>
      <w:r w:rsidR="004151DB" w:rsidRPr="00387D69">
        <w:rPr>
          <w:rFonts w:ascii="Times New Roman" w:hAnsi="Times New Roman" w:cs="Times New Roman"/>
          <w:sz w:val="22"/>
        </w:rPr>
        <w:t>.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AF7E75" w:rsidRPr="000301E0" w:rsidRDefault="00AF7E75" w:rsidP="00C778B7">
                            <w:pPr>
                              <w:pStyle w:val="Descripcin"/>
                              <w:jc w:val="center"/>
                              <w:rPr>
                                <w:rFonts w:ascii="Times New Roman" w:hAnsi="Times New Roman" w:cs="Times New Roman"/>
                                <w:sz w:val="24"/>
                              </w:rPr>
                            </w:pPr>
                            <w:bookmarkStart w:id="87"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AF7E75" w:rsidRDefault="00AF7E75"/>
                          <w:p w14:paraId="1ADDFA92" w14:textId="0EDC6A5B" w:rsidR="00AF7E75" w:rsidRPr="000301E0" w:rsidRDefault="00AF7E75"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7"/>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362ADFFC" w14:textId="01964BBD" w:rsidR="00AF7E75" w:rsidRPr="000301E0" w:rsidRDefault="00AF7E75" w:rsidP="00C778B7">
                      <w:pPr>
                        <w:pStyle w:val="Descripcin"/>
                        <w:jc w:val="center"/>
                        <w:rPr>
                          <w:rFonts w:ascii="Times New Roman" w:hAnsi="Times New Roman" w:cs="Times New Roman"/>
                          <w:sz w:val="24"/>
                        </w:rPr>
                      </w:pPr>
                      <w:bookmarkStart w:id="88"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AF7E75" w:rsidRDefault="00AF7E75"/>
                    <w:p w14:paraId="1ADDFA92" w14:textId="0EDC6A5B" w:rsidR="00AF7E75" w:rsidRPr="000301E0" w:rsidRDefault="00AF7E75"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8"/>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AF7E75" w:rsidRPr="0051272F" w:rsidRDefault="00AF7E75" w:rsidP="007D19C5">
                            <w:pPr>
                              <w:pStyle w:val="Descripcin"/>
                              <w:jc w:val="center"/>
                              <w:rPr>
                                <w:rFonts w:ascii="Times New Roman" w:hAnsi="Times New Roman" w:cs="Times New Roman"/>
                                <w:noProof/>
                                <w:sz w:val="24"/>
                                <w:szCs w:val="22"/>
                              </w:rPr>
                            </w:pPr>
                            <w:bookmarkStart w:id="89"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AF7E75" w:rsidRDefault="00AF7E75"/>
                          <w:p w14:paraId="35633EB2" w14:textId="7AE649A1" w:rsidR="00AF7E75" w:rsidRPr="0051272F" w:rsidRDefault="00AF7E75"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89"/>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3"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hOQIAAHAEAAAOAAAAZHJzL2Uyb0RvYy54bWysVMFu2zAMvQ/YPwi6L07SJe2MOEWWIsOA&#13;&#10;oi2QDj0rshwLkEWNUmJnXz9KjtOt22nYRaZIitJ7j/TitmsMOyr0GmzBJ6MxZ8pKKLXdF/zb8+bD&#13;&#10;D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p6Pvs4&#13;&#10;40xSjEB/ukoqZK+nHfrwRUHDolFwJBETt+J47wO9hFKHlHiZB6PLjTYmbmJgbZAdBQne1jqo+EY6&#13;&#10;8VuWsTHXQjzVh6MnixB7KNEK3a5LzFwP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ICRX6E5AgAAcAQAAA4A&#13;&#10;AAAAAAAAAAAAAAAALgIAAGRycy9lMm9Eb2MueG1sUEsBAi0AFAAGAAgAAAAhAC0tmO/kAAAADwEA&#13;&#10;AA8AAAAAAAAAAAAAAAAAkwQAAGRycy9kb3ducmV2LnhtbFBLBQYAAAAABAAEAPMAAACkBQAAAAA=&#13;&#10;" stroked="f">
                <v:textbox inset="0,0,0,0">
                  <w:txbxContent>
                    <w:p w14:paraId="737D1DDC" w14:textId="1CE646C1" w:rsidR="00AF7E75" w:rsidRPr="0051272F" w:rsidRDefault="00AF7E75" w:rsidP="007D19C5">
                      <w:pPr>
                        <w:pStyle w:val="Descripcin"/>
                        <w:jc w:val="center"/>
                        <w:rPr>
                          <w:rFonts w:ascii="Times New Roman" w:hAnsi="Times New Roman" w:cs="Times New Roman"/>
                          <w:noProof/>
                          <w:sz w:val="24"/>
                          <w:szCs w:val="22"/>
                        </w:rPr>
                      </w:pPr>
                      <w:bookmarkStart w:id="90"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AF7E75" w:rsidRDefault="00AF7E75"/>
                    <w:p w14:paraId="35633EB2" w14:textId="7AE649A1" w:rsidR="00AF7E75" w:rsidRPr="0051272F" w:rsidRDefault="00AF7E75"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90"/>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365F4396"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w:t>
      </w:r>
      <w:r w:rsidR="00EA7394">
        <w:rPr>
          <w:rFonts w:ascii="Times New Roman" w:hAnsi="Times New Roman" w:cs="Times New Roman"/>
          <w:sz w:val="22"/>
        </w:rPr>
        <w:t xml:space="preserve">la interferencia </w:t>
      </w:r>
      <w:r w:rsidR="00D75148" w:rsidRPr="00387D69">
        <w:rPr>
          <w:rFonts w:ascii="Times New Roman" w:hAnsi="Times New Roman" w:cs="Times New Roman"/>
          <w:sz w:val="22"/>
        </w:rPr>
        <w:t>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91"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91"/>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41155FDB"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6C0B306B" w:rsidR="001F138A" w:rsidRPr="00387D69" w:rsidRDefault="00A87061" w:rsidP="00384DB0">
      <w:pPr>
        <w:pStyle w:val="Ttulo2"/>
        <w:numPr>
          <w:ilvl w:val="1"/>
          <w:numId w:val="6"/>
        </w:numPr>
        <w:spacing w:line="360" w:lineRule="auto"/>
        <w:jc w:val="both"/>
        <w:rPr>
          <w:rFonts w:ascii="Times New Roman" w:hAnsi="Times New Roman" w:cs="Times New Roman"/>
          <w:b/>
          <w:color w:val="000000" w:themeColor="text1"/>
          <w:sz w:val="24"/>
        </w:rPr>
      </w:pPr>
      <w:bookmarkStart w:id="92" w:name="_Toc44511659"/>
      <w:commentRangeStart w:id="93"/>
      <w:r>
        <w:rPr>
          <w:rFonts w:ascii="Times New Roman" w:hAnsi="Times New Roman" w:cs="Times New Roman"/>
          <w:b/>
          <w:color w:val="000000" w:themeColor="text1"/>
          <w:sz w:val="24"/>
        </w:rPr>
        <w:t xml:space="preserve"> </w:t>
      </w:r>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92"/>
      <w:commentRangeEnd w:id="93"/>
      <w:r w:rsidR="00CE41B9">
        <w:rPr>
          <w:rStyle w:val="Refdecomentario"/>
          <w:rFonts w:asciiTheme="minorHAnsi" w:eastAsiaTheme="minorHAnsi" w:hAnsiTheme="minorHAnsi" w:cstheme="minorBidi"/>
          <w:color w:val="auto"/>
        </w:rPr>
        <w:commentReference w:id="93"/>
      </w:r>
    </w:p>
    <w:p w14:paraId="3017F981" w14:textId="77777777" w:rsidR="00AA17BD" w:rsidRDefault="00AA17BD" w:rsidP="00384DB0">
      <w:pPr>
        <w:spacing w:line="360" w:lineRule="auto"/>
        <w:jc w:val="both"/>
        <w:rPr>
          <w:rFonts w:ascii="Times New Roman" w:hAnsi="Times New Roman" w:cs="Times New Roman"/>
          <w:sz w:val="22"/>
        </w:rPr>
      </w:pPr>
    </w:p>
    <w:p w14:paraId="1787E1B8" w14:textId="336C8BBF"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6E2BFAC5"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481D7F43"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162981FC"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94"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94"/>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24FF0B05"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AF7E75" w:rsidRPr="00284997" w:rsidRDefault="00AF7E75" w:rsidP="003B44C3">
                            <w:pPr>
                              <w:pStyle w:val="Descripcin"/>
                              <w:rPr>
                                <w:rFonts w:ascii="Times New Roman" w:hAnsi="Times New Roman" w:cs="Times New Roman"/>
                                <w:i w:val="0"/>
                                <w:noProof/>
                                <w:sz w:val="24"/>
                              </w:rPr>
                            </w:pPr>
                            <w:bookmarkStart w:id="95"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AF7E75" w:rsidRDefault="00AF7E75"/>
                          <w:p w14:paraId="1FF5019E" w14:textId="517BE02A" w:rsidR="00AF7E75" w:rsidRPr="00284997" w:rsidRDefault="00AF7E75"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95"/>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46C62370" w14:textId="330E7ACB" w:rsidR="00AF7E75" w:rsidRPr="00284997" w:rsidRDefault="00AF7E75" w:rsidP="003B44C3">
                      <w:pPr>
                        <w:pStyle w:val="Descripcin"/>
                        <w:rPr>
                          <w:rFonts w:ascii="Times New Roman" w:hAnsi="Times New Roman" w:cs="Times New Roman"/>
                          <w:i w:val="0"/>
                          <w:noProof/>
                          <w:sz w:val="24"/>
                        </w:rPr>
                      </w:pPr>
                      <w:bookmarkStart w:id="9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AF7E75" w:rsidRDefault="00AF7E75"/>
                    <w:p w14:paraId="1FF5019E" w14:textId="517BE02A" w:rsidR="00AF7E75" w:rsidRPr="00284997" w:rsidRDefault="00AF7E75"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9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0DB07C1A"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728D320C"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3A78A754"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97"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97"/>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7DE02758"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2C175A">
        <w:rPr>
          <w:rFonts w:ascii="Times New Roman" w:hAnsi="Times New Roman" w:cs="Times New Roman"/>
          <w:sz w:val="22"/>
        </w:rPr>
        <w:t>un</w:t>
      </w:r>
      <w:r w:rsidRPr="00387D69">
        <w:rPr>
          <w:rFonts w:ascii="Times New Roman" w:hAnsi="Times New Roman" w:cs="Times New Roman"/>
          <w:sz w:val="22"/>
        </w:rPr>
        <w:t xml:space="preserve"> </w:t>
      </w:r>
      <w:r w:rsidR="002C175A">
        <w:rPr>
          <w:rFonts w:ascii="Times New Roman" w:hAnsi="Times New Roman" w:cs="Times New Roman"/>
          <w:sz w:val="22"/>
        </w:rPr>
        <w:t>sistema S2C</w:t>
      </w:r>
      <w:r w:rsidRPr="00387D69">
        <w:rPr>
          <w:rFonts w:ascii="Times New Roman" w:hAnsi="Times New Roman" w:cs="Times New Roman"/>
          <w:sz w:val="22"/>
        </w:rPr>
        <w:t xml:space="preserve">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48413512" w:rsidR="00AF7E75" w:rsidRPr="009E27F3" w:rsidRDefault="00AF7E75" w:rsidP="009E27F3">
                            <w:pPr>
                              <w:pStyle w:val="Descripcin"/>
                              <w:jc w:val="both"/>
                              <w:rPr>
                                <w:rFonts w:ascii="Times New Roman" w:hAnsi="Times New Roman" w:cs="Times New Roman"/>
                                <w:b/>
                                <w:sz w:val="24"/>
                              </w:rPr>
                            </w:pPr>
                            <w:bookmarkStart w:id="98"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5"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BYjE4vOgIAAHAEAAAO&#13;&#10;AAAAAAAAAAAAAAAAAC4CAABkcnMvZTJvRG9jLnhtbFBLAQItABQABgAIAAAAIQBkly/25AAAAA8B&#13;&#10;AAAPAAAAAAAAAAAAAAAAAJQEAABkcnMvZG93bnJldi54bWxQSwUGAAAAAAQABADzAAAApQUAAAAA&#13;&#10;" stroked="f">
                <v:textbox inset="0,0,0,0">
                  <w:txbxContent>
                    <w:p w14:paraId="1CAE2EBF" w14:textId="48413512" w:rsidR="00AF7E75" w:rsidRPr="009E27F3" w:rsidRDefault="00AF7E75" w:rsidP="009E27F3">
                      <w:pPr>
                        <w:pStyle w:val="Descripcin"/>
                        <w:jc w:val="both"/>
                        <w:rPr>
                          <w:rFonts w:ascii="Times New Roman" w:hAnsi="Times New Roman" w:cs="Times New Roman"/>
                          <w:b/>
                          <w:sz w:val="24"/>
                        </w:rPr>
                      </w:pPr>
                      <w:bookmarkStart w:id="99"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99"/>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40">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6602CA1B" w:rsidR="00737737" w:rsidRDefault="00D02A9C" w:rsidP="00384DB0">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14106206" w:rsidR="00922D2A"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384DB0">
      <w:pPr>
        <w:spacing w:line="360" w:lineRule="auto"/>
        <w:jc w:val="both"/>
        <w:rPr>
          <w:rFonts w:ascii="Times New Roman" w:hAnsi="Times New Roman" w:cs="Times New Roman"/>
          <w:sz w:val="22"/>
        </w:rPr>
      </w:pP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100" w:name="_Toc40375339"/>
      <w:bookmarkStart w:id="101" w:name="_Toc44511662"/>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commentRangeStart w:id="102"/>
      <w:commentRangeStart w:id="103"/>
      <w:r w:rsidR="00856B08" w:rsidRPr="00387D69">
        <w:rPr>
          <w:rFonts w:ascii="Times New Roman" w:hAnsi="Times New Roman" w:cs="Times New Roman"/>
          <w:b/>
          <w:color w:val="000000" w:themeColor="text1"/>
          <w:sz w:val="28"/>
        </w:rPr>
        <w:t>DISEÑO DEL SISTEMA DE TRANSMISIÓN</w:t>
      </w:r>
      <w:bookmarkEnd w:id="100"/>
      <w:bookmarkEnd w:id="101"/>
      <w:commentRangeEnd w:id="102"/>
      <w:r w:rsidR="00CE41B9">
        <w:rPr>
          <w:rStyle w:val="Refdecomentario"/>
          <w:rFonts w:asciiTheme="minorHAnsi" w:eastAsiaTheme="minorHAnsi" w:hAnsiTheme="minorHAnsi" w:cstheme="minorBidi"/>
          <w:color w:val="auto"/>
        </w:rPr>
        <w:commentReference w:id="102"/>
      </w:r>
      <w:commentRangeEnd w:id="103"/>
      <w:r w:rsidR="00BD11F0">
        <w:rPr>
          <w:rStyle w:val="Refdecomentario"/>
          <w:rFonts w:asciiTheme="minorHAnsi" w:eastAsiaTheme="minorHAnsi" w:hAnsiTheme="minorHAnsi" w:cstheme="minorBidi"/>
          <w:color w:val="auto"/>
        </w:rPr>
        <w:commentReference w:id="103"/>
      </w: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4" w:name="_Toc44511664"/>
      <w:r w:rsidRPr="00387D69">
        <w:rPr>
          <w:rFonts w:ascii="Times New Roman" w:hAnsi="Times New Roman" w:cs="Times New Roman"/>
          <w:b/>
          <w:color w:val="000000" w:themeColor="text1"/>
          <w:sz w:val="24"/>
        </w:rPr>
        <w:t>Descripción del algoritmo propuesto</w:t>
      </w:r>
      <w:bookmarkEnd w:id="104"/>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4FE26A71"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1">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AF7E75" w:rsidRPr="00CC35F9" w:rsidRDefault="00AF7E75" w:rsidP="00CC35F9">
                            <w:pPr>
                              <w:pStyle w:val="Descripcin"/>
                              <w:jc w:val="center"/>
                              <w:rPr>
                                <w:rFonts w:ascii="Times New Roman" w:hAnsi="Times New Roman" w:cs="Times New Roman"/>
                                <w:noProof/>
                                <w:sz w:val="24"/>
                              </w:rPr>
                            </w:pPr>
                            <w:bookmarkStart w:id="105"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AF7E75" w:rsidRDefault="00AF7E75"/>
                          <w:p w14:paraId="6609ACE4" w14:textId="658EC268" w:rsidR="00AF7E75" w:rsidRPr="00CC35F9" w:rsidRDefault="00AF7E75"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105"/>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6"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" stroked="f">
                <v:textbox inset="0,0,0,0">
                  <w:txbxContent>
                    <w:p w14:paraId="240F58EB" w14:textId="5C96A0AF" w:rsidR="00AF7E75" w:rsidRPr="00CC35F9" w:rsidRDefault="00AF7E75" w:rsidP="00CC35F9">
                      <w:pPr>
                        <w:pStyle w:val="Descripcin"/>
                        <w:jc w:val="center"/>
                        <w:rPr>
                          <w:rFonts w:ascii="Times New Roman" w:hAnsi="Times New Roman" w:cs="Times New Roman"/>
                          <w:noProof/>
                          <w:sz w:val="24"/>
                        </w:rPr>
                      </w:pPr>
                      <w:bookmarkStart w:id="10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AF7E75" w:rsidRDefault="00AF7E75"/>
                    <w:p w14:paraId="6609ACE4" w14:textId="658EC268" w:rsidR="00AF7E75" w:rsidRPr="00CC35F9" w:rsidRDefault="00AF7E75"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10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63BBB43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226C6857"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 xml:space="preserve">En el </w:t>
      </w:r>
      <w:r w:rsidR="00CE41B9">
        <w:rPr>
          <w:rFonts w:ascii="Times New Roman" w:hAnsi="Times New Roman" w:cs="Times New Roman"/>
          <w:sz w:val="22"/>
        </w:rPr>
        <w:t xml:space="preserve">capítulo </w:t>
      </w:r>
      <w:proofErr w:type="gramStart"/>
      <w:r w:rsidR="00CE41B9">
        <w:rPr>
          <w:rFonts w:ascii="Times New Roman" w:hAnsi="Times New Roman" w:cs="Times New Roman"/>
          <w:sz w:val="22"/>
        </w:rPr>
        <w:t xml:space="preserve">2 </w:t>
      </w:r>
      <w:r w:rsidR="0016679E" w:rsidRPr="0016679E">
        <w:rPr>
          <w:rFonts w:ascii="Times New Roman" w:hAnsi="Times New Roman" w:cs="Times New Roman"/>
          <w:sz w:val="22"/>
          <w:szCs w:val="22"/>
        </w:rPr>
        <w:t xml:space="preserve"> </w:t>
      </w:r>
      <w:r w:rsidR="00F1089F">
        <w:rPr>
          <w:rFonts w:ascii="Times New Roman" w:hAnsi="Times New Roman" w:cs="Times New Roman"/>
          <w:sz w:val="22"/>
          <w:szCs w:val="22"/>
        </w:rPr>
        <w:t>se</w:t>
      </w:r>
      <w:proofErr w:type="gramEnd"/>
      <w:r w:rsidR="00F1089F">
        <w:rPr>
          <w:rFonts w:ascii="Times New Roman" w:hAnsi="Times New Roman" w:cs="Times New Roman"/>
          <w:sz w:val="22"/>
          <w:szCs w:val="22"/>
        </w:rPr>
        <w:t xml:space="preserve"> expuso</w:t>
      </w:r>
      <w:r w:rsidR="0016679E">
        <w:rPr>
          <w:rFonts w:ascii="Times New Roman" w:hAnsi="Times New Roman" w:cs="Times New Roman"/>
          <w:sz w:val="22"/>
          <w:szCs w:val="22"/>
        </w:rPr>
        <w:t xml:space="preserve"> que el </w:t>
      </w:r>
      <w:r w:rsidR="00CE41B9">
        <w:rPr>
          <w:rFonts w:ascii="Times New Roman" w:hAnsi="Times New Roman" w:cs="Times New Roman"/>
          <w:sz w:val="22"/>
          <w:szCs w:val="22"/>
        </w:rPr>
        <w:t>SVH</w:t>
      </w:r>
      <w:r w:rsidR="0016679E">
        <w:rPr>
          <w:rFonts w:ascii="Times New Roman" w:hAnsi="Times New Roman" w:cs="Times New Roman"/>
          <w:sz w:val="22"/>
          <w:szCs w:val="22"/>
        </w:rPr>
        <w:t xml:space="preserve"> es propenso a</w:t>
      </w:r>
      <w:r w:rsidR="00CE41B9">
        <w:rPr>
          <w:rFonts w:ascii="Times New Roman" w:hAnsi="Times New Roman" w:cs="Times New Roman"/>
          <w:sz w:val="22"/>
          <w:szCs w:val="22"/>
        </w:rPr>
        <w:t xml:space="preserve"> detectar</w:t>
      </w:r>
      <w:r w:rsidR="0016679E">
        <w:rPr>
          <w:rFonts w:ascii="Times New Roman" w:hAnsi="Times New Roman" w:cs="Times New Roman"/>
          <w:sz w:val="22"/>
          <w:szCs w:val="22"/>
        </w:rPr>
        <w:t xml:space="preserve">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w:t>
      </w:r>
      <w:r w:rsidR="00CE41B9">
        <w:rPr>
          <w:rFonts w:ascii="Times New Roman" w:hAnsi="Times New Roman" w:cs="Times New Roman"/>
          <w:b/>
          <w:sz w:val="22"/>
          <w:szCs w:val="22"/>
        </w:rPr>
        <w:t>+k</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r w:rsidR="00CE41B9">
        <w:rPr>
          <w:rFonts w:ascii="Times New Roman" w:hAnsi="Times New Roman" w:cs="Times New Roman"/>
          <w:sz w:val="22"/>
          <w:szCs w:val="22"/>
        </w:rPr>
        <w:t>La decodificación podrá llevarse a cabo siempre y cuando Vi y Vi+k sean suficientemente parecidos. El algoritmo que se propone tiene esto en cuenta desde un punto de vista de comunicaciones.</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72B8ECAA"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lastRenderedPageBreak/>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w:t>
      </w:r>
      <w:proofErr w:type="gramStart"/>
      <w:r w:rsidR="00CA31BA" w:rsidRPr="003C69FA">
        <w:rPr>
          <w:rFonts w:ascii="Times New Roman" w:hAnsi="Times New Roman" w:cs="Times New Roman"/>
          <w:sz w:val="22"/>
          <w:szCs w:val="22"/>
        </w:rPr>
        <w:t xml:space="preserve">En </w:t>
      </w:r>
      <w:r w:rsidR="00A06A21">
        <w:rPr>
          <w:rFonts w:ascii="Times New Roman" w:hAnsi="Times New Roman" w:cs="Times New Roman"/>
          <w:sz w:val="22"/>
          <w:szCs w:val="22"/>
        </w:rPr>
        <w:t xml:space="preserve"> estos</w:t>
      </w:r>
      <w:proofErr w:type="gramEnd"/>
      <w:r w:rsidR="00A06A21">
        <w:rPr>
          <w:rFonts w:ascii="Times New Roman" w:hAnsi="Times New Roman" w:cs="Times New Roman"/>
          <w:sz w:val="22"/>
          <w:szCs w:val="22"/>
        </w:rPr>
        <w:t xml:space="preserve">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2">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AF7E75" w:rsidRPr="008F3D6C" w:rsidRDefault="00AF7E75" w:rsidP="008F3D6C">
                            <w:pPr>
                              <w:pStyle w:val="Descripcin"/>
                              <w:jc w:val="center"/>
                              <w:rPr>
                                <w:rFonts w:ascii="Times New Roman" w:hAnsi="Times New Roman" w:cs="Times New Roman"/>
                                <w:noProof/>
                                <w:sz w:val="24"/>
                              </w:rPr>
                            </w:pPr>
                            <w:bookmarkStart w:id="107"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AF7E75" w:rsidRDefault="00AF7E75"/>
                          <w:p w14:paraId="194A200C" w14:textId="56424326" w:rsidR="00AF7E75" w:rsidRPr="008F3D6C" w:rsidRDefault="00AF7E75"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107"/>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7"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oyb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hecOyhPRR+j7yDu51nThRvjwJJAah2jRMIRHWioDbcHhbHFW&#13;&#10;A/78mz/mUz0pyllLjVhw/+MgUHFmvlmqdOzawcDB2A2GPTQrIKpUPHpNMukABjOYFULzQjOyjLdQ&#13;&#10;SFhJdxU8DOYq9ONAMybVcpmSqDedCBu7dTJCD8I+dy8C3bkssTceYGhRkb+rTp/by7w8BKh0Kl0U&#13;&#10;tlfxrDf1dSr+eQbj4Lzdp6zXP8XiFwA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aaMmzcCAABxBAAADgAAAAAA&#13;&#10;AAAAAAAAAAAuAgAAZHJzL2Uyb0RvYy54bWxQSwECLQAUAAYACAAAACEA6Z/LreIAAAAOAQAADwAA&#13;&#10;AAAAAAAAAAAAAACRBAAAZHJzL2Rvd25yZXYueG1sUEsFBgAAAAAEAAQA8wAAAKAFAAAAAA==&#13;&#10;" stroked="f">
                <v:textbox inset="0,0,0,0">
                  <w:txbxContent>
                    <w:p w14:paraId="521BC8A9" w14:textId="0E069C1A" w:rsidR="00AF7E75" w:rsidRPr="008F3D6C" w:rsidRDefault="00AF7E75" w:rsidP="008F3D6C">
                      <w:pPr>
                        <w:pStyle w:val="Descripcin"/>
                        <w:jc w:val="center"/>
                        <w:rPr>
                          <w:rFonts w:ascii="Times New Roman" w:hAnsi="Times New Roman" w:cs="Times New Roman"/>
                          <w:noProof/>
                          <w:sz w:val="24"/>
                        </w:rPr>
                      </w:pPr>
                      <w:bookmarkStart w:id="10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AF7E75" w:rsidRDefault="00AF7E75"/>
                    <w:p w14:paraId="194A200C" w14:textId="56424326" w:rsidR="00AF7E75" w:rsidRPr="008F3D6C" w:rsidRDefault="00AF7E75"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10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2FC64906"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3">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AF7E75" w:rsidRPr="003B08EE" w:rsidRDefault="00AF7E75" w:rsidP="00BB7269">
                            <w:pPr>
                              <w:pStyle w:val="Descripcin"/>
                              <w:jc w:val="center"/>
                              <w:rPr>
                                <w:rFonts w:ascii="Times New Roman" w:hAnsi="Times New Roman" w:cs="Times New Roman"/>
                                <w:noProof/>
                                <w:sz w:val="24"/>
                              </w:rPr>
                            </w:pPr>
                            <w:bookmarkStart w:id="109"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AF7E75" w:rsidRDefault="00AF7E75"/>
                          <w:p w14:paraId="536F144A" w14:textId="19390BC2" w:rsidR="00AF7E75" w:rsidRPr="003B08EE" w:rsidRDefault="00AF7E75"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109"/>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8"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0ocm86AgAAcQQAAA4A&#13;&#10;AAAAAAAAAAAAAAAALgIAAGRycy9lMm9Eb2MueG1sUEsBAi0AFAAGAAgAAAAhAFR3HPDjAAAADwEA&#13;&#10;AA8AAAAAAAAAAAAAAAAAlAQAAGRycy9kb3ducmV2LnhtbFBLBQYAAAAABAAEAPMAAACkBQAAAAA=&#13;&#10;" stroked="f">
                <v:textbox inset="0,0,0,0">
                  <w:txbxContent>
                    <w:p w14:paraId="1B33F49C" w14:textId="365ACE2F" w:rsidR="00AF7E75" w:rsidRPr="003B08EE" w:rsidRDefault="00AF7E75" w:rsidP="00BB7269">
                      <w:pPr>
                        <w:pStyle w:val="Descripcin"/>
                        <w:jc w:val="center"/>
                        <w:rPr>
                          <w:rFonts w:ascii="Times New Roman" w:hAnsi="Times New Roman" w:cs="Times New Roman"/>
                          <w:noProof/>
                          <w:sz w:val="24"/>
                        </w:rPr>
                      </w:pPr>
                      <w:bookmarkStart w:id="11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AF7E75" w:rsidRDefault="00AF7E75"/>
                    <w:p w14:paraId="536F144A" w14:textId="19390BC2" w:rsidR="00AF7E75" w:rsidRPr="003B08EE" w:rsidRDefault="00AF7E75"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11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w:t>
      </w:r>
      <w:r w:rsidRPr="00387D69">
        <w:rPr>
          <w:rFonts w:ascii="Times New Roman" w:hAnsi="Times New Roman" w:cs="Times New Roman"/>
          <w:sz w:val="22"/>
        </w:rPr>
        <w:lastRenderedPageBreak/>
        <w:t>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07C3BC08"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11"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111"/>
    </w:p>
    <w:p w14:paraId="1AA01A64" w14:textId="77777777" w:rsidR="005B066E" w:rsidRDefault="005B066E" w:rsidP="00384DB0">
      <w:pPr>
        <w:spacing w:line="360" w:lineRule="auto"/>
        <w:jc w:val="both"/>
        <w:rPr>
          <w:rFonts w:ascii="Times New Roman" w:hAnsi="Times New Roman" w:cs="Times New Roman"/>
          <w:sz w:val="22"/>
        </w:rPr>
      </w:pPr>
    </w:p>
    <w:p w14:paraId="3F352391" w14:textId="50DFB61F"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w:t>
      </w:r>
      <w:r w:rsidR="00CE41B9">
        <w:rPr>
          <w:rFonts w:ascii="Times New Roman" w:hAnsi="Times New Roman" w:cs="Times New Roman"/>
          <w:sz w:val="22"/>
        </w:rPr>
        <w:t>y consta</w:t>
      </w:r>
      <w:r w:rsidR="00CE41B9" w:rsidRPr="005B066E">
        <w:rPr>
          <w:rFonts w:ascii="Times New Roman" w:hAnsi="Times New Roman" w:cs="Times New Roman"/>
          <w:sz w:val="22"/>
        </w:rPr>
        <w:t xml:space="preserve"> </w:t>
      </w:r>
      <w:r w:rsidR="00CE41B9">
        <w:rPr>
          <w:rFonts w:ascii="Times New Roman" w:hAnsi="Times New Roman" w:cs="Times New Roman"/>
          <w:sz w:val="22"/>
        </w:rPr>
        <w:t>de</w:t>
      </w:r>
      <w:r w:rsidR="00CE41B9" w:rsidRPr="005B066E">
        <w:rPr>
          <w:rFonts w:ascii="Times New Roman" w:hAnsi="Times New Roman" w:cs="Times New Roman"/>
          <w:sz w:val="22"/>
        </w:rPr>
        <w:t xml:space="preserve"> </w:t>
      </w:r>
      <w:r w:rsidRPr="005B066E">
        <w:rPr>
          <w:rFonts w:ascii="Times New Roman" w:hAnsi="Times New Roman" w:cs="Times New Roman"/>
          <w:sz w:val="22"/>
        </w:rPr>
        <w:t xml:space="preserve">un emisor y un receptor. </w:t>
      </w:r>
      <w:r w:rsidR="00B00354">
        <w:rPr>
          <w:rFonts w:ascii="Times New Roman" w:hAnsi="Times New Roman" w:cs="Times New Roman"/>
          <w:sz w:val="22"/>
        </w:rPr>
        <w:t xml:space="preserve">En este caso </w:t>
      </w:r>
      <w:r w:rsidR="00CE41B9">
        <w:rPr>
          <w:rFonts w:ascii="Times New Roman" w:hAnsi="Times New Roman" w:cs="Times New Roman"/>
          <w:sz w:val="22"/>
        </w:rPr>
        <w:t xml:space="preserve">se presta </w:t>
      </w:r>
      <w:r w:rsidR="00B00354">
        <w:rPr>
          <w:rFonts w:ascii="Times New Roman" w:hAnsi="Times New Roman" w:cs="Times New Roman"/>
          <w:sz w:val="22"/>
        </w:rPr>
        <w:t>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r w:rsidR="00CE41B9">
        <w:rPr>
          <w:rFonts w:ascii="Times New Roman" w:hAnsi="Times New Roman" w:cs="Times New Roman"/>
          <w:sz w:val="22"/>
        </w:rPr>
        <w:t xml:space="preserve">Éste </w:t>
      </w:r>
      <w:r w:rsidRPr="005B066E">
        <w:rPr>
          <w:rFonts w:ascii="Times New Roman" w:hAnsi="Times New Roman" w:cs="Times New Roman"/>
          <w:sz w:val="22"/>
        </w:rPr>
        <w:t xml:space="preserve">toma como entrada un flujo de vídeo y un flujo de </w:t>
      </w:r>
      <w:bookmarkStart w:id="112" w:name="_GoBack"/>
      <w:bookmarkEnd w:id="112"/>
      <w:r w:rsidRPr="005B066E">
        <w:rPr>
          <w:rFonts w:ascii="Times New Roman" w:hAnsi="Times New Roman" w:cs="Times New Roman"/>
          <w:sz w:val="22"/>
        </w:rPr>
        <w:t>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commentRangeStart w:id="113"/>
      <w:ins w:id="114" w:author="Víctor Guerra Yánez" w:date="2020-07-04T21:20:00Z">
        <w:r w:rsidR="00697137">
          <w:rPr>
            <w:rFonts w:ascii="Times New Roman" w:hAnsi="Times New Roman" w:cs="Times New Roman"/>
            <w:sz w:val="22"/>
          </w:rPr>
          <w:t xml:space="preserve"> (Figura XXX)</w:t>
        </w:r>
      </w:ins>
      <w:r w:rsidR="00B1434C" w:rsidRPr="00DA6199">
        <w:rPr>
          <w:rFonts w:ascii="Times New Roman" w:hAnsi="Times New Roman" w:cs="Times New Roman"/>
          <w:sz w:val="22"/>
        </w:rPr>
        <w:t>:</w:t>
      </w:r>
      <w:commentRangeEnd w:id="113"/>
      <w:r w:rsidR="00697137">
        <w:rPr>
          <w:rStyle w:val="Refdecomentario"/>
        </w:rPr>
        <w:commentReference w:id="113"/>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2ECC0F78" w14:textId="52ED88AD" w:rsidR="00471EB5" w:rsidRDefault="00471EB5" w:rsidP="00384DB0">
      <w:pPr>
        <w:pStyle w:val="Prrafodelista"/>
        <w:numPr>
          <w:ilvl w:val="0"/>
          <w:numId w:val="9"/>
        </w:numPr>
        <w:spacing w:line="360" w:lineRule="auto"/>
        <w:jc w:val="both"/>
        <w:rPr>
          <w:rFonts w:ascii="Times New Roman" w:hAnsi="Times New Roman" w:cs="Times New Roman"/>
          <w:b/>
          <w:sz w:val="22"/>
        </w:rPr>
      </w:pPr>
      <w:r>
        <w:rPr>
          <w:rFonts w:ascii="Times New Roman" w:hAnsi="Times New Roman" w:cs="Times New Roman"/>
          <w:b/>
          <w:sz w:val="22"/>
        </w:rPr>
        <w:lastRenderedPageBreak/>
        <w:t>Decisor</w:t>
      </w:r>
      <w:r w:rsidR="00BD11F0">
        <w:rPr>
          <w:rFonts w:ascii="Times New Roman" w:hAnsi="Times New Roman" w:cs="Times New Roman"/>
          <w:b/>
          <w:sz w:val="22"/>
        </w:rPr>
        <w:t xml:space="preserve">. </w:t>
      </w:r>
    </w:p>
    <w:p w14:paraId="1F2E91D2" w14:textId="77777777" w:rsidR="00471EB5" w:rsidRPr="00471EB5" w:rsidRDefault="00471EB5" w:rsidP="00471EB5">
      <w:pPr>
        <w:spacing w:line="360" w:lineRule="auto"/>
        <w:jc w:val="both"/>
        <w:rPr>
          <w:rFonts w:ascii="Times New Roman" w:hAnsi="Times New Roman" w:cs="Times New Roman"/>
          <w:b/>
          <w:sz w:val="22"/>
        </w:rPr>
      </w:pPr>
    </w:p>
    <w:p w14:paraId="755CED3B" w14:textId="31589828"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commentRangeStart w:id="115"/>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w:t>
      </w:r>
      <w:commentRangeEnd w:id="115"/>
      <w:r w:rsidR="00697137">
        <w:rPr>
          <w:rStyle w:val="Refdecomentario"/>
        </w:rPr>
        <w:commentReference w:id="115"/>
      </w:r>
      <w:r w:rsidR="00EC3D50" w:rsidRPr="00D70E23">
        <w:rPr>
          <w:rFonts w:ascii="Times New Roman" w:hAnsi="Times New Roman" w:cs="Times New Roman"/>
          <w:sz w:val="22"/>
        </w:rPr>
        <w:t xml:space="preserv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w:t>
      </w:r>
      <w:r w:rsidR="00697137">
        <w:rPr>
          <w:rFonts w:ascii="Times New Roman" w:hAnsi="Times New Roman" w:cs="Times New Roman"/>
          <w:sz w:val="22"/>
        </w:rPr>
        <w:t>Sequence</w:t>
      </w:r>
      <w:r w:rsidR="00697137" w:rsidRPr="00D70E23">
        <w:rPr>
          <w:rFonts w:ascii="Times New Roman" w:hAnsi="Times New Roman" w:cs="Times New Roman"/>
          <w:sz w:val="22"/>
        </w:rPr>
        <w:t xml:space="preserve"> </w:t>
      </w:r>
      <w:r w:rsidR="00DB227E" w:rsidRPr="00D70E23">
        <w:rPr>
          <w:rFonts w:ascii="Times New Roman" w:hAnsi="Times New Roman" w:cs="Times New Roman"/>
          <w:sz w:val="22"/>
        </w:rPr>
        <w:t xml:space="preserve">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4">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AF7E75" w:rsidRPr="001D0137" w:rsidRDefault="00AF7E75" w:rsidP="00E902A5">
                            <w:pPr>
                              <w:pStyle w:val="Descripcin"/>
                              <w:jc w:val="both"/>
                              <w:rPr>
                                <w:rFonts w:ascii="Times New Roman" w:hAnsi="Times New Roman" w:cs="Times New Roman"/>
                                <w:b/>
                                <w:noProof/>
                                <w:sz w:val="24"/>
                              </w:rPr>
                            </w:pPr>
                            <w:bookmarkStart w:id="116"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AF7E75" w:rsidRDefault="00AF7E75"/>
                          <w:p w14:paraId="028D764A" w14:textId="701DC041" w:rsidR="00AF7E75" w:rsidRPr="001D0137" w:rsidRDefault="00AF7E75"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116"/>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9"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05Eu1TkCAABxBAAADgAA&#13;&#10;AAAAAAAAAAAAAAAuAgAAZHJzL2Uyb0RvYy54bWxQSwECLQAUAAYACAAAACEA5J6PfuMAAAANAQAA&#13;&#10;DwAAAAAAAAAAAAAAAACTBAAAZHJzL2Rvd25yZXYueG1sUEsFBgAAAAAEAAQA8wAAAKMFAAAAAA==&#13;&#10;" stroked="f">
                <v:textbox inset="0,0,0,0">
                  <w:txbxContent>
                    <w:p w14:paraId="23B29330" w14:textId="46F27BD9" w:rsidR="00AF7E75" w:rsidRPr="001D0137" w:rsidRDefault="00AF7E75" w:rsidP="00E902A5">
                      <w:pPr>
                        <w:pStyle w:val="Descripcin"/>
                        <w:jc w:val="both"/>
                        <w:rPr>
                          <w:rFonts w:ascii="Times New Roman" w:hAnsi="Times New Roman" w:cs="Times New Roman"/>
                          <w:b/>
                          <w:noProof/>
                          <w:sz w:val="24"/>
                        </w:rPr>
                      </w:pPr>
                      <w:bookmarkStart w:id="117"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AF7E75" w:rsidRDefault="00AF7E75"/>
                    <w:p w14:paraId="028D764A" w14:textId="701DC041" w:rsidR="00AF7E75" w:rsidRPr="001D0137" w:rsidRDefault="00AF7E75"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117"/>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296D7DB0" w:rsidR="00BB7269" w:rsidRDefault="00BB7269" w:rsidP="00384DB0">
      <w:pPr>
        <w:spacing w:line="360" w:lineRule="auto"/>
        <w:jc w:val="both"/>
        <w:rPr>
          <w:rFonts w:ascii="Times New Roman" w:hAnsi="Times New Roman" w:cs="Times New Roman"/>
          <w:sz w:val="22"/>
        </w:rPr>
      </w:pPr>
    </w:p>
    <w:p w14:paraId="687BA446" w14:textId="4A61FA69" w:rsidR="00AF7E75" w:rsidRDefault="00AF7E75" w:rsidP="00AF7E75">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Del mismo modo, el encoder utiliza </w:t>
      </w:r>
      <w:r w:rsidR="004B1EDE">
        <w:rPr>
          <w:rFonts w:ascii="Times New Roman" w:hAnsi="Times New Roman" w:cs="Times New Roman"/>
          <w:sz w:val="22"/>
        </w:rPr>
        <w:t xml:space="preserve">un esquema diferencial, usando códigos de Hadamard porque tienen energía nula y poseen la característica de ortogonalidad. </w:t>
      </w:r>
    </w:p>
    <w:p w14:paraId="6819AF4D" w14:textId="3C66F9CF" w:rsidR="00AF7E75" w:rsidRDefault="00AF7E75" w:rsidP="00AF7E75">
      <w:pPr>
        <w:pStyle w:val="Prrafodelista"/>
        <w:spacing w:line="360" w:lineRule="auto"/>
        <w:ind w:left="360"/>
        <w:jc w:val="both"/>
        <w:rPr>
          <w:rFonts w:ascii="Times New Roman" w:hAnsi="Times New Roman" w:cs="Times New Roman"/>
          <w:sz w:val="22"/>
        </w:rPr>
      </w:pPr>
    </w:p>
    <w:p w14:paraId="371471D0"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commentRangeStart w:id="118"/>
      <w:r w:rsidRPr="004B1EDE">
        <w:rPr>
          <w:rFonts w:ascii="Times New Roman" w:hAnsi="Times New Roman" w:cs="Times New Roman"/>
          <w:b/>
          <w:sz w:val="22"/>
        </w:rPr>
        <w:t>Código</w:t>
      </w:r>
      <w:r w:rsidRPr="00C135E2">
        <w:rPr>
          <w:rFonts w:ascii="Times New Roman" w:hAnsi="Times New Roman" w:cs="Times New Roman"/>
          <w:b/>
          <w:sz w:val="22"/>
        </w:rPr>
        <w:t xml:space="preserve"> Hadamard</w:t>
      </w:r>
      <w:r w:rsidRPr="00387D69">
        <w:rPr>
          <w:rFonts w:ascii="Times New Roman" w:hAnsi="Times New Roman" w:cs="Times New Roman"/>
          <w:sz w:val="22"/>
        </w:rPr>
        <w:t>.</w:t>
      </w:r>
    </w:p>
    <w:p w14:paraId="265F15C6" w14:textId="77777777" w:rsidR="00AF7E75" w:rsidRPr="00387D69" w:rsidRDefault="00AF7E75" w:rsidP="00AF7E75">
      <w:pPr>
        <w:spacing w:line="360" w:lineRule="auto"/>
        <w:jc w:val="both"/>
        <w:rPr>
          <w:rFonts w:ascii="Times New Roman" w:hAnsi="Times New Roman" w:cs="Times New Roman"/>
          <w:sz w:val="22"/>
        </w:rPr>
      </w:pPr>
    </w:p>
    <w:p w14:paraId="28D32546"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Pr>
          <w:rFonts w:ascii="Times New Roman" w:hAnsi="Times New Roman" w:cs="Times New Roman"/>
          <w:sz w:val="22"/>
        </w:rPr>
        <w:t xml:space="preserve">La codificación Manchester ayuda a eliminar el efecto de parpadeo de la luz. </w:t>
      </w:r>
    </w:p>
    <w:p w14:paraId="4749A7D3" w14:textId="77777777" w:rsidR="00AF7E75" w:rsidRPr="00387D69" w:rsidRDefault="00AF7E75" w:rsidP="00AF7E75">
      <w:pPr>
        <w:spacing w:line="360" w:lineRule="auto"/>
        <w:jc w:val="both"/>
        <w:rPr>
          <w:rFonts w:ascii="Times New Roman" w:hAnsi="Times New Roman" w:cs="Times New Roman"/>
          <w:sz w:val="22"/>
        </w:rPr>
      </w:pPr>
    </w:p>
    <w:p w14:paraId="6FB828BC"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C135E2">
        <w:rPr>
          <w:rFonts w:ascii="Times New Roman" w:hAnsi="Times New Roman" w:cs="Times New Roman"/>
          <w:b/>
          <w:sz w:val="22"/>
        </w:rPr>
        <w:t>Técnicas de espectro ensanchado</w:t>
      </w:r>
      <w:r w:rsidRPr="00387D69">
        <w:rPr>
          <w:rFonts w:ascii="Times New Roman" w:hAnsi="Times New Roman" w:cs="Times New Roman"/>
          <w:sz w:val="22"/>
        </w:rPr>
        <w:t xml:space="preserve">. </w:t>
      </w:r>
      <w:commentRangeEnd w:id="118"/>
      <w:r>
        <w:rPr>
          <w:rStyle w:val="Refdecomentario"/>
        </w:rPr>
        <w:commentReference w:id="118"/>
      </w:r>
    </w:p>
    <w:p w14:paraId="558A560F" w14:textId="77777777" w:rsidR="00AF7E75" w:rsidRDefault="00AF7E75" w:rsidP="00AF7E75">
      <w:pPr>
        <w:pStyle w:val="Prrafodelista"/>
        <w:spacing w:line="360" w:lineRule="auto"/>
        <w:ind w:left="360"/>
        <w:jc w:val="both"/>
        <w:rPr>
          <w:rFonts w:ascii="Times New Roman" w:hAnsi="Times New Roman" w:cs="Times New Roman"/>
          <w:sz w:val="22"/>
        </w:rPr>
      </w:pPr>
    </w:p>
    <w:p w14:paraId="5A33E223" w14:textId="77777777" w:rsidR="00AF7E75" w:rsidRPr="00AF7E75" w:rsidRDefault="00AF7E75" w:rsidP="00AF7E75">
      <w:pPr>
        <w:pStyle w:val="Prrafodelista"/>
        <w:spacing w:line="360" w:lineRule="auto"/>
        <w:ind w:left="360"/>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lastRenderedPageBreak/>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36F5AF4A"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0A527497" w14:textId="77777777" w:rsidR="004B1EDE" w:rsidRDefault="004B1EDE" w:rsidP="004B1EDE">
      <w:pPr>
        <w:pStyle w:val="Prrafodelista"/>
        <w:spacing w:line="360" w:lineRule="auto"/>
        <w:ind w:left="360"/>
        <w:jc w:val="both"/>
        <w:rPr>
          <w:rFonts w:ascii="Times New Roman" w:hAnsi="Times New Roman" w:cs="Times New Roman"/>
          <w:sz w:val="22"/>
        </w:rPr>
      </w:pPr>
    </w:p>
    <w:p w14:paraId="52EF073E" w14:textId="124DA269" w:rsidR="004B1EDE" w:rsidRDefault="004B1EDE" w:rsidP="00384DB0">
      <w:pPr>
        <w:pStyle w:val="Prrafodelista"/>
        <w:numPr>
          <w:ilvl w:val="0"/>
          <w:numId w:val="9"/>
        </w:numPr>
        <w:spacing w:line="360" w:lineRule="auto"/>
        <w:jc w:val="both"/>
        <w:rPr>
          <w:rFonts w:ascii="Times New Roman" w:hAnsi="Times New Roman" w:cs="Times New Roman"/>
          <w:sz w:val="22"/>
        </w:rPr>
      </w:pPr>
      <w:commentRangeStart w:id="119"/>
      <w:r w:rsidRPr="004B1EDE">
        <w:rPr>
          <w:rFonts w:ascii="Times New Roman" w:hAnsi="Times New Roman" w:cs="Times New Roman"/>
          <w:b/>
          <w:sz w:val="22"/>
        </w:rPr>
        <w:t>Localizadores</w:t>
      </w:r>
      <w:r>
        <w:rPr>
          <w:rFonts w:ascii="Times New Roman" w:hAnsi="Times New Roman" w:cs="Times New Roman"/>
          <w:sz w:val="22"/>
        </w:rPr>
        <w:t xml:space="preserve">. </w:t>
      </w:r>
      <w:commentRangeEnd w:id="119"/>
      <w:r>
        <w:rPr>
          <w:rStyle w:val="Refdecomentario"/>
        </w:rPr>
        <w:commentReference w:id="119"/>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0"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120"/>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w:t>
      </w:r>
      <w:r w:rsidR="00FE074C" w:rsidRPr="00DC0EE4">
        <w:rPr>
          <w:rFonts w:ascii="Times New Roman" w:hAnsi="Times New Roman" w:cs="Times New Roman"/>
          <w:sz w:val="22"/>
        </w:rPr>
        <w:lastRenderedPageBreak/>
        <w:t xml:space="preserve">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36861445"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w:t>
      </w:r>
      <w:r w:rsidR="007D2038" w:rsidRPr="00DE57C6">
        <w:rPr>
          <w:rFonts w:ascii="Times New Roman" w:hAnsi="Times New Roman" w:cs="Times New Roman"/>
          <w:sz w:val="22"/>
        </w:rPr>
        <w:lastRenderedPageBreak/>
        <w:t xml:space="preserve">caso, se pueden asumir algunas oscilaciones en los píxeles, especialmente cuando la cámara no es estable, donde los píxeles parecen interferir entre sí, causando eventualmente un efecto visual borroso en la imagen, lo que se conoce como motion-blur. </w:t>
      </w:r>
      <w:r w:rsidR="00697137">
        <w:rPr>
          <w:rFonts w:ascii="Times New Roman" w:hAnsi="Times New Roman" w:cs="Times New Roman"/>
          <w:sz w:val="22"/>
        </w:rPr>
        <w:t>Este efecto es más notable en cámaras global shutter que en cámaras Rolling shutter, por lo que en general puede despreciarse en este trabajo.</w:t>
      </w:r>
    </w:p>
    <w:p w14:paraId="268ABF58" w14:textId="77777777" w:rsidR="00DE57C6" w:rsidRPr="00E37E3E" w:rsidRDefault="00DE57C6" w:rsidP="00384DB0">
      <w:pPr>
        <w:spacing w:line="360" w:lineRule="auto"/>
        <w:jc w:val="both"/>
        <w:rPr>
          <w:rFonts w:ascii="Times New Roman" w:hAnsi="Times New Roman" w:cs="Times New Roman"/>
          <w:sz w:val="22"/>
        </w:rPr>
      </w:pPr>
    </w:p>
    <w:p w14:paraId="716DFD0A" w14:textId="0D4A9CB6" w:rsidR="00050C31" w:rsidRPr="00AF7E75" w:rsidRDefault="00697137" w:rsidP="00AF7E75">
      <w:pPr>
        <w:spacing w:line="360" w:lineRule="auto"/>
        <w:jc w:val="both"/>
        <w:rPr>
          <w:sz w:val="22"/>
        </w:rPr>
      </w:pPr>
      <w:r>
        <w:rPr>
          <w:rStyle w:val="Refdecomentario"/>
        </w:rPr>
        <w:commentReference w:id="121"/>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2" w:name="_Toc44511676"/>
      <w:commentRangeStart w:id="123"/>
      <w:r w:rsidRPr="00387D69">
        <w:rPr>
          <w:rFonts w:ascii="Times New Roman" w:hAnsi="Times New Roman" w:cs="Times New Roman"/>
          <w:b/>
          <w:color w:val="000000" w:themeColor="text1"/>
          <w:sz w:val="24"/>
        </w:rPr>
        <w:t>Implementación</w:t>
      </w:r>
      <w:bookmarkEnd w:id="122"/>
      <w:commentRangeEnd w:id="123"/>
      <w:r w:rsidR="00697137">
        <w:rPr>
          <w:rStyle w:val="Refdecomentario"/>
          <w:rFonts w:asciiTheme="minorHAnsi" w:eastAsiaTheme="minorHAnsi" w:hAnsiTheme="minorHAnsi" w:cstheme="minorBidi"/>
          <w:color w:val="auto"/>
        </w:rPr>
        <w:commentReference w:id="123"/>
      </w:r>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4A206213"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384DB0">
      <w:pPr>
        <w:tabs>
          <w:tab w:val="left" w:pos="946"/>
        </w:tabs>
        <w:spacing w:line="360" w:lineRule="auto"/>
        <w:jc w:val="both"/>
        <w:rPr>
          <w:rFonts w:ascii="Times New Roman" w:hAnsi="Times New Roman" w:cs="Times New Roman"/>
          <w:b/>
          <w:sz w:val="28"/>
        </w:rPr>
      </w:pPr>
    </w:p>
    <w:p w14:paraId="1C0F59EC" w14:textId="13F982D6" w:rsidR="007E5546" w:rsidRDefault="007E5546" w:rsidP="00384DB0">
      <w:pPr>
        <w:tabs>
          <w:tab w:val="left" w:pos="946"/>
        </w:tabs>
        <w:spacing w:line="360" w:lineRule="auto"/>
        <w:jc w:val="both"/>
        <w:rPr>
          <w:rFonts w:ascii="Times New Roman" w:hAnsi="Times New Roman" w:cs="Times New Roman"/>
          <w:b/>
          <w:sz w:val="28"/>
        </w:rPr>
      </w:pPr>
    </w:p>
    <w:p w14:paraId="661D05E2" w14:textId="77777777" w:rsidR="007E5546" w:rsidRDefault="007E5546" w:rsidP="00384DB0">
      <w:pPr>
        <w:tabs>
          <w:tab w:val="left" w:pos="946"/>
        </w:tabs>
        <w:spacing w:line="360" w:lineRule="auto"/>
        <w:jc w:val="both"/>
        <w:rPr>
          <w:rFonts w:ascii="Times New Roman" w:hAnsi="Times New Roman" w:cs="Times New Roman"/>
          <w:b/>
          <w:sz w:val="28"/>
        </w:rPr>
      </w:pP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4EE91824" w:rsidR="007A37BA" w:rsidRDefault="007A37BA" w:rsidP="00384DB0">
      <w:pPr>
        <w:tabs>
          <w:tab w:val="left" w:pos="946"/>
        </w:tabs>
        <w:spacing w:line="360" w:lineRule="auto"/>
        <w:jc w:val="both"/>
        <w:rPr>
          <w:rFonts w:ascii="Times New Roman" w:hAnsi="Times New Roman" w:cs="Times New Roman"/>
          <w:b/>
          <w:sz w:val="28"/>
        </w:rPr>
      </w:pPr>
    </w:p>
    <w:p w14:paraId="5F4FFB69" w14:textId="1A6CDF49" w:rsidR="00C135E2" w:rsidRDefault="00C135E2" w:rsidP="00384DB0">
      <w:pPr>
        <w:tabs>
          <w:tab w:val="left" w:pos="946"/>
        </w:tabs>
        <w:spacing w:line="360" w:lineRule="auto"/>
        <w:jc w:val="both"/>
        <w:rPr>
          <w:rFonts w:ascii="Times New Roman" w:hAnsi="Times New Roman" w:cs="Times New Roman"/>
          <w:b/>
          <w:sz w:val="28"/>
        </w:rPr>
      </w:pPr>
    </w:p>
    <w:p w14:paraId="5DBEBBD3" w14:textId="7938725A" w:rsidR="00C135E2" w:rsidRDefault="00C135E2" w:rsidP="00384DB0">
      <w:pPr>
        <w:tabs>
          <w:tab w:val="left" w:pos="946"/>
        </w:tabs>
        <w:spacing w:line="360" w:lineRule="auto"/>
        <w:jc w:val="both"/>
        <w:rPr>
          <w:rFonts w:ascii="Times New Roman" w:hAnsi="Times New Roman" w:cs="Times New Roman"/>
          <w:b/>
          <w:sz w:val="28"/>
        </w:rPr>
      </w:pPr>
    </w:p>
    <w:p w14:paraId="0587EBB2" w14:textId="4A69CF06" w:rsidR="00C135E2" w:rsidRDefault="00C135E2" w:rsidP="00384DB0">
      <w:pPr>
        <w:tabs>
          <w:tab w:val="left" w:pos="946"/>
        </w:tabs>
        <w:spacing w:line="360" w:lineRule="auto"/>
        <w:jc w:val="both"/>
        <w:rPr>
          <w:rFonts w:ascii="Times New Roman" w:hAnsi="Times New Roman" w:cs="Times New Roman"/>
          <w:b/>
          <w:sz w:val="28"/>
        </w:rPr>
      </w:pPr>
    </w:p>
    <w:p w14:paraId="5837FE55" w14:textId="7724E4F5" w:rsidR="00C135E2" w:rsidRDefault="00C135E2" w:rsidP="00384DB0">
      <w:pPr>
        <w:tabs>
          <w:tab w:val="left" w:pos="946"/>
        </w:tabs>
        <w:spacing w:line="360" w:lineRule="auto"/>
        <w:jc w:val="both"/>
        <w:rPr>
          <w:rFonts w:ascii="Times New Roman" w:hAnsi="Times New Roman" w:cs="Times New Roman"/>
          <w:b/>
          <w:sz w:val="28"/>
        </w:rPr>
      </w:pPr>
    </w:p>
    <w:p w14:paraId="5D70824A" w14:textId="40433151" w:rsidR="00C135E2" w:rsidRDefault="00C135E2" w:rsidP="00384DB0">
      <w:pPr>
        <w:tabs>
          <w:tab w:val="left" w:pos="946"/>
        </w:tabs>
        <w:spacing w:line="360" w:lineRule="auto"/>
        <w:jc w:val="both"/>
        <w:rPr>
          <w:rFonts w:ascii="Times New Roman" w:hAnsi="Times New Roman" w:cs="Times New Roman"/>
          <w:b/>
          <w:sz w:val="28"/>
        </w:rPr>
      </w:pPr>
    </w:p>
    <w:p w14:paraId="6CC7C17F" w14:textId="46571382" w:rsidR="00C135E2" w:rsidRDefault="00C135E2" w:rsidP="00384DB0">
      <w:pPr>
        <w:tabs>
          <w:tab w:val="left" w:pos="946"/>
        </w:tabs>
        <w:spacing w:line="360" w:lineRule="auto"/>
        <w:jc w:val="both"/>
        <w:rPr>
          <w:rFonts w:ascii="Times New Roman" w:hAnsi="Times New Roman" w:cs="Times New Roman"/>
          <w:b/>
          <w:sz w:val="28"/>
        </w:rPr>
      </w:pPr>
    </w:p>
    <w:p w14:paraId="15942B22" w14:textId="70478713" w:rsidR="00C135E2" w:rsidRDefault="00C135E2" w:rsidP="00384DB0">
      <w:pPr>
        <w:tabs>
          <w:tab w:val="left" w:pos="946"/>
        </w:tabs>
        <w:spacing w:line="360" w:lineRule="auto"/>
        <w:jc w:val="both"/>
        <w:rPr>
          <w:rFonts w:ascii="Times New Roman" w:hAnsi="Times New Roman" w:cs="Times New Roman"/>
          <w:b/>
          <w:sz w:val="28"/>
        </w:rPr>
      </w:pPr>
    </w:p>
    <w:p w14:paraId="0315C7F0" w14:textId="75A3E22E" w:rsidR="00C135E2" w:rsidRDefault="00C135E2" w:rsidP="00384DB0">
      <w:pPr>
        <w:tabs>
          <w:tab w:val="left" w:pos="946"/>
        </w:tabs>
        <w:spacing w:line="360" w:lineRule="auto"/>
        <w:jc w:val="both"/>
        <w:rPr>
          <w:rFonts w:ascii="Times New Roman" w:hAnsi="Times New Roman" w:cs="Times New Roman"/>
          <w:b/>
          <w:sz w:val="28"/>
        </w:rPr>
      </w:pPr>
    </w:p>
    <w:p w14:paraId="2B28EE0F" w14:textId="5C417CDB" w:rsidR="00C135E2" w:rsidRDefault="00C135E2" w:rsidP="00384DB0">
      <w:pPr>
        <w:tabs>
          <w:tab w:val="left" w:pos="946"/>
        </w:tabs>
        <w:spacing w:line="360" w:lineRule="auto"/>
        <w:jc w:val="both"/>
        <w:rPr>
          <w:rFonts w:ascii="Times New Roman" w:hAnsi="Times New Roman" w:cs="Times New Roman"/>
          <w:b/>
          <w:sz w:val="28"/>
        </w:rPr>
      </w:pPr>
    </w:p>
    <w:p w14:paraId="575FBB5E" w14:textId="0EA3EEE0" w:rsidR="00C135E2" w:rsidRDefault="00C135E2" w:rsidP="00384DB0">
      <w:pPr>
        <w:tabs>
          <w:tab w:val="left" w:pos="946"/>
        </w:tabs>
        <w:spacing w:line="360" w:lineRule="auto"/>
        <w:jc w:val="both"/>
        <w:rPr>
          <w:rFonts w:ascii="Times New Roman" w:hAnsi="Times New Roman" w:cs="Times New Roman"/>
          <w:b/>
          <w:sz w:val="28"/>
        </w:rPr>
      </w:pPr>
    </w:p>
    <w:p w14:paraId="420FC62A" w14:textId="72321B56" w:rsidR="00C135E2" w:rsidRDefault="00C135E2" w:rsidP="00384DB0">
      <w:pPr>
        <w:tabs>
          <w:tab w:val="left" w:pos="946"/>
        </w:tabs>
        <w:spacing w:line="360" w:lineRule="auto"/>
        <w:jc w:val="both"/>
        <w:rPr>
          <w:rFonts w:ascii="Times New Roman" w:hAnsi="Times New Roman" w:cs="Times New Roman"/>
          <w:b/>
          <w:sz w:val="28"/>
        </w:rPr>
      </w:pPr>
    </w:p>
    <w:p w14:paraId="074FA988" w14:textId="1627807B" w:rsidR="00C135E2" w:rsidRDefault="00C135E2" w:rsidP="00384DB0">
      <w:pPr>
        <w:tabs>
          <w:tab w:val="left" w:pos="946"/>
        </w:tabs>
        <w:spacing w:line="360" w:lineRule="auto"/>
        <w:jc w:val="both"/>
        <w:rPr>
          <w:rFonts w:ascii="Times New Roman" w:hAnsi="Times New Roman" w:cs="Times New Roman"/>
          <w:b/>
          <w:sz w:val="28"/>
        </w:rPr>
      </w:pPr>
    </w:p>
    <w:p w14:paraId="04789966" w14:textId="21A17FB3" w:rsidR="00C135E2" w:rsidRDefault="00C135E2" w:rsidP="00384DB0">
      <w:pPr>
        <w:tabs>
          <w:tab w:val="left" w:pos="946"/>
        </w:tabs>
        <w:spacing w:line="360" w:lineRule="auto"/>
        <w:jc w:val="both"/>
        <w:rPr>
          <w:rFonts w:ascii="Times New Roman" w:hAnsi="Times New Roman" w:cs="Times New Roman"/>
          <w:b/>
          <w:sz w:val="28"/>
        </w:rPr>
      </w:pPr>
    </w:p>
    <w:p w14:paraId="4BACBEDB" w14:textId="3D22C6AE" w:rsidR="00C135E2" w:rsidRDefault="00C135E2" w:rsidP="00384DB0">
      <w:pPr>
        <w:tabs>
          <w:tab w:val="left" w:pos="946"/>
        </w:tabs>
        <w:spacing w:line="360" w:lineRule="auto"/>
        <w:jc w:val="both"/>
        <w:rPr>
          <w:rFonts w:ascii="Times New Roman" w:hAnsi="Times New Roman" w:cs="Times New Roman"/>
          <w:b/>
          <w:sz w:val="28"/>
        </w:rPr>
      </w:pPr>
    </w:p>
    <w:p w14:paraId="7A2CC2FF" w14:textId="22419CE9" w:rsidR="00C135E2" w:rsidRDefault="00C135E2" w:rsidP="00384DB0">
      <w:pPr>
        <w:tabs>
          <w:tab w:val="left" w:pos="946"/>
        </w:tabs>
        <w:spacing w:line="360" w:lineRule="auto"/>
        <w:jc w:val="both"/>
        <w:rPr>
          <w:rFonts w:ascii="Times New Roman" w:hAnsi="Times New Roman" w:cs="Times New Roman"/>
          <w:b/>
          <w:sz w:val="28"/>
        </w:rPr>
      </w:pPr>
    </w:p>
    <w:p w14:paraId="4A2D5C41" w14:textId="77777777" w:rsidR="00C135E2" w:rsidRDefault="00C135E2"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4" w:name="_Toc40375341"/>
      <w:bookmarkStart w:id="125" w:name="_Toc44511677"/>
      <w:r w:rsidRPr="00387D69">
        <w:rPr>
          <w:rFonts w:ascii="Times New Roman" w:hAnsi="Times New Roman" w:cs="Times New Roman"/>
          <w:b/>
          <w:color w:val="000000" w:themeColor="text1"/>
          <w:sz w:val="28"/>
        </w:rPr>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4"/>
      <w:r w:rsidR="001360C0" w:rsidRPr="00387D69">
        <w:rPr>
          <w:rFonts w:ascii="Times New Roman" w:hAnsi="Times New Roman" w:cs="Times New Roman"/>
          <w:b/>
          <w:color w:val="000000" w:themeColor="text1"/>
          <w:sz w:val="28"/>
        </w:rPr>
        <w:t xml:space="preserve"> Y RESULTADOS</w:t>
      </w:r>
      <w:bookmarkEnd w:id="125"/>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26" w:name="_Toc44511678"/>
      <w:r>
        <w:rPr>
          <w:rFonts w:ascii="Times New Roman" w:hAnsi="Times New Roman" w:cs="Times New Roman"/>
          <w:b/>
          <w:color w:val="000000" w:themeColor="text1"/>
          <w:sz w:val="24"/>
        </w:rPr>
        <w:t xml:space="preserve">Configuración </w:t>
      </w:r>
      <w:commentRangeStart w:id="127"/>
      <w:r>
        <w:rPr>
          <w:rFonts w:ascii="Times New Roman" w:hAnsi="Times New Roman" w:cs="Times New Roman"/>
          <w:b/>
          <w:color w:val="000000" w:themeColor="text1"/>
          <w:sz w:val="24"/>
        </w:rPr>
        <w:t>experimental</w:t>
      </w:r>
      <w:bookmarkEnd w:id="126"/>
      <w:commentRangeEnd w:id="127"/>
      <w:r w:rsidR="009B1B4D">
        <w:rPr>
          <w:rStyle w:val="Refdecomentario"/>
          <w:rFonts w:asciiTheme="minorHAnsi" w:eastAsiaTheme="minorHAnsi" w:hAnsiTheme="minorHAnsi" w:cstheme="minorBidi"/>
          <w:color w:val="auto"/>
        </w:rPr>
        <w:commentReference w:id="127"/>
      </w:r>
    </w:p>
    <w:p w14:paraId="38F0A97B" w14:textId="77777777" w:rsidR="00FE6693" w:rsidRPr="00FE6693" w:rsidRDefault="00FE6693" w:rsidP="00384DB0">
      <w:pPr>
        <w:spacing w:line="360" w:lineRule="auto"/>
      </w:pPr>
    </w:p>
    <w:p w14:paraId="5C6933CF" w14:textId="61CD4CEB"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del w:id="128" w:author="Víctor Guerra Yánez" w:date="2020-07-04T21:30:00Z">
        <w:r w:rsidR="00193DE9" w:rsidRPr="00FE6693" w:rsidDel="009B1B4D">
          <w:rPr>
            <w:rFonts w:ascii="Times New Roman" w:hAnsi="Times New Roman" w:cs="Times New Roman"/>
            <w:sz w:val="22"/>
          </w:rPr>
          <w:delText>, respetando el Teorema del Muestreo de Nyquist</w:delText>
        </w:r>
      </w:del>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w:t>
      </w:r>
      <w:commentRangeStart w:id="129"/>
      <w:r>
        <w:rPr>
          <w:rFonts w:ascii="Times New Roman" w:hAnsi="Times New Roman" w:cs="Times New Roman"/>
          <w:sz w:val="22"/>
        </w:rPr>
        <w:t xml:space="preserve">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 xml:space="preserve">2015) de resolución 1440x900 </w:t>
      </w:r>
      <w:commentRangeEnd w:id="129"/>
      <w:r w:rsidR="009B1B4D">
        <w:rPr>
          <w:rStyle w:val="Refdecomentario"/>
        </w:rPr>
        <w:commentReference w:id="129"/>
      </w:r>
      <w:r w:rsidR="007B7599">
        <w:rPr>
          <w:rFonts w:ascii="Times New Roman" w:hAnsi="Times New Roman" w:cs="Times New Roman"/>
          <w:sz w:val="22"/>
        </w:rPr>
        <w:t>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lastRenderedPageBreak/>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30" w:name="_Toc44511679"/>
      <w:commentRangeStart w:id="131"/>
      <w:r>
        <w:rPr>
          <w:rFonts w:ascii="Times New Roman" w:hAnsi="Times New Roman" w:cs="Times New Roman"/>
          <w:b/>
          <w:color w:val="000000" w:themeColor="text1"/>
          <w:sz w:val="24"/>
        </w:rPr>
        <w:t>Evaluación subjetiva</w:t>
      </w:r>
      <w:bookmarkEnd w:id="130"/>
      <w:commentRangeEnd w:id="131"/>
      <w:r w:rsidR="009B1B4D">
        <w:rPr>
          <w:rStyle w:val="Refdecomentario"/>
          <w:rFonts w:asciiTheme="minorHAnsi" w:eastAsiaTheme="minorHAnsi" w:hAnsiTheme="minorHAnsi" w:cstheme="minorBidi"/>
          <w:color w:val="auto"/>
        </w:rPr>
        <w:commentReference w:id="131"/>
      </w:r>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w:t>
      </w:r>
      <w:r w:rsidRPr="00C00BC1">
        <w:rPr>
          <w:rFonts w:ascii="Times New Roman" w:hAnsi="Times New Roman" w:cs="Times New Roman"/>
          <w:sz w:val="22"/>
        </w:rPr>
        <w:lastRenderedPageBreak/>
        <w:t xml:space="preserve">"parpadeo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32" w:name="_Toc44511680"/>
      <w:r>
        <w:rPr>
          <w:rFonts w:ascii="Times New Roman" w:hAnsi="Times New Roman" w:cs="Times New Roman"/>
          <w:b/>
          <w:color w:val="000000" w:themeColor="text1"/>
          <w:sz w:val="28"/>
        </w:rPr>
        <w:t>CAPÍTULO 7: PRESUPUESTO</w:t>
      </w:r>
      <w:bookmarkEnd w:id="132"/>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33" w:name="_Toc44511681"/>
      <w:r w:rsidRPr="003305B7">
        <w:rPr>
          <w:rFonts w:ascii="Times New Roman" w:hAnsi="Times New Roman" w:cs="Times New Roman"/>
          <w:b/>
          <w:color w:val="auto"/>
          <w:sz w:val="24"/>
          <w:szCs w:val="24"/>
        </w:rPr>
        <w:t>Recursos Materiales</w:t>
      </w:r>
      <w:bookmarkEnd w:id="133"/>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lastRenderedPageBreak/>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bookmarkStart w:id="134"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34"/>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10B116D2"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35" w:name="_Toc44511682"/>
      <w:r w:rsidRPr="003305B7">
        <w:rPr>
          <w:rFonts w:ascii="Times New Roman" w:hAnsi="Times New Roman" w:cs="Times New Roman"/>
          <w:b/>
          <w:color w:val="auto"/>
          <w:sz w:val="24"/>
          <w:szCs w:val="24"/>
        </w:rPr>
        <w:t>Trabajo tarifado por tiempo empleado</w:t>
      </w:r>
      <w:bookmarkEnd w:id="135"/>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lastRenderedPageBreak/>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36"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36"/>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37"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37"/>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38" w:name="_Toc44511683"/>
      <w:r w:rsidRPr="003305B7">
        <w:rPr>
          <w:rFonts w:ascii="Times New Roman" w:hAnsi="Times New Roman" w:cs="Times New Roman"/>
          <w:b/>
          <w:color w:val="auto"/>
          <w:sz w:val="24"/>
        </w:rPr>
        <w:t>Derechos del visado del COITT</w:t>
      </w:r>
      <w:bookmarkEnd w:id="138"/>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39" w:name="_Toc44511684"/>
      <w:r w:rsidRPr="003305B7">
        <w:rPr>
          <w:rFonts w:ascii="Times New Roman" w:hAnsi="Times New Roman" w:cs="Times New Roman"/>
          <w:b/>
          <w:color w:val="auto"/>
          <w:sz w:val="24"/>
        </w:rPr>
        <w:t>Gastos de tramitación y envío</w:t>
      </w:r>
      <w:bookmarkEnd w:id="139"/>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40"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40"/>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bookmarkStart w:id="141"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41"/>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42"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3" w:name="_Toc44511686"/>
      <w:r w:rsidRPr="00387D69">
        <w:rPr>
          <w:rFonts w:ascii="Times New Roman" w:hAnsi="Times New Roman" w:cs="Times New Roman"/>
          <w:b/>
          <w:color w:val="000000" w:themeColor="text1"/>
          <w:sz w:val="28"/>
        </w:rPr>
        <w:t>CONCLUSIONES Y RECOMENDACIONES</w:t>
      </w:r>
      <w:bookmarkEnd w:id="142"/>
      <w:bookmarkEnd w:id="143"/>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44" w:name="_Toc40375344"/>
      <w:r>
        <w:rPr>
          <w:rFonts w:ascii="Times New Roman" w:eastAsiaTheme="majorEastAsia" w:hAnsi="Times New Roman" w:cs="Times New Roman"/>
          <w:b/>
          <w:color w:val="000000" w:themeColor="text1"/>
          <w:sz w:val="28"/>
          <w:szCs w:val="32"/>
        </w:rPr>
        <w:lastRenderedPageBreak/>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5" w:name="_Toc44511687"/>
      <w:r w:rsidRPr="00387D69">
        <w:rPr>
          <w:rFonts w:ascii="Times New Roman" w:hAnsi="Times New Roman" w:cs="Times New Roman"/>
          <w:b/>
          <w:color w:val="000000" w:themeColor="text1"/>
          <w:sz w:val="28"/>
        </w:rPr>
        <w:t>BIBLIOGRAFÍA REFERENCIADA</w:t>
      </w:r>
      <w:bookmarkEnd w:id="144"/>
      <w:bookmarkEnd w:id="145"/>
    </w:p>
    <w:p w14:paraId="40F0B04A" w14:textId="77777777" w:rsidR="00B61028" w:rsidRPr="00387D69" w:rsidRDefault="00B61028" w:rsidP="00384DB0">
      <w:pPr>
        <w:spacing w:line="360" w:lineRule="auto"/>
        <w:rPr>
          <w:rFonts w:ascii="Times New Roman" w:hAnsi="Times New Roman" w:cs="Times New Roman"/>
        </w:rPr>
      </w:pPr>
    </w:p>
    <w:bookmarkStart w:id="146"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46"/>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7"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47"/>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8"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48"/>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9"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49"/>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0"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50"/>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1"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51"/>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2" w:name="_Ref43907813"/>
          <w:r w:rsidRPr="00387D69">
            <w:rPr>
              <w:rFonts w:ascii="Times New Roman" w:hAnsi="Times New Roman" w:cs="Times New Roman"/>
              <w:sz w:val="22"/>
            </w:rPr>
            <w:t>M. Yuen, H. Wu, A survey of hybrid MC/DPCM/DCT video coding distortions, Signal Process. 70 (3) (1998) 247–278.</w:t>
          </w:r>
          <w:bookmarkEnd w:id="152"/>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3"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53"/>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54"/>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55"/>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56"/>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7996"/>
          <w:r w:rsidRPr="00387D69">
            <w:rPr>
              <w:rFonts w:ascii="Times New Roman" w:hAnsi="Times New Roman" w:cs="Times New Roman"/>
              <w:sz w:val="22"/>
            </w:rPr>
            <w:t>R. D. Valois and K. D. Valois. Spatial Vision. Oxford University Press, 1988.</w:t>
          </w:r>
          <w:bookmarkEnd w:id="157"/>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011"/>
          <w:r w:rsidRPr="00387D69">
            <w:rPr>
              <w:rFonts w:ascii="Times New Roman" w:hAnsi="Times New Roman" w:cs="Times New Roman"/>
              <w:sz w:val="22"/>
            </w:rPr>
            <w:t>D. Kelly. Flicker. In Visual psychophysics, pages 273–302, 1972.</w:t>
          </w:r>
          <w:bookmarkEnd w:id="158"/>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020"/>
          <w:r w:rsidRPr="00387D69">
            <w:rPr>
              <w:rFonts w:ascii="Times New Roman" w:hAnsi="Times New Roman" w:cs="Times New Roman"/>
              <w:sz w:val="22"/>
            </w:rPr>
            <w:t>E. Simonson and J. Brožek. Flicker fusion frequency: background and applications. Physiological reviews, 1952.</w:t>
          </w:r>
          <w:bookmarkEnd w:id="159"/>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60"/>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61"/>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62"/>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63"/>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076"/>
          <w:r w:rsidRPr="00387D69">
            <w:rPr>
              <w:rFonts w:ascii="Times New Roman" w:hAnsi="Times New Roman" w:cs="Times New Roman"/>
              <w:sz w:val="22"/>
            </w:rPr>
            <w:t>I. Vogels and I. Hernando. Effect of eye movements on perception of temporally modulated light. Recurso digital: &lt;</w:t>
          </w:r>
          <w:hyperlink r:id="rId4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64"/>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65"/>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7904"/>
          <w:r w:rsidRPr="00387D69">
            <w:rPr>
              <w:rFonts w:ascii="Times New Roman" w:hAnsi="Times New Roman" w:cs="Times New Roman"/>
              <w:sz w:val="22"/>
            </w:rPr>
            <w:t>Perez D, Travieso D, Magano A, Lopez A, Marquez MT. Precepción visual. Tema 1.</w:t>
          </w:r>
          <w:bookmarkEnd w:id="166"/>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594"/>
          <w:r w:rsidRPr="00387D69">
            <w:rPr>
              <w:rFonts w:ascii="Times New Roman" w:hAnsi="Times New Roman" w:cs="Times New Roman"/>
              <w:sz w:val="22"/>
            </w:rPr>
            <w:t>Campbell FW, Green DG. Optical and retinal factors affecting visual resolution. J Physiol.</w:t>
          </w:r>
          <w:bookmarkEnd w:id="167"/>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68"/>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606"/>
          <w:r w:rsidRPr="00387D69">
            <w:rPr>
              <w:rFonts w:ascii="Times New Roman" w:hAnsi="Times New Roman" w:cs="Times New Roman"/>
              <w:sz w:val="22"/>
            </w:rPr>
            <w:t>Navarro R, Artal P, Williams DR. Modulation transfer of the human eye as a function of retinal eccentricity. J Opt Soc A.</w:t>
          </w:r>
          <w:bookmarkEnd w:id="169"/>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70"/>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71"/>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72"/>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216"/>
          <w:r w:rsidRPr="00387D69">
            <w:rPr>
              <w:rFonts w:ascii="Times New Roman" w:hAnsi="Times New Roman" w:cs="Times New Roman"/>
              <w:sz w:val="22"/>
            </w:rPr>
            <w:t>A.C. Bovik, Automatic prediction of perceptual image and video quality, Proc. IEEE 101.</w:t>
          </w:r>
          <w:bookmarkEnd w:id="173"/>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223"/>
          <w:r w:rsidRPr="00387D69">
            <w:rPr>
              <w:rFonts w:ascii="Times New Roman" w:hAnsi="Times New Roman" w:cs="Times New Roman"/>
              <w:sz w:val="22"/>
            </w:rPr>
            <w:t>Z. Wang, A.C. Bovik, Reduced- and no-reference image quality assessment, IEEE Signal Process. Mag.</w:t>
          </w:r>
          <w:bookmarkEnd w:id="174"/>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75"/>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76"/>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77"/>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247"/>
          <w:r w:rsidRPr="00387D69">
            <w:rPr>
              <w:rFonts w:ascii="Times New Roman" w:hAnsi="Times New Roman" w:cs="Times New Roman"/>
              <w:sz w:val="22"/>
            </w:rPr>
            <w:t>D.J. Heeger, Normalization of cell responses in cat striate cortex, Visual Neurosci.</w:t>
          </w:r>
          <w:bookmarkEnd w:id="178"/>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79" w:name="_Ref43908253"/>
          <w:r w:rsidRPr="00387D69">
            <w:rPr>
              <w:rFonts w:ascii="Times New Roman" w:hAnsi="Times New Roman" w:cs="Times New Roman"/>
              <w:sz w:val="22"/>
            </w:rPr>
            <w:t>P.C. Teo, D.J. Heeger, Perceptual image distortion, in: Proc. SPIE Human Vision, Visual Process., and Digital Display V, vol. 2179.</w:t>
          </w:r>
          <w:bookmarkEnd w:id="179"/>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80"/>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267"/>
          <w:r w:rsidRPr="00387D69">
            <w:rPr>
              <w:rFonts w:ascii="Times New Roman" w:hAnsi="Times New Roman" w:cs="Times New Roman"/>
              <w:sz w:val="22"/>
            </w:rPr>
            <w:t>B.E. Rogowitz, Spatial/temporal interactions: Backward and forward metacontrast masking with sine-wave gratings, Vis. Res.</w:t>
          </w:r>
          <w:bookmarkEnd w:id="181"/>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273"/>
          <w:r w:rsidRPr="00387D69">
            <w:rPr>
              <w:rFonts w:ascii="Times New Roman" w:hAnsi="Times New Roman" w:cs="Times New Roman"/>
              <w:sz w:val="22"/>
            </w:rPr>
            <w:t>F. Hermens, G. Luksys, W. Gerstner, M. Herzog, U. Ernst, Modeling spatial and temporal aspects of visual backward masking, Psychol.</w:t>
          </w:r>
          <w:bookmarkEnd w:id="182"/>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278"/>
          <w:r w:rsidRPr="00387D69">
            <w:rPr>
              <w:rFonts w:ascii="Times New Roman" w:hAnsi="Times New Roman" w:cs="Times New Roman"/>
              <w:sz w:val="22"/>
            </w:rPr>
            <w:t>D.J. Simons, R.A. Rensink, Change blindness: Past, present, and future, Trends Cogn.</w:t>
          </w:r>
          <w:bookmarkEnd w:id="183"/>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284"/>
          <w:r w:rsidRPr="00387D69">
            <w:rPr>
              <w:rFonts w:ascii="Times New Roman" w:hAnsi="Times New Roman" w:cs="Times New Roman"/>
              <w:sz w:val="22"/>
            </w:rPr>
            <w:t>D.M. Levi, Crowding—an essential bottleneck for object recognition.</w:t>
          </w:r>
          <w:bookmarkEnd w:id="184"/>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289"/>
          <w:r w:rsidRPr="00387D69">
            <w:rPr>
              <w:rFonts w:ascii="Times New Roman" w:hAnsi="Times New Roman" w:cs="Times New Roman"/>
              <w:sz w:val="22"/>
            </w:rPr>
            <w:t>J.W. Suchow, G.A. Alvarez, Motion silences awareness of visual change, Curr.</w:t>
          </w:r>
          <w:bookmarkEnd w:id="185"/>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516"/>
          <w:r w:rsidRPr="00387D69">
            <w:rPr>
              <w:rFonts w:ascii="Times New Roman" w:hAnsi="Times New Roman" w:cs="Times New Roman"/>
              <w:sz w:val="22"/>
            </w:rPr>
            <w:t>L.K. Choi, A.C. Bovik, L.K. Cormack, Spatiotemporal flicker detector model of motion silencing, Perception.</w:t>
          </w:r>
          <w:bookmarkEnd w:id="186"/>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293"/>
          <w:r w:rsidRPr="00387D69">
            <w:rPr>
              <w:rFonts w:ascii="Times New Roman" w:hAnsi="Times New Roman" w:cs="Times New Roman"/>
              <w:sz w:val="22"/>
            </w:rPr>
            <w:t>L.K. Choi, A.C. Bovik, L.K. Cormack, The effect of eccentricity and spatiotemporal energy on motion silencing, J. Vis.</w:t>
          </w:r>
          <w:bookmarkEnd w:id="187"/>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302"/>
          <w:r w:rsidRPr="00387D69">
            <w:rPr>
              <w:rFonts w:ascii="Times New Roman" w:hAnsi="Times New Roman" w:cs="Times New Roman"/>
              <w:sz w:val="22"/>
            </w:rPr>
            <w:t>A.J. Seyler, Z. Budrikis, Detail perception after scene changes in television image presentations, IEEE Trans.</w:t>
          </w:r>
          <w:bookmarkEnd w:id="188"/>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307"/>
          <w:r w:rsidRPr="00387D69">
            <w:rPr>
              <w:rFonts w:ascii="Times New Roman" w:hAnsi="Times New Roman" w:cs="Times New Roman"/>
              <w:sz w:val="22"/>
            </w:rPr>
            <w:t>A.N. Netravali, B. Prasada, Adaptive quantization of picture signals using spatial masking.</w:t>
          </w:r>
          <w:bookmarkEnd w:id="189"/>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313"/>
          <w:r w:rsidRPr="00387D69">
            <w:rPr>
              <w:rFonts w:ascii="Times New Roman" w:hAnsi="Times New Roman" w:cs="Times New Roman"/>
              <w:sz w:val="22"/>
            </w:rPr>
            <w:t>B.G. Haskell, F.W. Mounts, J.C. Candy, Interframe coding of videotelephone pictures.</w:t>
          </w:r>
          <w:bookmarkEnd w:id="190"/>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324"/>
          <w:r w:rsidRPr="00387D69">
            <w:rPr>
              <w:rFonts w:ascii="Times New Roman" w:hAnsi="Times New Roman" w:cs="Times New Roman"/>
              <w:sz w:val="22"/>
            </w:rPr>
            <w:t>A. Puri, R. Aravind, Motion-compensated video with adaptive perceptual quantization.</w:t>
          </w:r>
          <w:bookmarkEnd w:id="191"/>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92"/>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8339"/>
          <w:r w:rsidRPr="00387D69">
            <w:rPr>
              <w:rFonts w:ascii="Times New Roman" w:hAnsi="Times New Roman" w:cs="Times New Roman"/>
              <w:sz w:val="22"/>
            </w:rPr>
            <w:t>D. Johnston, S.C. Knauer, K.N. Matthews, A.N. Netravali, E.D. Petajan, R.J. Safranek, P.H. Westerink, Adaptive Non-Linear Quantizer, 1992.</w:t>
          </w:r>
          <w:bookmarkEnd w:id="193"/>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94"/>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95"/>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96"/>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97"/>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98"/>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99"/>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200"/>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8401"/>
          <w:r w:rsidRPr="00387D69">
            <w:rPr>
              <w:rFonts w:ascii="Times New Roman" w:hAnsi="Times New Roman" w:cs="Times New Roman"/>
              <w:sz w:val="22"/>
            </w:rPr>
            <w:t>R. Blake, R. Sekuler, Perception, fifth ed., McGraw-Hill, New York, NY, USA, 2006.</w:t>
          </w:r>
          <w:bookmarkEnd w:id="201"/>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202"/>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18"/>
          <w:r w:rsidRPr="00387D69">
            <w:rPr>
              <w:rFonts w:ascii="Times New Roman" w:hAnsi="Times New Roman" w:cs="Times New Roman"/>
              <w:sz w:val="22"/>
            </w:rPr>
            <w:t>E.P. Simoncelli, D.J. Heeger, A model of neuronal responses in visual area MT, Vis. Res. 38 (5) (1998) 743–761.</w:t>
          </w:r>
          <w:bookmarkEnd w:id="203"/>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25"/>
          <w:r w:rsidRPr="00387D69">
            <w:rPr>
              <w:rFonts w:ascii="Times New Roman" w:hAnsi="Times New Roman" w:cs="Times New Roman"/>
              <w:sz w:val="22"/>
            </w:rPr>
            <w:t>A.B. Watson, A.J. Ahumada, Model of human visual-motion sensing, J. Opt. Soc. Amer. A 2 (2) (1985) 322–342.</w:t>
          </w:r>
          <w:bookmarkEnd w:id="204"/>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205"/>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735"/>
          <w:r w:rsidRPr="00387D69">
            <w:rPr>
              <w:rFonts w:ascii="Times New Roman" w:hAnsi="Times New Roman" w:cs="Times New Roman"/>
              <w:sz w:val="22"/>
            </w:rPr>
            <w:t>R. G. Cárdenas, "Esteganografía lingüística". 2007.</w:t>
          </w:r>
          <w:bookmarkEnd w:id="206"/>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207"/>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758"/>
          <w:r w:rsidRPr="00387D69">
            <w:rPr>
              <w:rFonts w:ascii="Times New Roman" w:hAnsi="Times New Roman" w:cs="Times New Roman"/>
              <w:sz w:val="22"/>
            </w:rPr>
            <w:t>F. Diatel, "Esteganografía y marcas de agua". 2002.</w:t>
          </w:r>
          <w:bookmarkEnd w:id="208"/>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209"/>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9097"/>
          <w:r w:rsidRPr="00387D69">
            <w:rPr>
              <w:rFonts w:ascii="Times New Roman" w:hAnsi="Times New Roman" w:cs="Times New Roman"/>
              <w:sz w:val="22"/>
            </w:rPr>
            <w:t>Ericsson, Ericsson mobility report, Tech. rep., Ericsson (2018).</w:t>
          </w:r>
          <w:bookmarkEnd w:id="210"/>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211"/>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212"/>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213"/>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4"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214"/>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215"/>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216"/>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17"/>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18"/>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19"/>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0" w:name="_Ref43909269"/>
          <w:r w:rsidRPr="00387D69">
            <w:rPr>
              <w:rFonts w:ascii="Times New Roman" w:hAnsi="Times New Roman" w:cs="Times New Roman"/>
              <w:sz w:val="22"/>
            </w:rPr>
            <w:t>N.-T. Le, Y. M. Jang, MIMO architecture for optical camera commu-nications, The J. of the Korean Institute of Commun. Sci. 42 (1) (2017)8–13.</w:t>
          </w:r>
          <w:bookmarkEnd w:id="220"/>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21"/>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2"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22"/>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3"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23"/>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4"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24"/>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5"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25"/>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6" w:name="_Ref43907937"/>
          <w:r w:rsidRPr="00387D69">
            <w:rPr>
              <w:rFonts w:ascii="Times New Roman" w:hAnsi="Times New Roman" w:cs="Times New Roman"/>
              <w:sz w:val="22"/>
            </w:rPr>
            <w:t>Glassner A.: Principles of digital image synthesis. Morgan Kaufmann Pub, 1995.</w:t>
          </w:r>
          <w:bookmarkEnd w:id="226"/>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7"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27"/>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8" w:name="_Ref43908092"/>
          <w:r w:rsidRPr="00387D69">
            <w:rPr>
              <w:rFonts w:ascii="Times New Roman" w:hAnsi="Times New Roman" w:cs="Times New Roman"/>
              <w:sz w:val="22"/>
            </w:rPr>
            <w:t>Campbell F., Robson J.: Application of Fourier analysis to the visibility of gratings. The Journal of Physiology 197,3 (1968), 551.</w:t>
          </w:r>
          <w:bookmarkEnd w:id="228"/>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9"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29"/>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0" w:name="_Ref43908109"/>
          <w:r w:rsidRPr="00387D69">
            <w:rPr>
              <w:rFonts w:ascii="Times New Roman" w:hAnsi="Times New Roman" w:cs="Times New Roman"/>
              <w:sz w:val="22"/>
            </w:rPr>
            <w:t>Livingstone M.: Art, illusion and the visual system. Scientific American 258, 1 (1988), 78.</w:t>
          </w:r>
          <w:bookmarkEnd w:id="230"/>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1" w:name="_Ref43908540"/>
          <w:r w:rsidRPr="00387D69">
            <w:rPr>
              <w:rFonts w:ascii="Times New Roman" w:hAnsi="Times New Roman" w:cs="Times New Roman"/>
              <w:sz w:val="22"/>
            </w:rPr>
            <w:t>Michelson A.: A 1927 Studies in Optics. Scientific American (1927).</w:t>
          </w:r>
          <w:bookmarkEnd w:id="231"/>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2"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32"/>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3" w:name="_Ref43908636"/>
          <w:r w:rsidRPr="00387D69">
            <w:rPr>
              <w:rFonts w:ascii="Times New Roman" w:hAnsi="Times New Roman" w:cs="Times New Roman"/>
              <w:sz w:val="22"/>
            </w:rPr>
            <w:t>Murphy B.: Pattern thresholds for moving and stationary gratings during smooth eye movement. Vision Research 18,5 (1978), 521 – 530.</w:t>
          </w:r>
          <w:bookmarkEnd w:id="233"/>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4"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34"/>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5"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35"/>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6"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36"/>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7" w:name="_Ref43908669"/>
          <w:r w:rsidRPr="00387D69">
            <w:rPr>
              <w:rFonts w:ascii="Times New Roman" w:hAnsi="Times New Roman" w:cs="Times New Roman"/>
              <w:sz w:val="22"/>
            </w:rPr>
            <w:t>Reddy M.: Perceptually modulated level of detail for virtual environments. University of Edinburgh (1997).</w:t>
          </w:r>
          <w:bookmarkEnd w:id="237"/>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8" w:name="_Ref43909632"/>
          <w:r w:rsidRPr="00387D69">
            <w:rPr>
              <w:rFonts w:ascii="Times New Roman" w:hAnsi="Times New Roman" w:cs="Times New Roman"/>
              <w:sz w:val="22"/>
            </w:rPr>
            <w:t>I.J. Cox et al., Digital Watermarking and Steganography, 2nd ed., Burlington: Morgan Kaufmann, 2008.</w:t>
          </w:r>
          <w:bookmarkEnd w:id="238"/>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39"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39"/>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0"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40"/>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1"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41"/>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2"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42"/>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3" w:name="_Ref43909732"/>
          <w:r w:rsidRPr="00387D69">
            <w:rPr>
              <w:rFonts w:ascii="Times New Roman" w:hAnsi="Times New Roman" w:cs="Times New Roman"/>
              <w:sz w:val="22"/>
            </w:rPr>
            <w:t>TAN, K. W., ET AL. FOCUS: a usable &amp; effective approach to OLED display power management. In UbiComp (2013).</w:t>
          </w:r>
          <w:bookmarkEnd w:id="243"/>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4" w:name="_Ref43909740"/>
          <w:r w:rsidRPr="00387D69">
            <w:rPr>
              <w:rFonts w:ascii="Times New Roman" w:hAnsi="Times New Roman" w:cs="Times New Roman"/>
              <w:sz w:val="22"/>
            </w:rPr>
            <w:t>Li, T., An, C., Campbell, A., Zhou, X., 2014. HiLight.</w:t>
          </w:r>
          <w:bookmarkEnd w:id="244"/>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5"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45"/>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6"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46"/>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7"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47"/>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48" w:name="_Ref44010377"/>
          <w:r w:rsidRPr="00387D69">
            <w:rPr>
              <w:rFonts w:ascii="Times New Roman" w:hAnsi="Times New Roman" w:cs="Times New Roman"/>
              <w:sz w:val="22"/>
            </w:rPr>
            <w:t>A. Goldsmith, Wireless Communications. Cambridge, 2005.</w:t>
          </w:r>
          <w:bookmarkEnd w:id="248"/>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49"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49"/>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50"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50"/>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1" w:name="_Ref44052423"/>
          <w:r w:rsidRPr="00922418">
            <w:rPr>
              <w:rFonts w:ascii="Times New Roman" w:hAnsi="Times New Roman" w:cs="Times New Roman"/>
              <w:sz w:val="22"/>
            </w:rPr>
            <w:t>S.K. Nayar, M. Ben-Ezra, Motion-based motion deblurring, IEEE Trans. Pattern Anal. Mach. Intell. 26 (6) (2004) 689–698.</w:t>
          </w:r>
          <w:bookmarkEnd w:id="251"/>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2"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52"/>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53" w:name="_Ref44061198"/>
          <w:r w:rsidRPr="004E73C9">
            <w:rPr>
              <w:rFonts w:ascii="Times New Roman" w:hAnsi="Times New Roman" w:cs="Times New Roman"/>
              <w:sz w:val="22"/>
            </w:rPr>
            <w:t>E. Reinhard, E. A. Khan, A. O. Akyuz, and G. Johnson, Color imaging: fundamentals and applications. AK Peters/CRC Press, 2008.</w:t>
          </w:r>
          <w:bookmarkEnd w:id="253"/>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54"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54"/>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5"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55"/>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6"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56"/>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7"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57"/>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58"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58"/>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59"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59"/>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0" w:name="_Ref44143464"/>
          <w:r w:rsidRPr="00A81D71">
            <w:rPr>
              <w:rFonts w:ascii="Times New Roman" w:hAnsi="Times New Roman" w:cs="Times New Roman"/>
              <w:sz w:val="22"/>
            </w:rPr>
            <w:t>HU, W., GU, H., AND PU, Q. LightSync: Unsynchronized visual communication over screen-camera links. In Proc. of MobiCom (2013).</w:t>
          </w:r>
          <w:bookmarkEnd w:id="260"/>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1"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61"/>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2"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62"/>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3"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63"/>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4"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64"/>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5"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65"/>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66"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49"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66"/>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67" w:name="_Ref44236888"/>
          <w:r w:rsidRPr="00D02A9C">
            <w:rPr>
              <w:rFonts w:ascii="Times New Roman" w:hAnsi="Times New Roman" w:cs="Times New Roman"/>
              <w:sz w:val="22"/>
            </w:rPr>
            <w:t>B.K.P. Horn, Robot Vision, MIT Press, Cambridge, MA, USA, 1986.</w:t>
          </w:r>
          <w:bookmarkEnd w:id="267"/>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68"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68"/>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69"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70" w:name="_Toc44511688"/>
      <w:r w:rsidRPr="00387D69">
        <w:rPr>
          <w:rFonts w:ascii="Times New Roman" w:hAnsi="Times New Roman" w:cs="Times New Roman"/>
          <w:b/>
          <w:color w:val="000000" w:themeColor="text1"/>
          <w:sz w:val="28"/>
        </w:rPr>
        <w:lastRenderedPageBreak/>
        <w:t>ANEXOS</w:t>
      </w:r>
      <w:bookmarkEnd w:id="269"/>
      <w:bookmarkEnd w:id="270"/>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0"/>
      <w:footerReference w:type="default" r:id="rId51"/>
      <w:pgSz w:w="11900" w:h="16840"/>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Víctor Guerra Yánez" w:date="2020-07-04T20:40:00Z" w:initials="VGY">
    <w:p w14:paraId="3F04430C" w14:textId="7BE8B584" w:rsidR="00AF7E75" w:rsidRDefault="00AF7E75">
      <w:pPr>
        <w:pStyle w:val="Textocomentario"/>
      </w:pPr>
      <w:r>
        <w:rPr>
          <w:rStyle w:val="Refdecomentario"/>
        </w:rPr>
        <w:annotationRef/>
      </w:r>
      <w:r>
        <w:t>Los acrónimos están para usarlos jejeje</w:t>
      </w:r>
    </w:p>
  </w:comment>
  <w:comment w:id="22" w:author="Víctor Guerra Yánez" w:date="2020-07-04T20:41:00Z" w:initials="VGY">
    <w:p w14:paraId="1CF1250C" w14:textId="77777777" w:rsidR="00AF7E75" w:rsidRDefault="00AF7E75">
      <w:pPr>
        <w:pStyle w:val="Textocomentario"/>
      </w:pPr>
      <w:r>
        <w:rPr>
          <w:rStyle w:val="Refdecomentario"/>
        </w:rPr>
        <w:annotationRef/>
      </w:r>
      <w:r>
        <w:t>Dos cosas:</w:t>
      </w:r>
      <w:r>
        <w:br/>
        <w:t>1. Te faltaría añadir aquí un párrafo de Screen-to-Camera</w:t>
      </w:r>
    </w:p>
    <w:p w14:paraId="0A57EBE2" w14:textId="56A15932" w:rsidR="00AF7E75" w:rsidRDefault="00AF7E75">
      <w:pPr>
        <w:pStyle w:val="Textocomentario"/>
      </w:pPr>
      <w:r>
        <w:t>2. Ojo con las referencias… Estás usando Mendeley?</w:t>
      </w:r>
    </w:p>
  </w:comment>
  <w:comment w:id="23" w:author="ALBERTO RAMOS MONAGAS" w:date="2020-07-05T09:40:00Z" w:initials="ARM">
    <w:p w14:paraId="42736ACC" w14:textId="1EB251AA" w:rsidR="00AF7E75" w:rsidRDefault="00AF7E75">
      <w:pPr>
        <w:pStyle w:val="Textocomentario"/>
      </w:pPr>
      <w:r>
        <w:rPr>
          <w:rStyle w:val="Refdecomentario"/>
        </w:rPr>
        <w:annotationRef/>
      </w:r>
      <w:r>
        <w:t>El párrafo que decías que faltaba y no, no estoy usando Mendely porque tengo par de dudas con él</w:t>
      </w:r>
    </w:p>
  </w:comment>
  <w:comment w:id="25" w:author="Víctor Guerra Yánez" w:date="2020-07-04T20:42:00Z" w:initials="VGY">
    <w:p w14:paraId="63C85F6E" w14:textId="77777777" w:rsidR="00AF7E75" w:rsidRDefault="00AF7E75">
      <w:pPr>
        <w:pStyle w:val="Textocomentario"/>
      </w:pPr>
      <w:r>
        <w:rPr>
          <w:rStyle w:val="Refdecomentario"/>
        </w:rPr>
        <w:annotationRef/>
      </w:r>
      <w:r>
        <w:t>Empieza esta parte diciendo que los sistemas screen to camera están cobrando importancia ya que los displays LED están en todas partes. Esa es la justificación.</w:t>
      </w:r>
    </w:p>
    <w:p w14:paraId="7BE90876" w14:textId="77777777" w:rsidR="00AF7E75" w:rsidRDefault="00AF7E75">
      <w:pPr>
        <w:pStyle w:val="Textocomentario"/>
      </w:pPr>
    </w:p>
    <w:p w14:paraId="06E7BCD1" w14:textId="65B04B13" w:rsidR="00AF7E75" w:rsidRDefault="00AF7E75">
      <w:pPr>
        <w:pStyle w:val="Textocomentario"/>
      </w:pPr>
      <w:r>
        <w:t xml:space="preserve">Puedes </w:t>
      </w:r>
      <w:proofErr w:type="gramStart"/>
      <w:r>
        <w:t>añadir</w:t>
      </w:r>
      <w:proofErr w:type="gramEnd"/>
      <w:r>
        <w:t xml:space="preserve"> también que el Grupo de Tecnología Fotónica y Comunicaciones del IDeTIC ha incluido estos sistemas dentro de sus áreas de interés, y que actualmente se está llevando a cabo una tesis en este campo y que tenemos un proyecto con financiación privada.</w:t>
      </w:r>
    </w:p>
  </w:comment>
  <w:comment w:id="26" w:author="ALBERTO RAMOS MONAGAS" w:date="2020-07-05T11:25:00Z" w:initials="ARM">
    <w:p w14:paraId="0C0B6EAF" w14:textId="70765425" w:rsidR="00AF7E75" w:rsidRDefault="00AF7E75">
      <w:pPr>
        <w:pStyle w:val="Textocomentario"/>
      </w:pPr>
      <w:r>
        <w:rPr>
          <w:rStyle w:val="Refdecomentario"/>
        </w:rPr>
        <w:annotationRef/>
      </w:r>
      <w:r>
        <w:t>Hecho</w:t>
      </w:r>
    </w:p>
  </w:comment>
  <w:comment w:id="27" w:author="Víctor Guerra Yánez" w:date="2020-07-04T20:45:00Z" w:initials="VGY">
    <w:p w14:paraId="373CF93C" w14:textId="10D8D3A2" w:rsidR="00AF7E75" w:rsidRDefault="00AF7E75">
      <w:pPr>
        <w:pStyle w:val="Textocomentario"/>
      </w:pPr>
      <w:r>
        <w:rPr>
          <w:rStyle w:val="Refdecomentario"/>
        </w:rPr>
        <w:annotationRef/>
      </w:r>
      <w:r>
        <w:t>Esta referencia no la conocía :-O</w:t>
      </w:r>
    </w:p>
  </w:comment>
  <w:comment w:id="28" w:author="ALBERTO RAMOS MONAGAS" w:date="2020-07-05T09:44:00Z" w:initials="ARM">
    <w:p w14:paraId="323872A5" w14:textId="18BC908D" w:rsidR="00AF7E75" w:rsidRDefault="00AF7E75">
      <w:pPr>
        <w:pStyle w:val="Textocomentario"/>
      </w:pPr>
      <w:r>
        <w:rPr>
          <w:rStyle w:val="Refdecomentario"/>
        </w:rPr>
        <w:annotationRef/>
      </w:r>
      <w:r>
        <w:t>Pero si es del informe de propuesta a Telefónica xD</w:t>
      </w:r>
    </w:p>
  </w:comment>
  <w:comment w:id="35" w:author="ALBERTO RAMOS MONAGAS" w:date="2020-07-05T11:33:00Z" w:initials="ARM">
    <w:p w14:paraId="486B66CF" w14:textId="0A2264B4" w:rsidR="00AF7E75" w:rsidRDefault="00AF7E75">
      <w:pPr>
        <w:pStyle w:val="Textocomentario"/>
      </w:pPr>
      <w:r>
        <w:rPr>
          <w:rStyle w:val="Refdecomentario"/>
        </w:rPr>
        <w:annotationRef/>
      </w:r>
      <w:r>
        <w:t>Ya es inclusivo</w:t>
      </w:r>
    </w:p>
  </w:comment>
  <w:comment w:id="42" w:author="Víctor Guerra Yánez" w:date="2020-07-04T20:54:00Z" w:initials="VGY">
    <w:p w14:paraId="268CF754" w14:textId="3713EEC6" w:rsidR="00AF7E75" w:rsidRDefault="00AF7E75">
      <w:pPr>
        <w:pStyle w:val="Textocomentario"/>
      </w:pPr>
      <w:r>
        <w:rPr>
          <w:rStyle w:val="Refdecomentario"/>
        </w:rPr>
        <w:annotationRef/>
      </w:r>
      <w:r>
        <w:t>Esto no tiene sentido…</w:t>
      </w:r>
      <w:r>
        <w:br/>
        <w:t xml:space="preserve">Que el 2.3 sea el sistema Visual Humano y lo pones todo ahí (lo anterior y </w:t>
      </w:r>
      <w:proofErr w:type="gramStart"/>
      <w:r>
        <w:t>esto)…</w:t>
      </w:r>
      <w:proofErr w:type="gramEnd"/>
      <w:r>
        <w:t xml:space="preserve"> No hagas copy &amp; paste please…</w:t>
      </w:r>
    </w:p>
  </w:comment>
  <w:comment w:id="43" w:author="Víctor Guerra Yánez" w:date="2020-07-04T20:53:00Z" w:initials="VGY">
    <w:p w14:paraId="63252A07" w14:textId="77777777" w:rsidR="00AF7E75" w:rsidRDefault="00AF7E75" w:rsidP="00B2184A">
      <w:pPr>
        <w:pStyle w:val="Textocomentario"/>
      </w:pPr>
      <w:r>
        <w:rPr>
          <w:rStyle w:val="Refdecomentario"/>
        </w:rPr>
        <w:annotationRef/>
      </w:r>
      <w:r>
        <w:t>No me estés copiando de la Wikipedia ni de sitios raros…</w:t>
      </w:r>
    </w:p>
  </w:comment>
  <w:comment w:id="44" w:author="ALBERTO RAMOS MONAGAS" w:date="2020-07-05T11:39:00Z" w:initials="ARM">
    <w:p w14:paraId="23CA3306" w14:textId="77777777" w:rsidR="00AF7E75" w:rsidRDefault="00AF7E75" w:rsidP="00B2184A">
      <w:pPr>
        <w:pStyle w:val="Textocomentario"/>
      </w:pPr>
      <w:r>
        <w:rPr>
          <w:rStyle w:val="Refdecomentario"/>
        </w:rPr>
        <w:annotationRef/>
      </w:r>
      <w:r>
        <w:t>Todo esto es de un mismo paper, nada de Wikipedia</w:t>
      </w:r>
    </w:p>
  </w:comment>
  <w:comment w:id="46" w:author="Víctor Guerra Yánez" w:date="2020-07-04T20:56:00Z" w:initials="VGY">
    <w:p w14:paraId="712BC92D" w14:textId="77777777" w:rsidR="00AF7E75" w:rsidRDefault="00AF7E75">
      <w:pPr>
        <w:pStyle w:val="Textocomentario"/>
      </w:pPr>
      <w:r>
        <w:rPr>
          <w:rStyle w:val="Refdecomentario"/>
        </w:rPr>
        <w:annotationRef/>
      </w:r>
      <w:r>
        <w:t>De esto me sobra el 99%...</w:t>
      </w:r>
    </w:p>
    <w:p w14:paraId="00B5DE89" w14:textId="77777777" w:rsidR="00AF7E75" w:rsidRDefault="00AF7E75">
      <w:pPr>
        <w:pStyle w:val="Textocomentario"/>
      </w:pPr>
    </w:p>
    <w:p w14:paraId="01A7B0ED" w14:textId="4A8F3F8B" w:rsidR="00AF7E75" w:rsidRDefault="00AF7E75">
      <w:pPr>
        <w:pStyle w:val="Textocomentario"/>
      </w:pPr>
      <w:r>
        <w:t>Lo que tienes que poner es de manera muy sencilla cómo funciona la visión…</w:t>
      </w:r>
      <w:r>
        <w:br/>
      </w:r>
      <w:r>
        <w:br/>
        <w:t>Luego está bien que pongas lo de la colorimetría y demás… pero de la visión no hace falta… Lo más importante es que pongas una imagen de la Contrast-Sensitivity Function de Michelson y la expliques, que hables de la persistencia retiniana y que digas que el cerebro hace muchas cosas muy chungas y que nos la sudan…</w:t>
      </w:r>
    </w:p>
  </w:comment>
  <w:comment w:id="48" w:author="Víctor Guerra Yánez" w:date="2020-07-04T20:58:00Z" w:initials="VGY">
    <w:p w14:paraId="74859FDE" w14:textId="1F9ACED5" w:rsidR="00AF7E75" w:rsidRDefault="00AF7E75">
      <w:pPr>
        <w:pStyle w:val="Textocomentario"/>
      </w:pPr>
      <w:r>
        <w:rPr>
          <w:rStyle w:val="Refdecomentario"/>
        </w:rPr>
        <w:annotationRef/>
      </w:r>
      <w:r>
        <w:t>Este apartado si es importante, que es la parte psicométrica de la visión, pero siempre simplifica, no es un TFG ni de psicología ni de medicina</w:t>
      </w:r>
    </w:p>
  </w:comment>
  <w:comment w:id="49" w:author="ALBERTO RAMOS MONAGAS" w:date="2020-07-05T11:49:00Z" w:initials="ARM">
    <w:p w14:paraId="71CFA75C" w14:textId="0E4F3418" w:rsidR="00AF7E75" w:rsidRDefault="00AF7E75">
      <w:pPr>
        <w:pStyle w:val="Textocomentario"/>
      </w:pPr>
      <w:r>
        <w:rPr>
          <w:rStyle w:val="Refdecomentario"/>
        </w:rPr>
        <w:annotationRef/>
      </w:r>
      <w:r>
        <w:t>Aquí hablo de Michelson, paso del 2.4?</w:t>
      </w:r>
    </w:p>
  </w:comment>
  <w:comment w:id="50" w:author="Víctor Guerra Yánez" w:date="2020-07-04T20:59:00Z" w:initials="VGY">
    <w:p w14:paraId="10FD905B" w14:textId="70119A0F" w:rsidR="00AF7E75" w:rsidRDefault="00AF7E75">
      <w:pPr>
        <w:pStyle w:val="Textocomentario"/>
      </w:pPr>
      <w:r>
        <w:rPr>
          <w:rStyle w:val="Refdecomentario"/>
        </w:rPr>
        <w:annotationRef/>
      </w:r>
      <w:proofErr w:type="gramStart"/>
      <w:r>
        <w:t>Guay!</w:t>
      </w:r>
      <w:proofErr w:type="gramEnd"/>
    </w:p>
  </w:comment>
  <w:comment w:id="51" w:author="ALBERTO RAMOS MONAGAS" w:date="2020-07-05T11:48:00Z" w:initials="ARM">
    <w:p w14:paraId="392C8ED4" w14:textId="18A0F47A" w:rsidR="00AF7E75" w:rsidRDefault="00AF7E75">
      <w:pPr>
        <w:pStyle w:val="Textocomentario"/>
      </w:pPr>
      <w:r>
        <w:rPr>
          <w:rStyle w:val="Refdecomentario"/>
        </w:rPr>
        <w:annotationRef/>
      </w:r>
      <w:proofErr w:type="gramStart"/>
      <w:r>
        <w:t>Esto es Michelson no?</w:t>
      </w:r>
      <w:proofErr w:type="gramEnd"/>
    </w:p>
  </w:comment>
  <w:comment w:id="62" w:author="Víctor Guerra Yánez" w:date="2020-07-04T20:59:00Z" w:initials="VGY">
    <w:p w14:paraId="58344E9A" w14:textId="644F78F4" w:rsidR="00AF7E75" w:rsidRDefault="00AF7E75">
      <w:pPr>
        <w:pStyle w:val="Textocomentario"/>
      </w:pPr>
      <w:r>
        <w:rPr>
          <w:rStyle w:val="Refdecomentario"/>
        </w:rPr>
        <w:annotationRef/>
      </w:r>
      <w:r>
        <w:t>Si vas a empezar a hablar de cámaras, no debería ir en el capítulo de la visión…</w:t>
      </w:r>
      <w:r>
        <w:br/>
      </w:r>
      <w:r>
        <w:br/>
        <w:t>Yo pondría un capítulo a parte que se llame así…</w:t>
      </w:r>
      <w:r>
        <w:br/>
      </w:r>
      <w:r>
        <w:br/>
        <w:t>En un subcapítulo 3.1. Pantallas</w:t>
      </w:r>
    </w:p>
    <w:p w14:paraId="57E0094C" w14:textId="0AFEE275" w:rsidR="00AF7E75" w:rsidRDefault="00AF7E75">
      <w:pPr>
        <w:pStyle w:val="Textocomentario"/>
      </w:pPr>
    </w:p>
    <w:p w14:paraId="6F4260B1" w14:textId="794184F9" w:rsidR="00AF7E75" w:rsidRDefault="00AF7E75">
      <w:pPr>
        <w:pStyle w:val="Textocomentario"/>
      </w:pPr>
      <w:r>
        <w:t>Diagrama de bloques general, tipos y demás…</w:t>
      </w:r>
    </w:p>
    <w:p w14:paraId="2A57F280" w14:textId="77777777" w:rsidR="00AF7E75" w:rsidRDefault="00AF7E75">
      <w:pPr>
        <w:pStyle w:val="Textocomentario"/>
      </w:pPr>
    </w:p>
    <w:p w14:paraId="011B3133" w14:textId="77777777" w:rsidR="00AF7E75" w:rsidRDefault="00AF7E75">
      <w:pPr>
        <w:pStyle w:val="Textocomentario"/>
      </w:pPr>
      <w:r>
        <w:t>3.2. Cámaras</w:t>
      </w:r>
    </w:p>
    <w:p w14:paraId="77E4BF13" w14:textId="77777777" w:rsidR="00AF7E75" w:rsidRDefault="00AF7E75">
      <w:pPr>
        <w:pStyle w:val="Textocomentario"/>
      </w:pPr>
    </w:p>
    <w:p w14:paraId="00C8C507" w14:textId="2A6D812B" w:rsidR="00AF7E75" w:rsidRDefault="00AF7E75">
      <w:pPr>
        <w:pStyle w:val="Textocomentario"/>
      </w:pPr>
      <w:r>
        <w:t>Diagrama de bloques general, tipos y demás…</w:t>
      </w:r>
    </w:p>
  </w:comment>
  <w:comment w:id="63" w:author="ALBERTO RAMOS MONAGAS" w:date="2020-07-05T12:07:00Z" w:initials="ARM">
    <w:p w14:paraId="1D3D8A56" w14:textId="7CEF389C" w:rsidR="00AF7E75" w:rsidRDefault="00AF7E75">
      <w:pPr>
        <w:pStyle w:val="Textocomentario"/>
      </w:pPr>
      <w:r>
        <w:rPr>
          <w:rStyle w:val="Refdecomentario"/>
        </w:rPr>
        <w:annotationRef/>
      </w:r>
      <w:proofErr w:type="gramStart"/>
      <w:r>
        <w:t>Pero un subcapítulo del 3 o un nuevo capítulo sólo hablando de esto?</w:t>
      </w:r>
      <w:proofErr w:type="gramEnd"/>
    </w:p>
  </w:comment>
  <w:comment w:id="84" w:author="Víctor Guerra Yánez" w:date="2020-07-04T21:10:00Z" w:initials="VGY">
    <w:p w14:paraId="16617A77" w14:textId="614AFB26" w:rsidR="00AF7E75" w:rsidRDefault="00AF7E75">
      <w:pPr>
        <w:pStyle w:val="Textocomentario"/>
      </w:pPr>
      <w:r>
        <w:rPr>
          <w:rStyle w:val="Refdecomentario"/>
        </w:rPr>
        <w:annotationRef/>
      </w:r>
      <w:r>
        <w:t>La implicación es al revés…</w:t>
      </w:r>
    </w:p>
  </w:comment>
  <w:comment w:id="85" w:author="Víctor Guerra Yánez" w:date="2020-07-04T21:10:00Z" w:initials="VGY">
    <w:p w14:paraId="1491BB19" w14:textId="75C11728" w:rsidR="00AF7E75" w:rsidRDefault="00AF7E75">
      <w:pPr>
        <w:pStyle w:val="Textocomentario"/>
      </w:pPr>
      <w:r>
        <w:rPr>
          <w:rStyle w:val="Refdecomentario"/>
        </w:rPr>
        <w:annotationRef/>
      </w:r>
      <w:r>
        <w:t xml:space="preserve">Esto técnicamente nos da igual, solo puede afectar a la SNR por </w:t>
      </w:r>
      <w:proofErr w:type="gramStart"/>
      <w:r>
        <w:t>pixel</w:t>
      </w:r>
      <w:proofErr w:type="gramEnd"/>
      <w:r>
        <w:t>, pero nada más…. (gracias al Rolling Shutter)</w:t>
      </w:r>
    </w:p>
  </w:comment>
  <w:comment w:id="86" w:author="ALBERTO RAMOS MONAGAS" w:date="2020-07-05T11:56:00Z" w:initials="ARM">
    <w:p w14:paraId="70E25732" w14:textId="709B33A5" w:rsidR="00AF7E75" w:rsidRDefault="00AF7E75">
      <w:pPr>
        <w:pStyle w:val="Textocomentario"/>
      </w:pPr>
      <w:r>
        <w:rPr>
          <w:rStyle w:val="Refdecomentario"/>
        </w:rPr>
        <w:annotationRef/>
      </w:r>
      <w:r>
        <w:t>¿Solucionado?</w:t>
      </w:r>
    </w:p>
  </w:comment>
  <w:comment w:id="93" w:author="Víctor Guerra Yánez" w:date="2020-07-04T21:12:00Z" w:initials="VGY">
    <w:p w14:paraId="7D1B3CCC" w14:textId="1BAD222B" w:rsidR="00AF7E75" w:rsidRDefault="00AF7E75">
      <w:pPr>
        <w:pStyle w:val="Textocomentario"/>
      </w:pPr>
      <w:r>
        <w:rPr>
          <w:rStyle w:val="Refdecomentario"/>
        </w:rPr>
        <w:annotationRef/>
      </w:r>
      <w:r>
        <w:t>Creo que esto no debería ir aquí, debería ir en tu capítulo de diseño</w:t>
      </w:r>
    </w:p>
  </w:comment>
  <w:comment w:id="102" w:author="Víctor Guerra Yánez" w:date="2020-07-04T21:13:00Z" w:initials="VGY">
    <w:p w14:paraId="20196432" w14:textId="69D2A94D" w:rsidR="00AF7E75" w:rsidRDefault="00AF7E75">
      <w:pPr>
        <w:pStyle w:val="Textocomentario"/>
      </w:pPr>
      <w:r>
        <w:rPr>
          <w:rStyle w:val="Refdecomentario"/>
        </w:rPr>
        <w:annotationRef/>
      </w:r>
      <w:r>
        <w:t>El principio de este capítulo debería ser lo que te puse arriba. El 4.5 y el 4.6 deberían ser el 5.1 y e. 5.2</w:t>
      </w:r>
    </w:p>
  </w:comment>
  <w:comment w:id="103" w:author="ALBERTO RAMOS MONAGAS" w:date="2020-07-05T13:07:00Z" w:initials="ARM">
    <w:p w14:paraId="2D083577" w14:textId="13F9C902" w:rsidR="00AF7E75" w:rsidRDefault="00AF7E75">
      <w:pPr>
        <w:pStyle w:val="Textocomentario"/>
      </w:pPr>
      <w:r>
        <w:rPr>
          <w:rStyle w:val="Refdecomentario"/>
        </w:rPr>
        <w:annotationRef/>
      </w:r>
      <w:r>
        <w:t>Pero debería ir del 4.4 al 4.6 o sólo el 5 y el 6?</w:t>
      </w:r>
    </w:p>
  </w:comment>
  <w:comment w:id="113" w:author="Víctor Guerra Yánez" w:date="2020-07-04T21:20:00Z" w:initials="VGY">
    <w:p w14:paraId="3ABC28A5" w14:textId="5CFC742B" w:rsidR="00AF7E75" w:rsidRDefault="00AF7E75">
      <w:pPr>
        <w:pStyle w:val="Textocomentario"/>
      </w:pPr>
      <w:r>
        <w:rPr>
          <w:rStyle w:val="Refdecomentario"/>
        </w:rPr>
        <w:annotationRef/>
      </w:r>
      <w:r>
        <w:t>Hazte una figurita</w:t>
      </w:r>
    </w:p>
  </w:comment>
  <w:comment w:id="115" w:author="Víctor Guerra Yánez" w:date="2020-07-04T21:25:00Z" w:initials="VGY">
    <w:p w14:paraId="6AD71BA4" w14:textId="3755B1EF" w:rsidR="00AF7E75" w:rsidRDefault="00AF7E75">
      <w:pPr>
        <w:pStyle w:val="Textocomentario"/>
      </w:pPr>
      <w:r>
        <w:rPr>
          <w:rStyle w:val="Refdecomentario"/>
        </w:rPr>
        <w:annotationRef/>
      </w:r>
      <w:r>
        <w:t>Te falta incluir antes el Decisor, que es la parte fundamental donde se decide si se incrusta información o no en función de la SIR estimada.</w:t>
      </w:r>
    </w:p>
  </w:comment>
  <w:comment w:id="118" w:author="Víctor Guerra Yánez" w:date="2020-07-04T21:27:00Z" w:initials="VGY">
    <w:p w14:paraId="06FFA165" w14:textId="77777777" w:rsidR="00AF7E75" w:rsidRDefault="00AF7E75" w:rsidP="00AF7E75">
      <w:pPr>
        <w:pStyle w:val="Textocomentario"/>
      </w:pPr>
      <w:r>
        <w:rPr>
          <w:rStyle w:val="Refdecomentario"/>
        </w:rPr>
        <w:annotationRef/>
      </w:r>
      <w:r>
        <w:t>Esto debería ir explicado arriba (no poner el algoritmo)</w:t>
      </w:r>
      <w:r>
        <w:br/>
      </w:r>
      <w:r>
        <w:br/>
        <w:t>En el encoder tienes que poner que utiliza un esquema diferencial, que usa códigos de Hadamard porque tienen energía nula y son ortogonales, que en principio codificamos N bits en toda la imagen (pero que se puede subdividir la imagen, etc…), etc…</w:t>
      </w:r>
    </w:p>
  </w:comment>
  <w:comment w:id="119" w:author="ALBERTO RAMOS MONAGAS" w:date="2020-07-05T13:19:00Z" w:initials="ARM">
    <w:p w14:paraId="2BD07968" w14:textId="73C5BE46" w:rsidR="004B1EDE" w:rsidRDefault="004B1EDE">
      <w:pPr>
        <w:pStyle w:val="Textocomentario"/>
      </w:pPr>
      <w:r>
        <w:rPr>
          <w:rStyle w:val="Refdecomentario"/>
        </w:rPr>
        <w:annotationRef/>
      </w:r>
      <w:proofErr w:type="gramStart"/>
      <w:r>
        <w:t>Habría que hablar de ello no?</w:t>
      </w:r>
      <w:proofErr w:type="gramEnd"/>
    </w:p>
  </w:comment>
  <w:comment w:id="121" w:author="Víctor Guerra Yánez" w:date="2020-07-04T21:23:00Z" w:initials="VGY">
    <w:p w14:paraId="3A4CF1D6" w14:textId="656C0151" w:rsidR="00AF7E75" w:rsidRDefault="00AF7E75">
      <w:pPr>
        <w:pStyle w:val="Textocomentario"/>
      </w:pPr>
      <w:r>
        <w:rPr>
          <w:rStyle w:val="Refdecomentario"/>
        </w:rPr>
        <w:annotationRef/>
      </w:r>
      <w:r>
        <w:t>Esto es lo que te puse arriba en el comentario sobre (Figura XXX)</w:t>
      </w:r>
    </w:p>
  </w:comment>
  <w:comment w:id="123" w:author="Víctor Guerra Yánez" w:date="2020-07-04T21:29:00Z" w:initials="VGY">
    <w:p w14:paraId="001751B9" w14:textId="42EA27AD" w:rsidR="00AF7E75" w:rsidRDefault="00AF7E75">
      <w:pPr>
        <w:pStyle w:val="Textocomentario"/>
      </w:pPr>
      <w:r>
        <w:rPr>
          <w:rStyle w:val="Refdecomentario"/>
        </w:rPr>
        <w:annotationRef/>
      </w:r>
      <w:r>
        <w:t>Esto si quieres puedes poner por algún lado de este capítulo que en los anexos se encuentra el SW</w:t>
      </w:r>
    </w:p>
  </w:comment>
  <w:comment w:id="127" w:author="Víctor Guerra Yánez" w:date="2020-07-04T21:31:00Z" w:initials="VGY">
    <w:p w14:paraId="07A6232B" w14:textId="3668A42D" w:rsidR="00AF7E75" w:rsidRDefault="00AF7E75">
      <w:pPr>
        <w:pStyle w:val="Textocomentario"/>
      </w:pPr>
      <w:r>
        <w:rPr>
          <w:rStyle w:val="Refdecomentario"/>
        </w:rPr>
        <w:annotationRef/>
      </w:r>
      <w:r>
        <w:t>La configuración experimental es únicamente explicar el entorno de pruebas…</w:t>
      </w:r>
      <w:r>
        <w:br/>
      </w:r>
      <w:r>
        <w:br/>
        <w:t>Pon otro apartado que se llame Metodología en el que expliques qué pruebas se hicieron y cómo se analizaron</w:t>
      </w:r>
      <w:r>
        <w:br/>
      </w:r>
      <w:r>
        <w:br/>
        <w:t>Por último se ponen los Resultados…</w:t>
      </w:r>
    </w:p>
  </w:comment>
  <w:comment w:id="129" w:author="Víctor Guerra Yánez" w:date="2020-07-04T21:30:00Z" w:initials="VGY">
    <w:p w14:paraId="1C0CCE7B" w14:textId="1D95673C" w:rsidR="00AF7E75" w:rsidRDefault="00AF7E75">
      <w:pPr>
        <w:pStyle w:val="Textocomentario"/>
      </w:pPr>
      <w:r>
        <w:rPr>
          <w:rStyle w:val="Refdecomentario"/>
        </w:rPr>
        <w:annotationRef/>
      </w:r>
      <w:r>
        <w:t>Molaría hacerlo en una TV</w:t>
      </w:r>
    </w:p>
  </w:comment>
  <w:comment w:id="131" w:author="Víctor Guerra Yánez" w:date="2020-07-04T21:32:00Z" w:initials="VGY">
    <w:p w14:paraId="676F1029" w14:textId="22BA1B63" w:rsidR="00AF7E75" w:rsidRDefault="00AF7E75">
      <w:pPr>
        <w:pStyle w:val="Textocomentario"/>
      </w:pPr>
      <w:r>
        <w:rPr>
          <w:rStyle w:val="Refdecomentario"/>
        </w:rPr>
        <w:annotationRef/>
      </w:r>
      <w:r>
        <w:t>Validación de la QoE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4430C" w15:done="0"/>
  <w15:commentEx w15:paraId="0A57EBE2" w15:done="0"/>
  <w15:commentEx w15:paraId="42736ACC" w15:done="0"/>
  <w15:commentEx w15:paraId="06E7BCD1" w15:done="0"/>
  <w15:commentEx w15:paraId="0C0B6EAF" w15:done="0"/>
  <w15:commentEx w15:paraId="373CF93C" w15:done="0"/>
  <w15:commentEx w15:paraId="323872A5" w15:paraIdParent="373CF93C" w15:done="0"/>
  <w15:commentEx w15:paraId="486B66CF" w15:done="0"/>
  <w15:commentEx w15:paraId="268CF754" w15:done="0"/>
  <w15:commentEx w15:paraId="63252A07" w15:done="0"/>
  <w15:commentEx w15:paraId="23CA3306" w15:paraIdParent="63252A07" w15:done="0"/>
  <w15:commentEx w15:paraId="01A7B0ED" w15:done="0"/>
  <w15:commentEx w15:paraId="74859FDE" w15:done="0"/>
  <w15:commentEx w15:paraId="71CFA75C" w15:paraIdParent="74859FDE" w15:done="0"/>
  <w15:commentEx w15:paraId="10FD905B" w15:done="0"/>
  <w15:commentEx w15:paraId="392C8ED4" w15:paraIdParent="10FD905B" w15:done="0"/>
  <w15:commentEx w15:paraId="00C8C507" w15:done="0"/>
  <w15:commentEx w15:paraId="1D3D8A56" w15:paraIdParent="00C8C507" w15:done="0"/>
  <w15:commentEx w15:paraId="16617A77" w15:done="0"/>
  <w15:commentEx w15:paraId="1491BB19" w15:done="0"/>
  <w15:commentEx w15:paraId="70E25732" w15:done="0"/>
  <w15:commentEx w15:paraId="7D1B3CCC" w15:done="0"/>
  <w15:commentEx w15:paraId="20196432" w15:done="0"/>
  <w15:commentEx w15:paraId="2D083577" w15:paraIdParent="20196432" w15:done="0"/>
  <w15:commentEx w15:paraId="3ABC28A5" w15:done="0"/>
  <w15:commentEx w15:paraId="6AD71BA4" w15:done="0"/>
  <w15:commentEx w15:paraId="06FFA165" w15:done="0"/>
  <w15:commentEx w15:paraId="2BD07968" w15:done="0"/>
  <w15:commentEx w15:paraId="3A4CF1D6" w15:done="0"/>
  <w15:commentEx w15:paraId="001751B9" w15:done="0"/>
  <w15:commentEx w15:paraId="07A6232B" w15:done="0"/>
  <w15:commentEx w15:paraId="1C0CCE7B" w15:done="0"/>
  <w15:commentEx w15:paraId="676F1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B661C" w16cex:dateUtc="2020-07-04T19:33:00Z"/>
  <w16cex:commentExtensible w16cex:durableId="22AB6700" w16cex:dateUtc="2020-07-04T19:37:00Z"/>
  <w16cex:commentExtensible w16cex:durableId="22AB6758" w16cex:dateUtc="2020-07-04T19:38:00Z"/>
  <w16cex:commentExtensible w16cex:durableId="22AB67BF" w16cex:dateUtc="2020-07-04T19:40:00Z"/>
  <w16cex:commentExtensible w16cex:durableId="22AB6810" w16cex:dateUtc="2020-07-04T19:41:00Z"/>
  <w16cex:commentExtensible w16cex:durableId="22AB6841" w16cex:dateUtc="2020-07-04T19:42:00Z"/>
  <w16cex:commentExtensible w16cex:durableId="22AB68DD" w16cex:dateUtc="2020-07-04T19:45:00Z"/>
  <w16cex:commentExtensible w16cex:durableId="22AB6917" w16cex:dateUtc="2020-07-04T19:46:00Z"/>
  <w16cex:commentExtensible w16cex:durableId="22AB6927" w16cex:dateUtc="2020-07-04T19:46:00Z"/>
  <w16cex:commentExtensible w16cex:durableId="22AB6949" w16cex:dateUtc="2020-07-04T19:47:00Z"/>
  <w16cex:commentExtensible w16cex:durableId="22AB69CB" w16cex:dateUtc="2020-07-04T19:49:00Z"/>
  <w16cex:commentExtensible w16cex:durableId="22AB69EB" w16cex:dateUtc="2020-07-04T19:49:00Z"/>
  <w16cex:commentExtensible w16cex:durableId="22AB6A7D" w16cex:dateUtc="2020-07-04T19:52:00Z"/>
  <w16cex:commentExtensible w16cex:durableId="22AB6ABA" w16cex:dateUtc="2020-07-04T19:53:00Z"/>
  <w16cex:commentExtensible w16cex:durableId="22AB6B03" w16cex:dateUtc="2020-07-04T19:54:00Z"/>
  <w16cex:commentExtensible w16cex:durableId="22AB6B7E" w16cex:dateUtc="2020-07-04T19:56:00Z"/>
  <w16cex:commentExtensible w16cex:durableId="22AB6BF7" w16cex:dateUtc="2020-07-04T19:58:00Z"/>
  <w16cex:commentExtensible w16cex:durableId="22AB6C1C" w16cex:dateUtc="2020-07-04T19:59:00Z"/>
  <w16cex:commentExtensible w16cex:durableId="22AB6C39" w16cex:dateUtc="2020-07-04T19:59:00Z"/>
  <w16cex:commentExtensible w16cex:durableId="22AB6C42" w16cex:dateUtc="2020-07-04T19:59:00Z"/>
  <w16cex:commentExtensible w16cex:durableId="22AB6CB0" w16cex:dateUtc="2020-07-04T20:01:00Z"/>
  <w16cex:commentExtensible w16cex:durableId="22AB6D15" w16cex:dateUtc="2020-07-04T20:03:00Z"/>
  <w16cex:commentExtensible w16cex:durableId="22AB6DFB" w16cex:dateUtc="2020-07-04T20:07:00Z"/>
  <w16cex:commentExtensible w16cex:durableId="22AB6E67" w16cex:dateUtc="2020-07-04T20:08:00Z"/>
  <w16cex:commentExtensible w16cex:durableId="22AB6EB7" w16cex:dateUtc="2020-07-04T20:10:00Z"/>
  <w16cex:commentExtensible w16cex:durableId="22AB6EC2" w16cex:dateUtc="2020-07-04T20:10:00Z"/>
  <w16cex:commentExtensible w16cex:durableId="22AB6F06" w16cex:dateUtc="2020-07-04T20:11:00Z"/>
  <w16cex:commentExtensible w16cex:durableId="22AB6F36" w16cex:dateUtc="2020-07-04T20:12:00Z"/>
  <w16cex:commentExtensible w16cex:durableId="22AB6F8C" w16cex:dateUtc="2020-07-04T20:13:00Z"/>
  <w16cex:commentExtensible w16cex:durableId="22AB6F77" w16cex:dateUtc="2020-07-04T20:13:00Z"/>
  <w16cex:commentExtensible w16cex:durableId="22AB7085" w16cex:dateUtc="2020-07-04T20:17:00Z"/>
  <w16cex:commentExtensible w16cex:durableId="22AB712E" w16cex:dateUtc="2020-07-04T20:20:00Z"/>
  <w16cex:commentExtensible w16cex:durableId="22AB7246" w16cex:dateUtc="2020-07-04T20:25:00Z"/>
  <w16cex:commentExtensible w16cex:durableId="22AB71E6" w16cex:dateUtc="2020-07-04T20:23:00Z"/>
  <w16cex:commentExtensible w16cex:durableId="22AB7224" w16cex:dateUtc="2020-07-04T20:24:00Z"/>
  <w16cex:commentExtensible w16cex:durableId="22AB72C4" w16cex:dateUtc="2020-07-04T20:27:00Z"/>
  <w16cex:commentExtensible w16cex:durableId="22AB731D" w16cex:dateUtc="2020-07-04T20:29:00Z"/>
  <w16cex:commentExtensible w16cex:durableId="22AB732C" w16cex:dateUtc="2020-07-04T20:29:00Z"/>
  <w16cex:commentExtensible w16cex:durableId="22AB73B9" w16cex:dateUtc="2020-07-04T20:31:00Z"/>
  <w16cex:commentExtensible w16cex:durableId="22AB7378" w16cex:dateUtc="2020-07-04T20:30:00Z"/>
  <w16cex:commentExtensible w16cex:durableId="22AB7408" w16cex:dateUtc="2020-07-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4430C" w16cid:durableId="22AC35E0"/>
  <w16cid:commentId w16cid:paraId="0A57EBE2" w16cid:durableId="22AB6810"/>
  <w16cid:commentId w16cid:paraId="42736ACC" w16cid:durableId="22AC1EA8"/>
  <w16cid:commentId w16cid:paraId="06E7BCD1" w16cid:durableId="22AB6841"/>
  <w16cid:commentId w16cid:paraId="0C0B6EAF" w16cid:durableId="22AC373C"/>
  <w16cid:commentId w16cid:paraId="373CF93C" w16cid:durableId="22AB68DD"/>
  <w16cid:commentId w16cid:paraId="323872A5" w16cid:durableId="22AC1F7C"/>
  <w16cid:commentId w16cid:paraId="486B66CF" w16cid:durableId="22AC38ED"/>
  <w16cid:commentId w16cid:paraId="268CF754" w16cid:durableId="22AB6B03"/>
  <w16cid:commentId w16cid:paraId="63252A07" w16cid:durableId="22AB6ABA"/>
  <w16cid:commentId w16cid:paraId="23CA3306" w16cid:durableId="22AC3A81"/>
  <w16cid:commentId w16cid:paraId="01A7B0ED" w16cid:durableId="22AB6B7E"/>
  <w16cid:commentId w16cid:paraId="74859FDE" w16cid:durableId="22AB6BF7"/>
  <w16cid:commentId w16cid:paraId="71CFA75C" w16cid:durableId="22AC3CD0"/>
  <w16cid:commentId w16cid:paraId="10FD905B" w16cid:durableId="22AB6C1C"/>
  <w16cid:commentId w16cid:paraId="392C8ED4" w16cid:durableId="22AC3C79"/>
  <w16cid:commentId w16cid:paraId="00C8C507" w16cid:durableId="22AB6C42"/>
  <w16cid:commentId w16cid:paraId="1D3D8A56" w16cid:durableId="22AC4119"/>
  <w16cid:commentId w16cid:paraId="16617A77" w16cid:durableId="22AB6EB7"/>
  <w16cid:commentId w16cid:paraId="1491BB19" w16cid:durableId="22AB6EC2"/>
  <w16cid:commentId w16cid:paraId="70E25732" w16cid:durableId="22AC3E78"/>
  <w16cid:commentId w16cid:paraId="7D1B3CCC" w16cid:durableId="22AB6F36"/>
  <w16cid:commentId w16cid:paraId="20196432" w16cid:durableId="22AB6F8C"/>
  <w16cid:commentId w16cid:paraId="2D083577" w16cid:durableId="22AC4F1D"/>
  <w16cid:commentId w16cid:paraId="3ABC28A5" w16cid:durableId="22AB712E"/>
  <w16cid:commentId w16cid:paraId="6AD71BA4" w16cid:durableId="22AB7246"/>
  <w16cid:commentId w16cid:paraId="06FFA165" w16cid:durableId="22AC510B"/>
  <w16cid:commentId w16cid:paraId="2BD07968" w16cid:durableId="22AC51FD"/>
  <w16cid:commentId w16cid:paraId="001751B9" w16cid:durableId="22AB732C"/>
  <w16cid:commentId w16cid:paraId="07A6232B" w16cid:durableId="22AB73B9"/>
  <w16cid:commentId w16cid:paraId="1C0CCE7B" w16cid:durableId="22AB7378"/>
  <w16cid:commentId w16cid:paraId="676F1029" w16cid:durableId="22AB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18B46" w14:textId="77777777" w:rsidR="00840482" w:rsidRDefault="00840482" w:rsidP="00D64732">
      <w:r>
        <w:separator/>
      </w:r>
    </w:p>
  </w:endnote>
  <w:endnote w:type="continuationSeparator" w:id="0">
    <w:p w14:paraId="7F9E6849" w14:textId="77777777" w:rsidR="00840482" w:rsidRDefault="00840482"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AF7E75" w:rsidRDefault="00AF7E7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AF7E75" w:rsidRDefault="00AF7E75"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AF7E75" w:rsidRDefault="00AF7E7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AF7E75" w:rsidRDefault="00AF7E75"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3BA12" w14:textId="77777777" w:rsidR="00840482" w:rsidRDefault="00840482" w:rsidP="00D64732">
      <w:r>
        <w:separator/>
      </w:r>
    </w:p>
  </w:footnote>
  <w:footnote w:type="continuationSeparator" w:id="0">
    <w:p w14:paraId="2B324B42" w14:textId="77777777" w:rsidR="00840482" w:rsidRDefault="00840482"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RAMOS MONAGAS">
    <w15:presenceInfo w15:providerId="AD" w15:userId="S::alberto.ramos103@alu.ulpgc.es::2ba2643d-8112-4517-bbb1-fc89448fc36a"/>
  </w15:person>
  <w15:person w15:author="Víctor Guerra Yánez">
    <w15:presenceInfo w15:providerId="AD" w15:userId="S::victor.guerra@fpct.ulpgc.es::1ab04eae-9c6d-438e-94ea-23258b523f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0A06"/>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A08"/>
    <w:rsid w:val="000E2B62"/>
    <w:rsid w:val="000E7CCD"/>
    <w:rsid w:val="000F0119"/>
    <w:rsid w:val="000F3521"/>
    <w:rsid w:val="000F4795"/>
    <w:rsid w:val="000F53F8"/>
    <w:rsid w:val="000F6296"/>
    <w:rsid w:val="00103A60"/>
    <w:rsid w:val="00106E99"/>
    <w:rsid w:val="001117B0"/>
    <w:rsid w:val="0011273C"/>
    <w:rsid w:val="001150E0"/>
    <w:rsid w:val="001171BE"/>
    <w:rsid w:val="00120458"/>
    <w:rsid w:val="0012167C"/>
    <w:rsid w:val="00121DE7"/>
    <w:rsid w:val="00121EB8"/>
    <w:rsid w:val="00122CCE"/>
    <w:rsid w:val="00127E3A"/>
    <w:rsid w:val="00131A88"/>
    <w:rsid w:val="001327D2"/>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02CA"/>
    <w:rsid w:val="00161684"/>
    <w:rsid w:val="001639B5"/>
    <w:rsid w:val="00166630"/>
    <w:rsid w:val="0016679E"/>
    <w:rsid w:val="00166A13"/>
    <w:rsid w:val="00167656"/>
    <w:rsid w:val="00167D4F"/>
    <w:rsid w:val="00171A2F"/>
    <w:rsid w:val="00180DD0"/>
    <w:rsid w:val="00182597"/>
    <w:rsid w:val="001843E6"/>
    <w:rsid w:val="0018579E"/>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045DB"/>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19C"/>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1A20"/>
    <w:rsid w:val="002A47FC"/>
    <w:rsid w:val="002B0F3D"/>
    <w:rsid w:val="002B281D"/>
    <w:rsid w:val="002B3072"/>
    <w:rsid w:val="002B322A"/>
    <w:rsid w:val="002B403B"/>
    <w:rsid w:val="002B467E"/>
    <w:rsid w:val="002B7630"/>
    <w:rsid w:val="002C175A"/>
    <w:rsid w:val="002C329F"/>
    <w:rsid w:val="002C335A"/>
    <w:rsid w:val="002C4A4D"/>
    <w:rsid w:val="002C4DC4"/>
    <w:rsid w:val="002C4E54"/>
    <w:rsid w:val="002C6854"/>
    <w:rsid w:val="002D3CAA"/>
    <w:rsid w:val="002D442D"/>
    <w:rsid w:val="002D4ED6"/>
    <w:rsid w:val="002D703A"/>
    <w:rsid w:val="002E0554"/>
    <w:rsid w:val="002E1081"/>
    <w:rsid w:val="002E35E2"/>
    <w:rsid w:val="002E40F0"/>
    <w:rsid w:val="002E530D"/>
    <w:rsid w:val="002F0442"/>
    <w:rsid w:val="002F3DCE"/>
    <w:rsid w:val="002F3E8C"/>
    <w:rsid w:val="002F500C"/>
    <w:rsid w:val="00304641"/>
    <w:rsid w:val="00305442"/>
    <w:rsid w:val="00310A88"/>
    <w:rsid w:val="00310E54"/>
    <w:rsid w:val="00313B16"/>
    <w:rsid w:val="00316366"/>
    <w:rsid w:val="003163C0"/>
    <w:rsid w:val="00317175"/>
    <w:rsid w:val="00317568"/>
    <w:rsid w:val="00320181"/>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4B83"/>
    <w:rsid w:val="0035728A"/>
    <w:rsid w:val="00361B1F"/>
    <w:rsid w:val="003620D3"/>
    <w:rsid w:val="00362C94"/>
    <w:rsid w:val="003673C6"/>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16E2"/>
    <w:rsid w:val="003937EA"/>
    <w:rsid w:val="00397DE3"/>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E799C"/>
    <w:rsid w:val="003F4741"/>
    <w:rsid w:val="003F727B"/>
    <w:rsid w:val="00402114"/>
    <w:rsid w:val="0040283A"/>
    <w:rsid w:val="00402DCD"/>
    <w:rsid w:val="00404A04"/>
    <w:rsid w:val="00405416"/>
    <w:rsid w:val="00406174"/>
    <w:rsid w:val="004067D8"/>
    <w:rsid w:val="00406BA2"/>
    <w:rsid w:val="00407FB1"/>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6F46"/>
    <w:rsid w:val="00447B95"/>
    <w:rsid w:val="00451553"/>
    <w:rsid w:val="00451E56"/>
    <w:rsid w:val="00454C0C"/>
    <w:rsid w:val="0046040C"/>
    <w:rsid w:val="00460705"/>
    <w:rsid w:val="00464C2E"/>
    <w:rsid w:val="00465A10"/>
    <w:rsid w:val="00471EB5"/>
    <w:rsid w:val="004815B4"/>
    <w:rsid w:val="00482CC2"/>
    <w:rsid w:val="00483BD5"/>
    <w:rsid w:val="0048433E"/>
    <w:rsid w:val="004862D3"/>
    <w:rsid w:val="004908AB"/>
    <w:rsid w:val="00491037"/>
    <w:rsid w:val="004A031D"/>
    <w:rsid w:val="004A159F"/>
    <w:rsid w:val="004A2196"/>
    <w:rsid w:val="004A24D6"/>
    <w:rsid w:val="004A2816"/>
    <w:rsid w:val="004A2FD9"/>
    <w:rsid w:val="004B1EDE"/>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339"/>
    <w:rsid w:val="005179B5"/>
    <w:rsid w:val="00520949"/>
    <w:rsid w:val="005217A2"/>
    <w:rsid w:val="00521FFA"/>
    <w:rsid w:val="005238D6"/>
    <w:rsid w:val="00524C65"/>
    <w:rsid w:val="005275CB"/>
    <w:rsid w:val="00531120"/>
    <w:rsid w:val="005324C8"/>
    <w:rsid w:val="00537617"/>
    <w:rsid w:val="0054065A"/>
    <w:rsid w:val="0054449F"/>
    <w:rsid w:val="00546C4A"/>
    <w:rsid w:val="00550A30"/>
    <w:rsid w:val="00550DB7"/>
    <w:rsid w:val="00551644"/>
    <w:rsid w:val="00551918"/>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7E4"/>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3E2"/>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056C6"/>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137"/>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04D"/>
    <w:rsid w:val="007155FB"/>
    <w:rsid w:val="007163A8"/>
    <w:rsid w:val="00716D50"/>
    <w:rsid w:val="00716F7F"/>
    <w:rsid w:val="00717464"/>
    <w:rsid w:val="00717A3A"/>
    <w:rsid w:val="00721CA0"/>
    <w:rsid w:val="00722A84"/>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C2FCA"/>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71B"/>
    <w:rsid w:val="007E492B"/>
    <w:rsid w:val="007E5546"/>
    <w:rsid w:val="007E5AAE"/>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482"/>
    <w:rsid w:val="00840D61"/>
    <w:rsid w:val="00841543"/>
    <w:rsid w:val="00841A75"/>
    <w:rsid w:val="00843590"/>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76C29"/>
    <w:rsid w:val="00880839"/>
    <w:rsid w:val="00881949"/>
    <w:rsid w:val="0088297B"/>
    <w:rsid w:val="00884E42"/>
    <w:rsid w:val="00885E7B"/>
    <w:rsid w:val="0088628B"/>
    <w:rsid w:val="00887BD6"/>
    <w:rsid w:val="008902F6"/>
    <w:rsid w:val="008931DD"/>
    <w:rsid w:val="00893B9A"/>
    <w:rsid w:val="00894D5D"/>
    <w:rsid w:val="008968FA"/>
    <w:rsid w:val="00897832"/>
    <w:rsid w:val="008A1478"/>
    <w:rsid w:val="008A32BF"/>
    <w:rsid w:val="008A582A"/>
    <w:rsid w:val="008A7993"/>
    <w:rsid w:val="008A7E17"/>
    <w:rsid w:val="008B018D"/>
    <w:rsid w:val="008B25CA"/>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55FE"/>
    <w:rsid w:val="009A673B"/>
    <w:rsid w:val="009A777F"/>
    <w:rsid w:val="009B04BB"/>
    <w:rsid w:val="009B1B4D"/>
    <w:rsid w:val="009B248C"/>
    <w:rsid w:val="009B447D"/>
    <w:rsid w:val="009B50C4"/>
    <w:rsid w:val="009B58B3"/>
    <w:rsid w:val="009C2C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A12A8"/>
    <w:rsid w:val="00AA17BD"/>
    <w:rsid w:val="00AA2D8F"/>
    <w:rsid w:val="00AA440F"/>
    <w:rsid w:val="00AA5996"/>
    <w:rsid w:val="00AA5A59"/>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0103"/>
    <w:rsid w:val="00AE1D88"/>
    <w:rsid w:val="00AE363C"/>
    <w:rsid w:val="00AE4DEA"/>
    <w:rsid w:val="00AE57A5"/>
    <w:rsid w:val="00AE57BC"/>
    <w:rsid w:val="00AE586F"/>
    <w:rsid w:val="00AF52CA"/>
    <w:rsid w:val="00AF5CF2"/>
    <w:rsid w:val="00AF614F"/>
    <w:rsid w:val="00AF639D"/>
    <w:rsid w:val="00AF7E75"/>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184A"/>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A7B6B"/>
    <w:rsid w:val="00BB14BE"/>
    <w:rsid w:val="00BB2CC8"/>
    <w:rsid w:val="00BB46AD"/>
    <w:rsid w:val="00BB4A2D"/>
    <w:rsid w:val="00BB5228"/>
    <w:rsid w:val="00BB5A0E"/>
    <w:rsid w:val="00BB7269"/>
    <w:rsid w:val="00BB7FEA"/>
    <w:rsid w:val="00BC2306"/>
    <w:rsid w:val="00BC52E6"/>
    <w:rsid w:val="00BC759F"/>
    <w:rsid w:val="00BD11F0"/>
    <w:rsid w:val="00BD3C07"/>
    <w:rsid w:val="00BD4861"/>
    <w:rsid w:val="00BD71B0"/>
    <w:rsid w:val="00BE0434"/>
    <w:rsid w:val="00BE2218"/>
    <w:rsid w:val="00BE23FD"/>
    <w:rsid w:val="00BE4D29"/>
    <w:rsid w:val="00BE6CF7"/>
    <w:rsid w:val="00BE754B"/>
    <w:rsid w:val="00BE7EF8"/>
    <w:rsid w:val="00BF13AA"/>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5E2"/>
    <w:rsid w:val="00C13F42"/>
    <w:rsid w:val="00C158AB"/>
    <w:rsid w:val="00C171E7"/>
    <w:rsid w:val="00C20059"/>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2A6C"/>
    <w:rsid w:val="00C637FC"/>
    <w:rsid w:val="00C63D59"/>
    <w:rsid w:val="00C6526B"/>
    <w:rsid w:val="00C73F93"/>
    <w:rsid w:val="00C76DEB"/>
    <w:rsid w:val="00C77153"/>
    <w:rsid w:val="00C778B7"/>
    <w:rsid w:val="00C803F8"/>
    <w:rsid w:val="00C82E69"/>
    <w:rsid w:val="00C83365"/>
    <w:rsid w:val="00C83AD5"/>
    <w:rsid w:val="00C83CD2"/>
    <w:rsid w:val="00C84A4A"/>
    <w:rsid w:val="00C921B8"/>
    <w:rsid w:val="00C9228E"/>
    <w:rsid w:val="00C92969"/>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41B9"/>
    <w:rsid w:val="00CE6BBF"/>
    <w:rsid w:val="00CE6EA0"/>
    <w:rsid w:val="00CE7C94"/>
    <w:rsid w:val="00CF1629"/>
    <w:rsid w:val="00CF1EFF"/>
    <w:rsid w:val="00CF27D9"/>
    <w:rsid w:val="00CF476E"/>
    <w:rsid w:val="00CF6729"/>
    <w:rsid w:val="00CF6FC3"/>
    <w:rsid w:val="00D0142F"/>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440D"/>
    <w:rsid w:val="00D5505B"/>
    <w:rsid w:val="00D57F73"/>
    <w:rsid w:val="00D60092"/>
    <w:rsid w:val="00D61A35"/>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253F"/>
    <w:rsid w:val="00DF4F81"/>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1899"/>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A4B2E"/>
    <w:rsid w:val="00EA7394"/>
    <w:rsid w:val="00EB04EF"/>
    <w:rsid w:val="00EB0744"/>
    <w:rsid w:val="00EB4EF1"/>
    <w:rsid w:val="00EB51F5"/>
    <w:rsid w:val="00EB5713"/>
    <w:rsid w:val="00EB5C54"/>
    <w:rsid w:val="00EB6736"/>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3E6A"/>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B097D"/>
    <w:rsid w:val="00FB3E4E"/>
    <w:rsid w:val="00FB78CE"/>
    <w:rsid w:val="00FC2585"/>
    <w:rsid w:val="00FC5014"/>
    <w:rsid w:val="00FC6E1B"/>
    <w:rsid w:val="00FC6F14"/>
    <w:rsid w:val="00FC745E"/>
    <w:rsid w:val="00FD4B45"/>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 w:type="character" w:styleId="Refdecomentario">
    <w:name w:val="annotation reference"/>
    <w:basedOn w:val="Fuentedeprrafopredeter"/>
    <w:uiPriority w:val="99"/>
    <w:semiHidden/>
    <w:unhideWhenUsed/>
    <w:rsid w:val="001150E0"/>
    <w:rPr>
      <w:sz w:val="16"/>
      <w:szCs w:val="16"/>
    </w:rPr>
  </w:style>
  <w:style w:type="paragraph" w:styleId="Textocomentario">
    <w:name w:val="annotation text"/>
    <w:basedOn w:val="Normal"/>
    <w:link w:val="TextocomentarioCar"/>
    <w:uiPriority w:val="99"/>
    <w:semiHidden/>
    <w:unhideWhenUsed/>
    <w:rsid w:val="001150E0"/>
    <w:rPr>
      <w:sz w:val="20"/>
      <w:szCs w:val="20"/>
    </w:rPr>
  </w:style>
  <w:style w:type="character" w:customStyle="1" w:styleId="TextocomentarioCar">
    <w:name w:val="Texto comentario Car"/>
    <w:basedOn w:val="Fuentedeprrafopredeter"/>
    <w:link w:val="Textocomentario"/>
    <w:uiPriority w:val="99"/>
    <w:semiHidden/>
    <w:rsid w:val="001150E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150E0"/>
    <w:rPr>
      <w:b/>
      <w:bCs/>
    </w:rPr>
  </w:style>
  <w:style w:type="character" w:customStyle="1" w:styleId="AsuntodelcomentarioCar">
    <w:name w:val="Asunto del comentario Car"/>
    <w:basedOn w:val="TextocomentarioCar"/>
    <w:link w:val="Asuntodelcomentario"/>
    <w:uiPriority w:val="99"/>
    <w:semiHidden/>
    <w:rsid w:val="001150E0"/>
    <w:rPr>
      <w:b/>
      <w:bCs/>
      <w:sz w:val="20"/>
      <w:szCs w:val="20"/>
      <w:lang w:val="es-ES"/>
    </w:rPr>
  </w:style>
  <w:style w:type="paragraph" w:styleId="Textodeglobo">
    <w:name w:val="Balloon Text"/>
    <w:basedOn w:val="Normal"/>
    <w:link w:val="TextodegloboCar"/>
    <w:uiPriority w:val="99"/>
    <w:semiHidden/>
    <w:unhideWhenUsed/>
    <w:rsid w:val="001150E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0E0"/>
    <w:rPr>
      <w:rFonts w:ascii="Segoe UI" w:hAnsi="Segoe UI" w:cs="Segoe UI"/>
      <w:sz w:val="18"/>
      <w:szCs w:val="18"/>
      <w:lang w:val="es-ES"/>
    </w:rPr>
  </w:style>
  <w:style w:type="paragraph" w:styleId="Revisin">
    <w:name w:val="Revision"/>
    <w:hidden/>
    <w:uiPriority w:val="99"/>
    <w:semiHidden/>
    <w:rsid w:val="00C135E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6441">
      <w:bodyDiv w:val="1"/>
      <w:marLeft w:val="0"/>
      <w:marRight w:val="0"/>
      <w:marTop w:val="0"/>
      <w:marBottom w:val="0"/>
      <w:divBdr>
        <w:top w:val="none" w:sz="0" w:space="0" w:color="auto"/>
        <w:left w:val="none" w:sz="0" w:space="0" w:color="auto"/>
        <w:bottom w:val="none" w:sz="0" w:space="0" w:color="auto"/>
        <w:right w:val="none" w:sz="0" w:space="0" w:color="auto"/>
      </w:divBdr>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927">
      <w:bodyDiv w:val="1"/>
      <w:marLeft w:val="0"/>
      <w:marRight w:val="0"/>
      <w:marTop w:val="0"/>
      <w:marBottom w:val="0"/>
      <w:divBdr>
        <w:top w:val="none" w:sz="0" w:space="0" w:color="auto"/>
        <w:left w:val="none" w:sz="0" w:space="0" w:color="auto"/>
        <w:bottom w:val="none" w:sz="0" w:space="0" w:color="auto"/>
        <w:right w:val="none" w:sz="0" w:space="0" w:color="auto"/>
      </w:divBdr>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2.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hyperlink" Target="http://2012.experiencinglight.nl/doc/28.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microsoft.com/office/2016/09/relationships/commentsIds" Target="commentsIds.xml"/><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www.ieee802.org/15/pub/TG7.html"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vision.ece.ucsb.edu/publications/05ThesisSullivan.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tinyurl.com/mev32z8" TargetMode="External"/><Relationship Id="rId59" Type="http://schemas.microsoft.com/office/2018/08/relationships/commentsExtensible" Target="commentsExtensible.xm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hyperlink" Target="http://www.argreenhouse.com/society/TacCom/papers98/30_07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39401-C535-AB45-83E9-F4727718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83</Pages>
  <Words>25764</Words>
  <Characters>141706</Characters>
  <Application>Microsoft Office Word</Application>
  <DocSecurity>0</DocSecurity>
  <Lines>1180</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48</cp:revision>
  <dcterms:created xsi:type="dcterms:W3CDTF">2020-07-04T19:38:00Z</dcterms:created>
  <dcterms:modified xsi:type="dcterms:W3CDTF">2020-07-05T12:20:00Z</dcterms:modified>
</cp:coreProperties>
</file>